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EEF148" w14:textId="77777777" w:rsidR="00B474F8" w:rsidRPr="00B474F8" w:rsidRDefault="00B474F8">
      <w:pPr>
        <w:spacing w:after="160" w:line="259" w:lineRule="auto"/>
        <w:rPr>
          <w:rFonts w:ascii="Arial" w:hAnsi="Arial" w:cs="Arial"/>
          <w:b/>
          <w:sz w:val="18"/>
          <w:szCs w:val="18"/>
        </w:rPr>
      </w:pPr>
    </w:p>
    <w:p w14:paraId="4D10A8FE" w14:textId="00878B0A" w:rsidR="00B474F8" w:rsidRPr="00B474F8" w:rsidRDefault="00B474F8" w:rsidP="00B474F8">
      <w:pPr>
        <w:spacing w:after="160" w:line="259" w:lineRule="auto"/>
        <w:jc w:val="center"/>
        <w:rPr>
          <w:rFonts w:ascii="Arial" w:hAnsi="Arial" w:cs="Arial"/>
          <w:b/>
          <w:sz w:val="18"/>
          <w:szCs w:val="18"/>
        </w:rPr>
      </w:pPr>
    </w:p>
    <w:p w14:paraId="6AEDBB9F" w14:textId="3D43BD6C" w:rsidR="00B474F8" w:rsidRPr="00B474F8" w:rsidRDefault="00B474F8" w:rsidP="00B474F8">
      <w:pPr>
        <w:spacing w:after="160" w:line="259" w:lineRule="auto"/>
        <w:jc w:val="center"/>
        <w:rPr>
          <w:rFonts w:ascii="Arial" w:hAnsi="Arial" w:cs="Arial"/>
          <w:b/>
          <w:sz w:val="18"/>
          <w:szCs w:val="18"/>
        </w:rPr>
      </w:pPr>
    </w:p>
    <w:p w14:paraId="6AC6A496" w14:textId="61A4EBDA" w:rsidR="00B474F8" w:rsidRPr="00B474F8" w:rsidRDefault="00B474F8" w:rsidP="00B474F8">
      <w:pPr>
        <w:spacing w:after="160" w:line="259" w:lineRule="auto"/>
        <w:jc w:val="center"/>
        <w:rPr>
          <w:rFonts w:ascii="Arial" w:hAnsi="Arial" w:cs="Arial"/>
          <w:b/>
          <w:sz w:val="18"/>
          <w:szCs w:val="18"/>
        </w:rPr>
      </w:pPr>
    </w:p>
    <w:p w14:paraId="0EF8F0A0" w14:textId="7F33E936" w:rsidR="00B474F8" w:rsidRPr="00B474F8" w:rsidRDefault="00B474F8" w:rsidP="00B474F8">
      <w:pPr>
        <w:spacing w:after="160" w:line="259" w:lineRule="auto"/>
        <w:jc w:val="center"/>
        <w:rPr>
          <w:rFonts w:ascii="Arial" w:hAnsi="Arial" w:cs="Arial"/>
          <w:b/>
          <w:sz w:val="18"/>
          <w:szCs w:val="18"/>
        </w:rPr>
      </w:pPr>
    </w:p>
    <w:p w14:paraId="0586BA93" w14:textId="0349D341" w:rsidR="00B474F8" w:rsidRDefault="00B474F8" w:rsidP="00B474F8">
      <w:pPr>
        <w:spacing w:after="160" w:line="259" w:lineRule="auto"/>
        <w:jc w:val="center"/>
        <w:rPr>
          <w:rFonts w:ascii="Arial" w:hAnsi="Arial" w:cs="Arial"/>
          <w:b/>
          <w:sz w:val="18"/>
          <w:szCs w:val="18"/>
        </w:rPr>
      </w:pPr>
    </w:p>
    <w:p w14:paraId="423A1A7D" w14:textId="4A16F7E4" w:rsidR="006E2C93" w:rsidRDefault="006E2C93" w:rsidP="00B474F8">
      <w:pPr>
        <w:spacing w:after="160" w:line="259" w:lineRule="auto"/>
        <w:jc w:val="center"/>
        <w:rPr>
          <w:rFonts w:ascii="Arial" w:hAnsi="Arial" w:cs="Arial"/>
          <w:b/>
          <w:sz w:val="18"/>
          <w:szCs w:val="18"/>
        </w:rPr>
      </w:pPr>
    </w:p>
    <w:p w14:paraId="6E30C56F" w14:textId="77777777" w:rsidR="006E2C93" w:rsidRPr="00B474F8" w:rsidRDefault="006E2C93" w:rsidP="00B474F8">
      <w:pPr>
        <w:spacing w:after="160" w:line="259" w:lineRule="auto"/>
        <w:jc w:val="center"/>
        <w:rPr>
          <w:rFonts w:ascii="Arial" w:hAnsi="Arial" w:cs="Arial"/>
          <w:b/>
          <w:sz w:val="18"/>
          <w:szCs w:val="18"/>
        </w:rPr>
      </w:pPr>
    </w:p>
    <w:p w14:paraId="34764EE9" w14:textId="39BDFF83" w:rsidR="00B474F8" w:rsidRPr="00F124BC" w:rsidRDefault="00B474F8" w:rsidP="00B474F8">
      <w:pPr>
        <w:spacing w:after="160" w:line="259" w:lineRule="auto"/>
        <w:jc w:val="center"/>
        <w:rPr>
          <w:rFonts w:ascii="Arial" w:hAnsi="Arial" w:cs="Arial"/>
          <w:b/>
          <w:sz w:val="50"/>
          <w:szCs w:val="50"/>
        </w:rPr>
      </w:pPr>
    </w:p>
    <w:p w14:paraId="3C72AE11" w14:textId="77777777" w:rsidR="00B474F8" w:rsidRPr="00F124BC" w:rsidRDefault="00B474F8" w:rsidP="00B474F8">
      <w:pPr>
        <w:spacing w:line="360" w:lineRule="auto"/>
        <w:jc w:val="center"/>
        <w:rPr>
          <w:rFonts w:ascii="Arial" w:hAnsi="Arial" w:cs="Arial"/>
          <w:b/>
          <w:sz w:val="50"/>
          <w:szCs w:val="50"/>
        </w:rPr>
      </w:pPr>
      <w:r w:rsidRPr="00F124BC">
        <w:rPr>
          <w:rFonts w:ascii="Arial" w:hAnsi="Arial" w:cs="Arial"/>
          <w:b/>
          <w:sz w:val="50"/>
          <w:szCs w:val="50"/>
        </w:rPr>
        <w:t>CHAPTER 3</w:t>
      </w:r>
    </w:p>
    <w:p w14:paraId="37152D01" w14:textId="1955AA63" w:rsidR="00B474F8" w:rsidRPr="00F124BC" w:rsidRDefault="00EB712C" w:rsidP="00B474F8">
      <w:pPr>
        <w:spacing w:after="160" w:line="259" w:lineRule="auto"/>
        <w:jc w:val="center"/>
        <w:rPr>
          <w:rFonts w:ascii="Arial" w:hAnsi="Arial" w:cs="Arial"/>
          <w:b/>
          <w:sz w:val="50"/>
          <w:szCs w:val="50"/>
        </w:rPr>
      </w:pPr>
      <w:r>
        <w:rPr>
          <w:rFonts w:ascii="Arial" w:hAnsi="Arial" w:cs="Arial"/>
          <w:b/>
          <w:sz w:val="50"/>
          <w:szCs w:val="50"/>
        </w:rPr>
        <w:t>CITY PAI</w:t>
      </w:r>
      <w:r w:rsidR="006030BD">
        <w:rPr>
          <w:rFonts w:ascii="Arial" w:hAnsi="Arial" w:cs="Arial"/>
          <w:b/>
          <w:sz w:val="50"/>
          <w:szCs w:val="50"/>
        </w:rPr>
        <w:t>R</w:t>
      </w:r>
      <w:r>
        <w:rPr>
          <w:rFonts w:ascii="Arial" w:hAnsi="Arial" w:cs="Arial"/>
          <w:b/>
          <w:sz w:val="50"/>
          <w:szCs w:val="50"/>
        </w:rPr>
        <w:t xml:space="preserve">S &amp; </w:t>
      </w:r>
      <w:r w:rsidR="00B474F8" w:rsidRPr="00F124BC">
        <w:rPr>
          <w:rFonts w:ascii="Arial" w:hAnsi="Arial" w:cs="Arial"/>
          <w:b/>
          <w:sz w:val="50"/>
          <w:szCs w:val="50"/>
        </w:rPr>
        <w:t>ROUTES</w:t>
      </w:r>
    </w:p>
    <w:p w14:paraId="2C64FD67" w14:textId="77777777" w:rsidR="00B474F8" w:rsidRDefault="00B474F8">
      <w:pPr>
        <w:spacing w:after="160" w:line="259" w:lineRule="auto"/>
        <w:rPr>
          <w:rFonts w:ascii="Arial" w:hAnsi="Arial" w:cs="Arial"/>
          <w:b/>
          <w:sz w:val="18"/>
          <w:szCs w:val="18"/>
        </w:rPr>
        <w:sectPr w:rsidR="00B474F8" w:rsidSect="00B474F8">
          <w:headerReference w:type="default" r:id="rId8"/>
          <w:pgSz w:w="8959" w:h="11907" w:code="1"/>
          <w:pgMar w:top="284" w:right="284" w:bottom="244" w:left="284" w:header="284" w:footer="113" w:gutter="0"/>
          <w:cols w:space="720"/>
          <w:titlePg/>
          <w:docGrid w:linePitch="360"/>
        </w:sectPr>
      </w:pPr>
      <w:r w:rsidRPr="00B474F8">
        <w:rPr>
          <w:rFonts w:ascii="Arial" w:hAnsi="Arial" w:cs="Arial"/>
          <w:b/>
          <w:sz w:val="18"/>
          <w:szCs w:val="18"/>
        </w:rPr>
        <w:br w:type="page"/>
      </w:r>
    </w:p>
    <w:p w14:paraId="5022E305" w14:textId="694C3A49" w:rsidR="00B474F8" w:rsidRPr="00B474F8" w:rsidRDefault="00B474F8">
      <w:pPr>
        <w:spacing w:after="160" w:line="259" w:lineRule="auto"/>
        <w:rPr>
          <w:rFonts w:ascii="Arial" w:hAnsi="Arial" w:cs="Arial"/>
          <w:b/>
          <w:sz w:val="18"/>
          <w:szCs w:val="18"/>
        </w:rPr>
      </w:pPr>
    </w:p>
    <w:p w14:paraId="00294F4A" w14:textId="77777777" w:rsidR="00B474F8" w:rsidRPr="00B474F8" w:rsidRDefault="00B474F8" w:rsidP="00B474F8">
      <w:pPr>
        <w:spacing w:after="160" w:line="259" w:lineRule="auto"/>
        <w:jc w:val="center"/>
        <w:rPr>
          <w:rFonts w:ascii="Arial" w:hAnsi="Arial" w:cs="Arial"/>
          <w:b/>
          <w:sz w:val="18"/>
          <w:szCs w:val="18"/>
        </w:rPr>
      </w:pPr>
      <w:r w:rsidRPr="00B474F8">
        <w:rPr>
          <w:rFonts w:ascii="Arial" w:hAnsi="Arial" w:cs="Arial"/>
          <w:b/>
          <w:sz w:val="18"/>
          <w:szCs w:val="18"/>
        </w:rPr>
        <w:t xml:space="preserve">Table </w:t>
      </w:r>
      <w:proofErr w:type="gramStart"/>
      <w:r w:rsidRPr="00B474F8">
        <w:rPr>
          <w:rFonts w:ascii="Arial" w:hAnsi="Arial" w:cs="Arial"/>
          <w:b/>
          <w:sz w:val="18"/>
          <w:szCs w:val="18"/>
        </w:rPr>
        <w:t>Of</w:t>
      </w:r>
      <w:proofErr w:type="gramEnd"/>
      <w:r w:rsidRPr="00B474F8">
        <w:rPr>
          <w:rFonts w:ascii="Arial" w:hAnsi="Arial" w:cs="Arial"/>
          <w:b/>
          <w:sz w:val="18"/>
          <w:szCs w:val="18"/>
        </w:rPr>
        <w:t xml:space="preserve"> Content</w:t>
      </w:r>
    </w:p>
    <w:sdt>
      <w:sdtPr>
        <w:rPr>
          <w:rFonts w:ascii="Times New Roman" w:eastAsia="Times New Roman" w:hAnsi="Times New Roman" w:cs="Times New Roman"/>
          <w:color w:val="auto"/>
          <w:sz w:val="18"/>
          <w:szCs w:val="18"/>
        </w:rPr>
        <w:id w:val="-1395043009"/>
        <w:docPartObj>
          <w:docPartGallery w:val="Table of Contents"/>
          <w:docPartUnique/>
        </w:docPartObj>
      </w:sdtPr>
      <w:sdtEndPr>
        <w:rPr>
          <w:b/>
          <w:bCs/>
          <w:noProof/>
        </w:rPr>
      </w:sdtEndPr>
      <w:sdtContent>
        <w:p w14:paraId="4C3C9D74" w14:textId="5B54937F" w:rsidR="00B474F8" w:rsidRPr="00B474F8" w:rsidRDefault="00B474F8">
          <w:pPr>
            <w:pStyle w:val="TOCHeading"/>
            <w:rPr>
              <w:sz w:val="18"/>
              <w:szCs w:val="18"/>
            </w:rPr>
          </w:pPr>
        </w:p>
        <w:p w14:paraId="5A5F22CA" w14:textId="1C9CD74F" w:rsidR="006E2C93" w:rsidRPr="006E2C93" w:rsidRDefault="00B474F8" w:rsidP="006E2C93">
          <w:pPr>
            <w:pStyle w:val="TOC1"/>
            <w:tabs>
              <w:tab w:val="right" w:leader="dot" w:pos="8381"/>
            </w:tabs>
            <w:spacing w:before="54"/>
            <w:ind w:left="425" w:right="454"/>
            <w:rPr>
              <w:rFonts w:ascii="Arial" w:hAnsi="Arial" w:cs="Arial"/>
              <w:noProof/>
              <w:color w:val="000000" w:themeColor="text1"/>
              <w:sz w:val="18"/>
              <w:szCs w:val="18"/>
            </w:rPr>
          </w:pPr>
          <w:r w:rsidRPr="006E2C93">
            <w:rPr>
              <w:rFonts w:ascii="Arial" w:hAnsi="Arial" w:cs="Arial"/>
              <w:b/>
              <w:bCs/>
              <w:noProof/>
              <w:color w:val="000000" w:themeColor="text1"/>
              <w:sz w:val="18"/>
              <w:szCs w:val="18"/>
            </w:rPr>
            <w:fldChar w:fldCharType="begin"/>
          </w:r>
          <w:r w:rsidRPr="006E2C93">
            <w:rPr>
              <w:rFonts w:ascii="Arial" w:hAnsi="Arial" w:cs="Arial"/>
              <w:b/>
              <w:bCs/>
              <w:noProof/>
              <w:color w:val="000000" w:themeColor="text1"/>
              <w:sz w:val="18"/>
              <w:szCs w:val="18"/>
            </w:rPr>
            <w:instrText xml:space="preserve"> TOC \o "1-3" \h \z \u </w:instrText>
          </w:r>
          <w:r w:rsidRPr="006E2C93">
            <w:rPr>
              <w:rFonts w:ascii="Arial" w:hAnsi="Arial" w:cs="Arial"/>
              <w:b/>
              <w:bCs/>
              <w:noProof/>
              <w:color w:val="000000" w:themeColor="text1"/>
              <w:sz w:val="18"/>
              <w:szCs w:val="18"/>
            </w:rPr>
            <w:fldChar w:fldCharType="separate"/>
          </w:r>
          <w:r w:rsidR="006E2C93" w:rsidRPr="006E2C93">
            <w:rPr>
              <w:rStyle w:val="Hyperlink"/>
              <w:rFonts w:ascii="Arial" w:hAnsi="Arial" w:cs="Arial"/>
              <w:b/>
              <w:noProof/>
              <w:color w:val="000000" w:themeColor="text1"/>
              <w:sz w:val="18"/>
              <w:szCs w:val="18"/>
              <w:u w:val="none"/>
            </w:rPr>
            <w:t xml:space="preserve">3.1 </w:t>
          </w:r>
          <w:r w:rsidR="003A41B3" w:rsidRPr="006E2C93">
            <w:rPr>
              <w:rStyle w:val="Hyperlink"/>
              <w:rFonts w:ascii="Arial" w:hAnsi="Arial" w:cs="Arial"/>
              <w:b/>
              <w:noProof/>
              <w:color w:val="000000" w:themeColor="text1"/>
              <w:sz w:val="18"/>
              <w:szCs w:val="18"/>
              <w:u w:val="none"/>
            </w:rPr>
            <w:t>GENERAL</w:t>
          </w:r>
          <w:r w:rsidR="006E2C93" w:rsidRPr="006E2C93">
            <w:rPr>
              <w:rStyle w:val="Hyperlink"/>
              <w:rFonts w:ascii="Arial" w:hAnsi="Arial" w:cs="Arial"/>
              <w:b/>
              <w:noProof/>
              <w:color w:val="000000" w:themeColor="text1"/>
              <w:sz w:val="18"/>
              <w:szCs w:val="18"/>
              <w:u w:val="none"/>
            </w:rPr>
            <w:t xml:space="preserve"> </w:t>
          </w:r>
        </w:p>
        <w:p w14:paraId="102DBD11" w14:textId="5DC0F7C3" w:rsidR="006E2C93" w:rsidRPr="006E2C93" w:rsidRDefault="000912F0" w:rsidP="006E2C93">
          <w:pPr>
            <w:pStyle w:val="TOC1"/>
            <w:tabs>
              <w:tab w:val="right" w:leader="dot" w:pos="8381"/>
            </w:tabs>
            <w:spacing w:before="54"/>
            <w:ind w:left="425" w:right="454"/>
            <w:rPr>
              <w:rFonts w:ascii="Arial" w:eastAsiaTheme="minorEastAsia" w:hAnsi="Arial" w:cs="Arial"/>
              <w:noProof/>
              <w:color w:val="000000" w:themeColor="text1"/>
              <w:sz w:val="18"/>
              <w:szCs w:val="18"/>
            </w:rPr>
          </w:pPr>
          <w:hyperlink w:anchor="_Toc184886234" w:history="1">
            <w:r w:rsidR="006E2C93" w:rsidRPr="006E2C93">
              <w:rPr>
                <w:rStyle w:val="Hyperlink"/>
                <w:rFonts w:ascii="Arial" w:hAnsi="Arial" w:cs="Arial"/>
                <w:b/>
                <w:noProof/>
                <w:color w:val="000000" w:themeColor="text1"/>
                <w:sz w:val="18"/>
                <w:szCs w:val="18"/>
                <w:u w:val="none"/>
              </w:rPr>
              <w:t>3.2 POLICY</w:t>
            </w:r>
          </w:hyperlink>
        </w:p>
        <w:p w14:paraId="45BB020D" w14:textId="497EC772" w:rsidR="006E2C93" w:rsidRPr="006E2C93" w:rsidRDefault="000912F0" w:rsidP="006E2C93">
          <w:pPr>
            <w:pStyle w:val="TOC1"/>
            <w:tabs>
              <w:tab w:val="right" w:leader="dot" w:pos="8381"/>
            </w:tabs>
            <w:spacing w:before="54"/>
            <w:ind w:left="425" w:right="454"/>
            <w:rPr>
              <w:rFonts w:ascii="Arial" w:eastAsiaTheme="minorEastAsia" w:hAnsi="Arial" w:cs="Arial"/>
              <w:noProof/>
              <w:color w:val="000000" w:themeColor="text1"/>
              <w:sz w:val="18"/>
              <w:szCs w:val="18"/>
            </w:rPr>
          </w:pPr>
          <w:hyperlink w:anchor="_Toc184886235" w:history="1">
            <w:r w:rsidR="006E2C93" w:rsidRPr="006E2C93">
              <w:rPr>
                <w:rStyle w:val="Hyperlink"/>
                <w:rFonts w:ascii="Arial" w:hAnsi="Arial" w:cs="Arial"/>
                <w:b/>
                <w:noProof/>
                <w:color w:val="000000" w:themeColor="text1"/>
                <w:sz w:val="18"/>
                <w:szCs w:val="18"/>
                <w:u w:val="none"/>
              </w:rPr>
              <w:t>3.3 STANDARD ROUTES AND RESTRICTIONS</w:t>
            </w:r>
          </w:hyperlink>
        </w:p>
        <w:p w14:paraId="324A9480" w14:textId="2E58709A" w:rsidR="006E2C93" w:rsidRPr="006E2C93" w:rsidRDefault="000912F0" w:rsidP="006E2C93">
          <w:pPr>
            <w:pStyle w:val="TOC1"/>
            <w:tabs>
              <w:tab w:val="right" w:leader="dot" w:pos="8381"/>
            </w:tabs>
            <w:spacing w:before="54"/>
            <w:ind w:left="425" w:right="454"/>
            <w:rPr>
              <w:rFonts w:ascii="Arial" w:eastAsiaTheme="minorEastAsia" w:hAnsi="Arial" w:cs="Arial"/>
              <w:noProof/>
              <w:color w:val="000000" w:themeColor="text1"/>
              <w:sz w:val="18"/>
              <w:szCs w:val="18"/>
            </w:rPr>
          </w:pPr>
          <w:hyperlink w:anchor="_Toc184886236" w:history="1">
            <w:r w:rsidR="006E2C93" w:rsidRPr="006E2C93">
              <w:rPr>
                <w:rStyle w:val="Hyperlink"/>
                <w:rFonts w:ascii="Arial" w:hAnsi="Arial" w:cs="Arial"/>
                <w:b/>
                <w:noProof/>
                <w:color w:val="000000" w:themeColor="text1"/>
                <w:sz w:val="18"/>
                <w:szCs w:val="18"/>
                <w:u w:val="none"/>
              </w:rPr>
              <w:t>3.4 POSITION FIXING, REPORTS AND WAYPOINTS</w:t>
            </w:r>
          </w:hyperlink>
        </w:p>
        <w:p w14:paraId="722FBBED" w14:textId="0B469108" w:rsidR="006E2C93" w:rsidRPr="006E2C93" w:rsidRDefault="000912F0" w:rsidP="006E2C93">
          <w:pPr>
            <w:pStyle w:val="TOC1"/>
            <w:tabs>
              <w:tab w:val="right" w:leader="dot" w:pos="8381"/>
            </w:tabs>
            <w:spacing w:before="54"/>
            <w:ind w:left="425" w:right="454"/>
            <w:rPr>
              <w:rFonts w:ascii="Arial" w:eastAsiaTheme="minorEastAsia" w:hAnsi="Arial" w:cs="Arial"/>
              <w:noProof/>
              <w:color w:val="000000" w:themeColor="text1"/>
              <w:sz w:val="18"/>
              <w:szCs w:val="18"/>
            </w:rPr>
          </w:pPr>
          <w:hyperlink w:anchor="_Toc184886237" w:history="1">
            <w:r w:rsidR="006E2C93" w:rsidRPr="006E2C93">
              <w:rPr>
                <w:rStyle w:val="Hyperlink"/>
                <w:rFonts w:ascii="Arial" w:hAnsi="Arial" w:cs="Arial"/>
                <w:b/>
                <w:noProof/>
                <w:color w:val="000000" w:themeColor="text1"/>
                <w:sz w:val="18"/>
                <w:szCs w:val="18"/>
                <w:u w:val="none"/>
              </w:rPr>
              <w:t>3.5 ENROUTE CHARTS</w:t>
            </w:r>
          </w:hyperlink>
        </w:p>
        <w:p w14:paraId="4C715B4F" w14:textId="6E650FE9" w:rsidR="00B474F8" w:rsidRPr="00B474F8" w:rsidRDefault="00B474F8" w:rsidP="006E2C93">
          <w:pPr>
            <w:spacing w:before="54"/>
            <w:ind w:left="425" w:right="454"/>
            <w:rPr>
              <w:sz w:val="18"/>
              <w:szCs w:val="18"/>
            </w:rPr>
          </w:pPr>
          <w:r w:rsidRPr="006E2C93">
            <w:rPr>
              <w:rFonts w:ascii="Arial" w:hAnsi="Arial" w:cs="Arial"/>
              <w:b/>
              <w:bCs/>
              <w:noProof/>
              <w:color w:val="000000" w:themeColor="text1"/>
              <w:sz w:val="18"/>
              <w:szCs w:val="18"/>
            </w:rPr>
            <w:fldChar w:fldCharType="end"/>
          </w:r>
        </w:p>
      </w:sdtContent>
    </w:sdt>
    <w:p w14:paraId="2B228B03" w14:textId="1573379D" w:rsidR="00B474F8" w:rsidRPr="00B474F8" w:rsidRDefault="00B474F8" w:rsidP="00B474F8">
      <w:pPr>
        <w:spacing w:after="160" w:line="259" w:lineRule="auto"/>
        <w:jc w:val="center"/>
        <w:rPr>
          <w:rFonts w:ascii="Arial" w:hAnsi="Arial" w:cs="Arial"/>
          <w:b/>
          <w:sz w:val="18"/>
          <w:szCs w:val="18"/>
        </w:rPr>
      </w:pPr>
      <w:r w:rsidRPr="00B474F8">
        <w:rPr>
          <w:rFonts w:ascii="Arial" w:hAnsi="Arial" w:cs="Arial"/>
          <w:b/>
          <w:sz w:val="18"/>
          <w:szCs w:val="18"/>
        </w:rPr>
        <w:br w:type="page"/>
      </w:r>
    </w:p>
    <w:p w14:paraId="6D81DCB5" w14:textId="63709CB6" w:rsidR="00521417" w:rsidRPr="00B474F8" w:rsidRDefault="00521417" w:rsidP="00B474F8">
      <w:pPr>
        <w:pStyle w:val="Heading1"/>
        <w:spacing w:before="0"/>
        <w:ind w:firstLine="431"/>
        <w:rPr>
          <w:rFonts w:ascii="Arial" w:hAnsi="Arial" w:cs="Arial"/>
          <w:b/>
          <w:i/>
          <w:color w:val="000000" w:themeColor="text1"/>
          <w:sz w:val="18"/>
          <w:szCs w:val="18"/>
        </w:rPr>
      </w:pPr>
      <w:bookmarkStart w:id="0" w:name="_Toc184886233"/>
      <w:r w:rsidRPr="00B474F8">
        <w:rPr>
          <w:rFonts w:ascii="Arial" w:hAnsi="Arial" w:cs="Arial"/>
          <w:b/>
          <w:color w:val="000000" w:themeColor="text1"/>
          <w:sz w:val="18"/>
          <w:szCs w:val="18"/>
        </w:rPr>
        <w:lastRenderedPageBreak/>
        <w:t xml:space="preserve">3.1 </w:t>
      </w:r>
      <w:r w:rsidR="003A41B3" w:rsidRPr="00B474F8">
        <w:rPr>
          <w:rFonts w:ascii="Arial" w:hAnsi="Arial" w:cs="Arial"/>
          <w:b/>
          <w:color w:val="000000" w:themeColor="text1"/>
          <w:sz w:val="18"/>
          <w:szCs w:val="18"/>
        </w:rPr>
        <w:t>GENERAL</w:t>
      </w:r>
      <w:bookmarkEnd w:id="0"/>
    </w:p>
    <w:p w14:paraId="29FCEC6A" w14:textId="5E585ED1" w:rsidR="00B474F8" w:rsidRPr="00B474F8" w:rsidRDefault="00521417" w:rsidP="00B474F8">
      <w:pPr>
        <w:autoSpaceDE w:val="0"/>
        <w:autoSpaceDN w:val="0"/>
        <w:adjustRightInd w:val="0"/>
        <w:spacing w:before="78" w:after="120"/>
        <w:ind w:left="431" w:right="448" w:firstLine="720"/>
        <w:jc w:val="both"/>
        <w:rPr>
          <w:rFonts w:ascii="Arial" w:hAnsi="Arial" w:cs="Arial"/>
          <w:color w:val="000000" w:themeColor="text1"/>
          <w:sz w:val="18"/>
          <w:szCs w:val="18"/>
        </w:rPr>
      </w:pPr>
      <w:r w:rsidRPr="00B474F8">
        <w:rPr>
          <w:rFonts w:ascii="Arial" w:hAnsi="Arial" w:cs="Arial"/>
          <w:color w:val="000000" w:themeColor="text1"/>
          <w:sz w:val="18"/>
          <w:szCs w:val="18"/>
        </w:rPr>
        <w:t>The purpose of this chapter is to provide supplemental information pertaining to domestic and international routes operated by Vietnam Airlines</w:t>
      </w:r>
      <w:r w:rsidR="00B474F8" w:rsidRPr="00B474F8">
        <w:rPr>
          <w:rFonts w:ascii="Arial" w:hAnsi="Arial" w:cs="Arial"/>
          <w:color w:val="000000" w:themeColor="text1"/>
          <w:sz w:val="18"/>
          <w:szCs w:val="18"/>
        </w:rPr>
        <w:t>.</w:t>
      </w:r>
    </w:p>
    <w:p w14:paraId="0D7A7D87" w14:textId="77777777" w:rsidR="00B474F8" w:rsidRPr="00B474F8" w:rsidRDefault="00B474F8">
      <w:pPr>
        <w:spacing w:after="160" w:line="259" w:lineRule="auto"/>
        <w:rPr>
          <w:rFonts w:ascii="Arial" w:hAnsi="Arial" w:cs="Arial"/>
          <w:color w:val="000000" w:themeColor="text1"/>
          <w:sz w:val="18"/>
          <w:szCs w:val="18"/>
        </w:rPr>
        <w:sectPr w:rsidR="00B474F8" w:rsidRPr="00B474F8" w:rsidSect="00B474F8">
          <w:headerReference w:type="first" r:id="rId9"/>
          <w:type w:val="continuous"/>
          <w:pgSz w:w="8959" w:h="11907" w:code="1"/>
          <w:pgMar w:top="284" w:right="284" w:bottom="244" w:left="284" w:header="284" w:footer="113" w:gutter="0"/>
          <w:cols w:space="720"/>
          <w:titlePg/>
          <w:docGrid w:linePitch="360"/>
        </w:sectPr>
      </w:pPr>
      <w:r w:rsidRPr="00B474F8">
        <w:rPr>
          <w:rFonts w:ascii="Arial" w:hAnsi="Arial" w:cs="Arial"/>
          <w:color w:val="000000" w:themeColor="text1"/>
          <w:sz w:val="18"/>
          <w:szCs w:val="18"/>
        </w:rPr>
        <w:br w:type="page"/>
      </w:r>
    </w:p>
    <w:p w14:paraId="1796CE74" w14:textId="182E57E3" w:rsidR="0063237F" w:rsidRPr="00B474F8" w:rsidRDefault="00E731EE" w:rsidP="00B474F8">
      <w:pPr>
        <w:pStyle w:val="Heading1"/>
        <w:spacing w:before="0"/>
        <w:ind w:left="425"/>
        <w:rPr>
          <w:rFonts w:ascii="Arial" w:hAnsi="Arial" w:cs="Arial"/>
          <w:b/>
          <w:color w:val="000000" w:themeColor="text1"/>
          <w:sz w:val="18"/>
          <w:szCs w:val="18"/>
        </w:rPr>
      </w:pPr>
      <w:bookmarkStart w:id="1" w:name="_Toc184886234"/>
      <w:r w:rsidRPr="00B474F8">
        <w:rPr>
          <w:rFonts w:ascii="Arial" w:hAnsi="Arial" w:cs="Arial"/>
          <w:b/>
          <w:color w:val="000000" w:themeColor="text1"/>
          <w:sz w:val="18"/>
          <w:szCs w:val="18"/>
        </w:rPr>
        <w:lastRenderedPageBreak/>
        <w:t>3</w:t>
      </w:r>
      <w:r w:rsidR="00521417" w:rsidRPr="00B474F8">
        <w:rPr>
          <w:rFonts w:ascii="Arial" w:hAnsi="Arial" w:cs="Arial"/>
          <w:b/>
          <w:color w:val="000000" w:themeColor="text1"/>
          <w:sz w:val="18"/>
          <w:szCs w:val="18"/>
        </w:rPr>
        <w:t xml:space="preserve">.2 </w:t>
      </w:r>
      <w:r w:rsidR="0063237F" w:rsidRPr="00B474F8">
        <w:rPr>
          <w:rFonts w:ascii="Arial" w:hAnsi="Arial" w:cs="Arial"/>
          <w:b/>
          <w:color w:val="000000" w:themeColor="text1"/>
          <w:sz w:val="18"/>
          <w:szCs w:val="18"/>
        </w:rPr>
        <w:t>POLICY</w:t>
      </w:r>
      <w:bookmarkEnd w:id="1"/>
    </w:p>
    <w:p w14:paraId="68909C9D" w14:textId="4E9CFAD0" w:rsidR="001339F3" w:rsidRPr="00B474F8" w:rsidRDefault="001339F3" w:rsidP="00B474F8">
      <w:pPr>
        <w:autoSpaceDE w:val="0"/>
        <w:autoSpaceDN w:val="0"/>
        <w:adjustRightInd w:val="0"/>
        <w:ind w:left="426" w:right="453" w:firstLine="294"/>
        <w:jc w:val="both"/>
        <w:rPr>
          <w:rFonts w:ascii="Arial" w:hAnsi="Arial" w:cs="Arial"/>
          <w:color w:val="000000" w:themeColor="text1"/>
          <w:sz w:val="18"/>
          <w:szCs w:val="18"/>
        </w:rPr>
      </w:pPr>
      <w:r w:rsidRPr="00B474F8">
        <w:rPr>
          <w:rFonts w:ascii="Arial" w:hAnsi="Arial" w:cs="Arial"/>
          <w:color w:val="000000" w:themeColor="text1"/>
          <w:sz w:val="18"/>
          <w:szCs w:val="18"/>
        </w:rPr>
        <w:t xml:space="preserve">All routes operated by VNA will be up-to-date and appropriate for the proposed types and areas of operations. </w:t>
      </w:r>
    </w:p>
    <w:p w14:paraId="0236FCF9" w14:textId="0E0335D8" w:rsidR="00B474F8" w:rsidRPr="001B6D83" w:rsidRDefault="001339F3" w:rsidP="00B474F8">
      <w:pPr>
        <w:autoSpaceDE w:val="0"/>
        <w:autoSpaceDN w:val="0"/>
        <w:adjustRightInd w:val="0"/>
        <w:ind w:left="426" w:right="453" w:firstLine="294"/>
        <w:jc w:val="both"/>
        <w:rPr>
          <w:rFonts w:ascii="Arial" w:hAnsi="Arial" w:cs="Arial"/>
          <w:b/>
          <w:bCs/>
          <w:i/>
          <w:sz w:val="18"/>
          <w:szCs w:val="18"/>
          <w:highlight w:val="yellow"/>
        </w:rPr>
        <w:sectPr w:rsidR="00B474F8" w:rsidRPr="001B6D83" w:rsidSect="00B474F8">
          <w:headerReference w:type="first" r:id="rId10"/>
          <w:type w:val="continuous"/>
          <w:pgSz w:w="8959" w:h="11907" w:code="1"/>
          <w:pgMar w:top="284" w:right="284" w:bottom="244" w:left="284" w:header="284" w:footer="113" w:gutter="0"/>
          <w:cols w:space="720"/>
          <w:titlePg/>
          <w:docGrid w:linePitch="360"/>
        </w:sectPr>
      </w:pPr>
      <w:r w:rsidRPr="00B474F8">
        <w:rPr>
          <w:rFonts w:ascii="Arial" w:hAnsi="Arial" w:cs="Arial"/>
          <w:color w:val="000000" w:themeColor="text1"/>
          <w:sz w:val="18"/>
          <w:szCs w:val="18"/>
        </w:rPr>
        <w:t>A route guide to ensure that the flight crew will have, for each flight, information relating to communication facilities, navigation a</w:t>
      </w:r>
      <w:r w:rsidR="007F06B2">
        <w:rPr>
          <w:rFonts w:ascii="Arial" w:hAnsi="Arial" w:cs="Arial"/>
          <w:color w:val="000000" w:themeColor="text1"/>
          <w:sz w:val="18"/>
          <w:szCs w:val="18"/>
        </w:rPr>
        <w:t>i</w:t>
      </w:r>
      <w:r w:rsidRPr="00B474F8">
        <w:rPr>
          <w:rFonts w:ascii="Arial" w:hAnsi="Arial" w:cs="Arial"/>
          <w:color w:val="000000" w:themeColor="text1"/>
          <w:sz w:val="18"/>
          <w:szCs w:val="18"/>
        </w:rPr>
        <w:t>ds, aerodromes, instrument approaches, instruments arrivals and instruments departures as applicable for the operation, and such other information that may deem necessary for the proper conduct of flight operations</w:t>
      </w:r>
      <w:r w:rsidRPr="00B474F8">
        <w:rPr>
          <w:rFonts w:ascii="Arial" w:hAnsi="Arial" w:cs="Arial"/>
          <w:bCs/>
          <w:sz w:val="18"/>
          <w:szCs w:val="18"/>
        </w:rPr>
        <w:t xml:space="preserve"> – </w:t>
      </w:r>
      <w:r w:rsidRPr="001B6D83">
        <w:rPr>
          <w:rFonts w:ascii="Arial" w:hAnsi="Arial" w:cs="Arial"/>
          <w:bCs/>
          <w:color w:val="000000" w:themeColor="text1"/>
          <w:sz w:val="18"/>
          <w:szCs w:val="18"/>
        </w:rPr>
        <w:t>Refer</w:t>
      </w:r>
      <w:r w:rsidR="007F06B2" w:rsidRPr="001B6D83">
        <w:rPr>
          <w:rFonts w:ascii="Arial" w:hAnsi="Arial" w:cs="Arial"/>
          <w:bCs/>
          <w:color w:val="000000" w:themeColor="text1"/>
          <w:sz w:val="18"/>
          <w:szCs w:val="18"/>
        </w:rPr>
        <w:t xml:space="preserve"> </w:t>
      </w:r>
      <w:r w:rsidR="007F06B2" w:rsidRPr="001B6D83">
        <w:rPr>
          <w:rFonts w:ascii="Arial" w:hAnsi="Arial" w:cs="Arial"/>
          <w:b/>
          <w:bCs/>
          <w:i/>
          <w:color w:val="002060"/>
          <w:sz w:val="18"/>
          <w:szCs w:val="18"/>
        </w:rPr>
        <w:t>VAR 12.205, VAR 12.190,</w:t>
      </w:r>
      <w:r w:rsidRPr="001B6D83">
        <w:rPr>
          <w:rFonts w:ascii="Arial" w:hAnsi="Arial" w:cs="Arial"/>
          <w:b/>
          <w:bCs/>
          <w:i/>
          <w:color w:val="002060"/>
          <w:sz w:val="18"/>
          <w:szCs w:val="18"/>
        </w:rPr>
        <w:t xml:space="preserve"> FOM 1.5.2</w:t>
      </w:r>
    </w:p>
    <w:p w14:paraId="5A2C181A" w14:textId="42337630" w:rsidR="00B474F8" w:rsidRPr="00A33205" w:rsidRDefault="00900B5C" w:rsidP="006E15F4">
      <w:pPr>
        <w:autoSpaceDE w:val="0"/>
        <w:autoSpaceDN w:val="0"/>
        <w:adjustRightInd w:val="0"/>
        <w:ind w:left="426" w:right="453" w:firstLine="294"/>
        <w:jc w:val="both"/>
        <w:rPr>
          <w:rFonts w:ascii="Arial" w:hAnsi="Arial" w:cs="Arial"/>
          <w:color w:val="000000" w:themeColor="text1"/>
          <w:sz w:val="18"/>
          <w:szCs w:val="18"/>
        </w:rPr>
      </w:pPr>
      <w:r w:rsidRPr="00A33205">
        <w:rPr>
          <w:rFonts w:ascii="Arial" w:hAnsi="Arial" w:cs="Arial"/>
          <w:color w:val="000000" w:themeColor="text1"/>
          <w:sz w:val="18"/>
          <w:szCs w:val="18"/>
        </w:rPr>
        <w:lastRenderedPageBreak/>
        <w:t>V</w:t>
      </w:r>
      <w:r w:rsidR="006E15F4" w:rsidRPr="00A33205">
        <w:rPr>
          <w:rFonts w:ascii="Arial" w:hAnsi="Arial" w:cs="Arial"/>
          <w:color w:val="000000" w:themeColor="text1"/>
          <w:sz w:val="18"/>
          <w:szCs w:val="18"/>
        </w:rPr>
        <w:t>ietnam Airlines will provide individual flight plans and airway routing descriptors to the flight crews for each flight. These flight plans shall reflect the standard routes outlined in section 3.3.</w:t>
      </w:r>
      <w:r w:rsidR="009F20A1" w:rsidRPr="00A33205">
        <w:rPr>
          <w:rFonts w:ascii="Arial" w:hAnsi="Arial" w:cs="Arial"/>
          <w:color w:val="000000" w:themeColor="text1"/>
          <w:sz w:val="18"/>
          <w:szCs w:val="18"/>
        </w:rPr>
        <w:t xml:space="preserve"> In the event of any discrepancy in routing between flight plans and </w:t>
      </w:r>
      <w:r w:rsidR="00A33205" w:rsidRPr="00A33205">
        <w:rPr>
          <w:rFonts w:ascii="Arial" w:hAnsi="Arial" w:cs="Arial"/>
          <w:color w:val="000000" w:themeColor="text1"/>
          <w:sz w:val="18"/>
          <w:szCs w:val="18"/>
        </w:rPr>
        <w:t>database or information in this</w:t>
      </w:r>
      <w:r w:rsidR="009F20A1" w:rsidRPr="00A33205">
        <w:rPr>
          <w:rFonts w:ascii="Arial" w:hAnsi="Arial" w:cs="Arial"/>
          <w:color w:val="000000" w:themeColor="text1"/>
          <w:sz w:val="18"/>
          <w:szCs w:val="18"/>
        </w:rPr>
        <w:t xml:space="preserve"> manual, the flight crews shall comply with the information provided in the flight plans.</w:t>
      </w:r>
    </w:p>
    <w:p w14:paraId="2F95F4EA" w14:textId="77777777" w:rsidR="00900B5C" w:rsidRDefault="00900B5C" w:rsidP="006E15F4">
      <w:pPr>
        <w:autoSpaceDE w:val="0"/>
        <w:autoSpaceDN w:val="0"/>
        <w:adjustRightInd w:val="0"/>
        <w:ind w:left="426" w:right="453" w:firstLine="294"/>
        <w:jc w:val="both"/>
        <w:rPr>
          <w:rFonts w:ascii="Arial" w:hAnsi="Arial" w:cs="Arial"/>
          <w:color w:val="FF0000"/>
          <w:sz w:val="18"/>
          <w:szCs w:val="18"/>
        </w:rPr>
      </w:pPr>
    </w:p>
    <w:p w14:paraId="446912BA" w14:textId="10315B43" w:rsidR="00900B5C" w:rsidRPr="00900B5C" w:rsidRDefault="00900B5C" w:rsidP="006E15F4">
      <w:pPr>
        <w:autoSpaceDE w:val="0"/>
        <w:autoSpaceDN w:val="0"/>
        <w:adjustRightInd w:val="0"/>
        <w:ind w:left="426" w:right="453" w:firstLine="294"/>
        <w:jc w:val="both"/>
        <w:rPr>
          <w:rFonts w:ascii="Arial" w:hAnsi="Arial" w:cs="Arial"/>
          <w:color w:val="FF0000"/>
          <w:sz w:val="18"/>
          <w:szCs w:val="18"/>
        </w:rPr>
        <w:sectPr w:rsidR="00900B5C" w:rsidRPr="00900B5C" w:rsidSect="00B474F8">
          <w:type w:val="continuous"/>
          <w:pgSz w:w="8959" w:h="11907" w:code="1"/>
          <w:pgMar w:top="284" w:right="284" w:bottom="244" w:left="284" w:header="284" w:footer="113" w:gutter="0"/>
          <w:cols w:space="720"/>
          <w:titlePg/>
          <w:docGrid w:linePitch="360"/>
        </w:sectPr>
      </w:pPr>
    </w:p>
    <w:p w14:paraId="6103B951" w14:textId="77777777" w:rsidR="00B474F8" w:rsidRDefault="0063237F" w:rsidP="00B474F8">
      <w:pPr>
        <w:autoSpaceDE w:val="0"/>
        <w:autoSpaceDN w:val="0"/>
        <w:adjustRightInd w:val="0"/>
        <w:ind w:right="453" w:firstLine="720"/>
        <w:jc w:val="both"/>
        <w:rPr>
          <w:rFonts w:ascii="Arial" w:hAnsi="Arial" w:cs="Arial"/>
          <w:b/>
          <w:sz w:val="18"/>
          <w:szCs w:val="18"/>
        </w:rPr>
        <w:sectPr w:rsidR="00B474F8" w:rsidSect="00B474F8">
          <w:headerReference w:type="default" r:id="rId11"/>
          <w:type w:val="continuous"/>
          <w:pgSz w:w="8959" w:h="11907" w:code="1"/>
          <w:pgMar w:top="284" w:right="284" w:bottom="244" w:left="284" w:header="284" w:footer="113" w:gutter="0"/>
          <w:pgNumType w:start="0"/>
          <w:cols w:space="720"/>
          <w:titlePg/>
          <w:docGrid w:linePitch="360"/>
        </w:sectPr>
      </w:pPr>
      <w:r w:rsidRPr="00B474F8">
        <w:rPr>
          <w:rFonts w:ascii="Arial" w:hAnsi="Arial" w:cs="Arial"/>
          <w:b/>
          <w:sz w:val="18"/>
          <w:szCs w:val="18"/>
        </w:rPr>
        <w:lastRenderedPageBreak/>
        <w:br w:type="page"/>
      </w:r>
    </w:p>
    <w:p w14:paraId="70C678A1" w14:textId="44BFE49E" w:rsidR="0063237F" w:rsidRDefault="0063237F" w:rsidP="00B474F8">
      <w:pPr>
        <w:pStyle w:val="Heading1"/>
        <w:spacing w:before="0"/>
        <w:ind w:firstLine="425"/>
        <w:rPr>
          <w:rFonts w:ascii="Arial" w:hAnsi="Arial" w:cs="Arial"/>
          <w:b/>
          <w:color w:val="000000" w:themeColor="text1"/>
          <w:sz w:val="18"/>
          <w:szCs w:val="18"/>
        </w:rPr>
      </w:pPr>
      <w:bookmarkStart w:id="7" w:name="_Toc184886235"/>
      <w:r w:rsidRPr="00B474F8">
        <w:rPr>
          <w:rFonts w:ascii="Arial" w:hAnsi="Arial" w:cs="Arial"/>
          <w:b/>
          <w:color w:val="000000" w:themeColor="text1"/>
          <w:sz w:val="18"/>
          <w:szCs w:val="18"/>
        </w:rPr>
        <w:lastRenderedPageBreak/>
        <w:t xml:space="preserve">3.3 </w:t>
      </w:r>
      <w:r w:rsidR="000072D1" w:rsidRPr="00B474F8">
        <w:rPr>
          <w:rFonts w:ascii="Arial" w:hAnsi="Arial" w:cs="Arial"/>
          <w:b/>
          <w:color w:val="000000" w:themeColor="text1"/>
          <w:sz w:val="18"/>
          <w:szCs w:val="18"/>
        </w:rPr>
        <w:t xml:space="preserve">STANDARD ROUTES AND </w:t>
      </w:r>
      <w:r w:rsidRPr="00B474F8">
        <w:rPr>
          <w:rFonts w:ascii="Arial" w:hAnsi="Arial" w:cs="Arial"/>
          <w:b/>
          <w:color w:val="000000" w:themeColor="text1"/>
          <w:sz w:val="18"/>
          <w:szCs w:val="18"/>
        </w:rPr>
        <w:t>RESTRICTIONS</w:t>
      </w:r>
      <w:bookmarkEnd w:id="7"/>
    </w:p>
    <w:p w14:paraId="10B24D01" w14:textId="17569F72" w:rsidR="00945F4E" w:rsidRPr="00945F4E" w:rsidRDefault="00945F4E" w:rsidP="00E73E88">
      <w:pPr>
        <w:pStyle w:val="Heading2"/>
        <w:ind w:firstLine="425"/>
      </w:pPr>
      <w:r w:rsidRPr="00B474F8">
        <w:rPr>
          <w:rFonts w:ascii="Arial" w:hAnsi="Arial" w:cs="Arial"/>
          <w:b/>
          <w:color w:val="000000" w:themeColor="text1"/>
          <w:sz w:val="18"/>
          <w:szCs w:val="18"/>
        </w:rPr>
        <w:t>3.3</w:t>
      </w:r>
      <w:r>
        <w:rPr>
          <w:rFonts w:ascii="Arial" w:hAnsi="Arial" w:cs="Arial"/>
          <w:b/>
          <w:color w:val="000000" w:themeColor="text1"/>
          <w:sz w:val="18"/>
          <w:szCs w:val="18"/>
        </w:rPr>
        <w:t>.1</w:t>
      </w:r>
      <w:r w:rsidRPr="00B474F8">
        <w:rPr>
          <w:rFonts w:ascii="Arial" w:hAnsi="Arial" w:cs="Arial"/>
          <w:b/>
          <w:color w:val="000000" w:themeColor="text1"/>
          <w:sz w:val="18"/>
          <w:szCs w:val="18"/>
        </w:rPr>
        <w:t xml:space="preserve"> </w:t>
      </w:r>
      <w:r w:rsidR="000021FB">
        <w:rPr>
          <w:rFonts w:ascii="Arial" w:hAnsi="Arial" w:cs="Arial"/>
          <w:b/>
          <w:color w:val="000000" w:themeColor="text1"/>
          <w:sz w:val="18"/>
          <w:szCs w:val="18"/>
        </w:rPr>
        <w:t xml:space="preserve">GENERAL </w:t>
      </w:r>
      <w:r w:rsidR="004014CF">
        <w:rPr>
          <w:rFonts w:ascii="Arial" w:hAnsi="Arial" w:cs="Arial"/>
          <w:b/>
          <w:color w:val="000000" w:themeColor="text1"/>
          <w:sz w:val="18"/>
          <w:szCs w:val="18"/>
        </w:rPr>
        <w:t>INFORMATION</w:t>
      </w:r>
    </w:p>
    <w:p w14:paraId="7A5B6D02" w14:textId="38751578" w:rsidR="000072D1" w:rsidRPr="00B474F8" w:rsidRDefault="00420DB9" w:rsidP="000021FB">
      <w:pPr>
        <w:spacing w:line="259" w:lineRule="auto"/>
        <w:ind w:right="-357" w:firstLine="720"/>
        <w:jc w:val="both"/>
        <w:rPr>
          <w:rFonts w:ascii="Arial" w:hAnsi="Arial" w:cs="Arial"/>
          <w:bCs/>
          <w:sz w:val="18"/>
          <w:szCs w:val="18"/>
        </w:rPr>
      </w:pPr>
      <w:r w:rsidRPr="00B474F8">
        <w:rPr>
          <w:rFonts w:ascii="Arial" w:hAnsi="Arial" w:cs="Arial"/>
          <w:bCs/>
          <w:sz w:val="18"/>
          <w:szCs w:val="18"/>
        </w:rPr>
        <w:t xml:space="preserve">City pairs, RVSM/PBN routes, and flight levels for each route will be listed </w:t>
      </w:r>
      <w:r w:rsidR="0013647F" w:rsidRPr="00B474F8">
        <w:rPr>
          <w:rFonts w:ascii="Arial" w:hAnsi="Arial" w:cs="Arial"/>
          <w:bCs/>
          <w:sz w:val="18"/>
          <w:szCs w:val="18"/>
        </w:rPr>
        <w:t xml:space="preserve">in </w:t>
      </w:r>
      <w:r w:rsidR="004014CF">
        <w:rPr>
          <w:rFonts w:ascii="Arial" w:hAnsi="Arial" w:cs="Arial"/>
          <w:bCs/>
          <w:sz w:val="18"/>
          <w:szCs w:val="18"/>
        </w:rPr>
        <w:t>section 3.3.2.</w:t>
      </w:r>
    </w:p>
    <w:p w14:paraId="6F58650F" w14:textId="17B815D4" w:rsidR="00E9155A" w:rsidRPr="00B474F8" w:rsidRDefault="0024209A" w:rsidP="00583913">
      <w:pPr>
        <w:spacing w:after="160" w:line="259" w:lineRule="auto"/>
        <w:ind w:right="-360" w:firstLine="720"/>
        <w:jc w:val="both"/>
        <w:rPr>
          <w:rFonts w:ascii="Arial" w:hAnsi="Arial" w:cs="Arial"/>
          <w:b/>
          <w:bCs/>
          <w:sz w:val="18"/>
          <w:szCs w:val="18"/>
          <w:u w:val="single"/>
        </w:rPr>
      </w:pPr>
      <w:r w:rsidRPr="00B474F8">
        <w:rPr>
          <w:rFonts w:ascii="Arial" w:hAnsi="Arial" w:cs="Arial"/>
          <w:b/>
          <w:bCs/>
          <w:noProof/>
          <w:sz w:val="18"/>
          <w:szCs w:val="18"/>
          <w:u w:val="single"/>
        </w:rPr>
        <mc:AlternateContent>
          <mc:Choice Requires="wps">
            <w:drawing>
              <wp:anchor distT="0" distB="0" distL="114300" distR="114300" simplePos="0" relativeHeight="251666432" behindDoc="0" locked="0" layoutInCell="1" allowOverlap="1" wp14:anchorId="1511F56F" wp14:editId="096CD636">
                <wp:simplePos x="0" y="0"/>
                <wp:positionH relativeFrom="column">
                  <wp:posOffset>1774825</wp:posOffset>
                </wp:positionH>
                <wp:positionV relativeFrom="paragraph">
                  <wp:posOffset>37971</wp:posOffset>
                </wp:positionV>
                <wp:extent cx="230304" cy="244444"/>
                <wp:effectExtent l="0" t="0" r="0" b="3810"/>
                <wp:wrapNone/>
                <wp:docPr id="6" name="Text Box 6"/>
                <wp:cNvGraphicFramePr/>
                <a:graphic xmlns:a="http://schemas.openxmlformats.org/drawingml/2006/main">
                  <a:graphicData uri="http://schemas.microsoft.com/office/word/2010/wordprocessingShape">
                    <wps:wsp>
                      <wps:cNvSpPr txBox="1"/>
                      <wps:spPr>
                        <a:xfrm>
                          <a:off x="0" y="0"/>
                          <a:ext cx="230304" cy="244444"/>
                        </a:xfrm>
                        <a:prstGeom prst="rect">
                          <a:avLst/>
                        </a:prstGeom>
                        <a:noFill/>
                        <a:ln w="6350">
                          <a:noFill/>
                        </a:ln>
                      </wps:spPr>
                      <wps:txbx>
                        <w:txbxContent>
                          <w:p w14:paraId="35C32920" w14:textId="245B298F" w:rsidR="000912F0" w:rsidRPr="00B474F8" w:rsidRDefault="000912F0" w:rsidP="00583913">
                            <w:pPr>
                              <w:jc w:val="center"/>
                              <w:rPr>
                                <w:rFonts w:ascii="Arial" w:hAnsi="Arial" w:cs="Arial"/>
                                <w:sz w:val="16"/>
                                <w:szCs w:val="26"/>
                              </w:rPr>
                            </w:pPr>
                            <w:r w:rsidRPr="00B474F8">
                              <w:rPr>
                                <w:rFonts w:ascii="Arial" w:hAnsi="Arial" w:cs="Arial"/>
                                <w:sz w:val="16"/>
                                <w:szCs w:val="2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11F56F" id="_x0000_t202" coordsize="21600,21600" o:spt="202" path="m,l,21600r21600,l21600,xe">
                <v:stroke joinstyle="miter"/>
                <v:path gradientshapeok="t" o:connecttype="rect"/>
              </v:shapetype>
              <v:shape id="Text Box 6" o:spid="_x0000_s1026" type="#_x0000_t202" style="position:absolute;left:0;text-align:left;margin-left:139.75pt;margin-top:3pt;width:18.15pt;height:19.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" filled="f" stroked="f" strokeweight=".5pt">
                <v:textbox>
                  <w:txbxContent>
                    <w:p w14:paraId="35C32920" w14:textId="245B298F" w:rsidR="000912F0" w:rsidRPr="00B474F8" w:rsidRDefault="000912F0" w:rsidP="00583913">
                      <w:pPr>
                        <w:jc w:val="center"/>
                        <w:rPr>
                          <w:rFonts w:ascii="Arial" w:hAnsi="Arial" w:cs="Arial"/>
                          <w:sz w:val="16"/>
                          <w:szCs w:val="26"/>
                        </w:rPr>
                      </w:pPr>
                      <w:r w:rsidRPr="00B474F8">
                        <w:rPr>
                          <w:rFonts w:ascii="Arial" w:hAnsi="Arial" w:cs="Arial"/>
                          <w:sz w:val="16"/>
                          <w:szCs w:val="26"/>
                        </w:rPr>
                        <w:t>2</w:t>
                      </w:r>
                    </w:p>
                  </w:txbxContent>
                </v:textbox>
              </v:shape>
            </w:pict>
          </mc:Fallback>
        </mc:AlternateContent>
      </w:r>
      <w:r w:rsidR="00B474F8" w:rsidRPr="00B474F8">
        <w:rPr>
          <w:rFonts w:ascii="Arial" w:hAnsi="Arial" w:cs="Arial"/>
          <w:b/>
          <w:bCs/>
          <w:noProof/>
          <w:sz w:val="18"/>
          <w:szCs w:val="18"/>
          <w:u w:val="single"/>
        </w:rPr>
        <mc:AlternateContent>
          <mc:Choice Requires="wps">
            <w:drawing>
              <wp:anchor distT="0" distB="0" distL="114300" distR="114300" simplePos="0" relativeHeight="251664384" behindDoc="0" locked="0" layoutInCell="1" allowOverlap="1" wp14:anchorId="1D2C09CD" wp14:editId="5EB54C3E">
                <wp:simplePos x="0" y="0"/>
                <wp:positionH relativeFrom="column">
                  <wp:posOffset>920115</wp:posOffset>
                </wp:positionH>
                <wp:positionV relativeFrom="paragraph">
                  <wp:posOffset>64135</wp:posOffset>
                </wp:positionV>
                <wp:extent cx="230304" cy="244444"/>
                <wp:effectExtent l="0" t="0" r="0" b="3810"/>
                <wp:wrapNone/>
                <wp:docPr id="5" name="Text Box 5"/>
                <wp:cNvGraphicFramePr/>
                <a:graphic xmlns:a="http://schemas.openxmlformats.org/drawingml/2006/main">
                  <a:graphicData uri="http://schemas.microsoft.com/office/word/2010/wordprocessingShape">
                    <wps:wsp>
                      <wps:cNvSpPr txBox="1"/>
                      <wps:spPr>
                        <a:xfrm>
                          <a:off x="0" y="0"/>
                          <a:ext cx="230304" cy="244444"/>
                        </a:xfrm>
                        <a:prstGeom prst="rect">
                          <a:avLst/>
                        </a:prstGeom>
                        <a:noFill/>
                        <a:ln w="6350">
                          <a:noFill/>
                        </a:ln>
                      </wps:spPr>
                      <wps:txbx>
                        <w:txbxContent>
                          <w:p w14:paraId="0F47727A" w14:textId="06609E68" w:rsidR="000912F0" w:rsidRPr="00B474F8" w:rsidRDefault="000912F0" w:rsidP="0013647F">
                            <w:pPr>
                              <w:jc w:val="center"/>
                              <w:rPr>
                                <w:rFonts w:ascii="Arial" w:hAnsi="Arial" w:cs="Arial"/>
                                <w:sz w:val="16"/>
                                <w:szCs w:val="26"/>
                              </w:rPr>
                            </w:pPr>
                            <w:r w:rsidRPr="00B474F8">
                              <w:rPr>
                                <w:rFonts w:ascii="Arial" w:hAnsi="Arial" w:cs="Arial"/>
                                <w:sz w:val="16"/>
                                <w:szCs w:val="2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C09CD" id="Text Box 5" o:spid="_x0000_s1027" type="#_x0000_t202" style="position:absolute;left:0;text-align:left;margin-left:72.45pt;margin-top:5.05pt;width:18.15pt;height:1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" filled="f" stroked="f" strokeweight=".5pt">
                <v:textbox>
                  <w:txbxContent>
                    <w:p w14:paraId="0F47727A" w14:textId="06609E68" w:rsidR="000912F0" w:rsidRPr="00B474F8" w:rsidRDefault="000912F0" w:rsidP="0013647F">
                      <w:pPr>
                        <w:jc w:val="center"/>
                        <w:rPr>
                          <w:rFonts w:ascii="Arial" w:hAnsi="Arial" w:cs="Arial"/>
                          <w:sz w:val="16"/>
                          <w:szCs w:val="26"/>
                        </w:rPr>
                      </w:pPr>
                      <w:r w:rsidRPr="00B474F8">
                        <w:rPr>
                          <w:rFonts w:ascii="Arial" w:hAnsi="Arial" w:cs="Arial"/>
                          <w:sz w:val="16"/>
                          <w:szCs w:val="26"/>
                        </w:rPr>
                        <w:t>1</w:t>
                      </w:r>
                    </w:p>
                  </w:txbxContent>
                </v:textbox>
              </v:shape>
            </w:pict>
          </mc:Fallback>
        </mc:AlternateContent>
      </w:r>
      <w:r w:rsidR="00B474F8" w:rsidRPr="00B474F8">
        <w:rPr>
          <w:rFonts w:ascii="Arial" w:hAnsi="Arial" w:cs="Arial"/>
          <w:bCs/>
          <w:noProof/>
          <w:sz w:val="18"/>
          <w:szCs w:val="18"/>
        </w:rPr>
        <mc:AlternateContent>
          <mc:Choice Requires="wps">
            <w:drawing>
              <wp:anchor distT="0" distB="0" distL="114300" distR="114300" simplePos="0" relativeHeight="251659264" behindDoc="0" locked="0" layoutInCell="1" allowOverlap="1" wp14:anchorId="5F4E7613" wp14:editId="3DE72C0F">
                <wp:simplePos x="0" y="0"/>
                <wp:positionH relativeFrom="column">
                  <wp:posOffset>845185</wp:posOffset>
                </wp:positionH>
                <wp:positionV relativeFrom="paragraph">
                  <wp:posOffset>219075</wp:posOffset>
                </wp:positionV>
                <wp:extent cx="257810" cy="184785"/>
                <wp:effectExtent l="0" t="0" r="27940" b="24765"/>
                <wp:wrapNone/>
                <wp:docPr id="1" name="Rectangle 1"/>
                <wp:cNvGraphicFramePr/>
                <a:graphic xmlns:a="http://schemas.openxmlformats.org/drawingml/2006/main">
                  <a:graphicData uri="http://schemas.microsoft.com/office/word/2010/wordprocessingShape">
                    <wps:wsp>
                      <wps:cNvSpPr/>
                      <wps:spPr>
                        <a:xfrm>
                          <a:off x="0" y="0"/>
                          <a:ext cx="257810" cy="184785"/>
                        </a:xfrm>
                        <a:prstGeom prst="rect">
                          <a:avLst/>
                        </a:prstGeom>
                        <a:noFill/>
                        <a:ln w="19050">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B52B4BA" id="Rectangle 1" o:spid="_x0000_s1026" style="position:absolute;margin-left:66.55pt;margin-top:17.25pt;width:20.3pt;height:14.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" filled="f" strokecolor="#f4b083 [1941]" strokeweight="1.5pt"/>
            </w:pict>
          </mc:Fallback>
        </mc:AlternateContent>
      </w:r>
      <w:r w:rsidR="00B474F8" w:rsidRPr="00B474F8">
        <w:rPr>
          <w:rFonts w:ascii="Arial" w:hAnsi="Arial" w:cs="Arial"/>
          <w:bCs/>
          <w:noProof/>
          <w:sz w:val="18"/>
          <w:szCs w:val="18"/>
        </w:rPr>
        <mc:AlternateContent>
          <mc:Choice Requires="wps">
            <w:drawing>
              <wp:anchor distT="0" distB="0" distL="114300" distR="114300" simplePos="0" relativeHeight="251661312" behindDoc="0" locked="0" layoutInCell="1" allowOverlap="1" wp14:anchorId="4EBF7236" wp14:editId="79CCC178">
                <wp:simplePos x="0" y="0"/>
                <wp:positionH relativeFrom="column">
                  <wp:posOffset>1155065</wp:posOffset>
                </wp:positionH>
                <wp:positionV relativeFrom="paragraph">
                  <wp:posOffset>229870</wp:posOffset>
                </wp:positionV>
                <wp:extent cx="1043305" cy="167640"/>
                <wp:effectExtent l="0" t="0" r="23495" b="22860"/>
                <wp:wrapNone/>
                <wp:docPr id="2" name="Rectangle 2"/>
                <wp:cNvGraphicFramePr/>
                <a:graphic xmlns:a="http://schemas.openxmlformats.org/drawingml/2006/main">
                  <a:graphicData uri="http://schemas.microsoft.com/office/word/2010/wordprocessingShape">
                    <wps:wsp>
                      <wps:cNvSpPr/>
                      <wps:spPr>
                        <a:xfrm>
                          <a:off x="0" y="0"/>
                          <a:ext cx="1043305" cy="167640"/>
                        </a:xfrm>
                        <a:prstGeom prst="rect">
                          <a:avLst/>
                        </a:prstGeom>
                        <a:noFill/>
                        <a:ln w="19050">
                          <a:solidFill>
                            <a:schemeClr val="accent2">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865327B" id="Rectangle 2" o:spid="_x0000_s1026" style="position:absolute;margin-left:90.95pt;margin-top:18.1pt;width:82.15pt;height:13.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" filled="f" strokecolor="#f4b083 [1941]" strokeweight="1.5pt"/>
            </w:pict>
          </mc:Fallback>
        </mc:AlternateContent>
      </w:r>
      <w:r w:rsidR="004014CF">
        <w:rPr>
          <w:rFonts w:ascii="Arial" w:hAnsi="Arial" w:cs="Arial"/>
          <w:b/>
          <w:bCs/>
          <w:sz w:val="18"/>
          <w:szCs w:val="18"/>
          <w:u w:val="single"/>
        </w:rPr>
        <w:t xml:space="preserve">a) </w:t>
      </w:r>
      <w:r w:rsidR="00E9155A" w:rsidRPr="00B474F8">
        <w:rPr>
          <w:rFonts w:ascii="Arial" w:hAnsi="Arial" w:cs="Arial"/>
          <w:b/>
          <w:bCs/>
          <w:sz w:val="18"/>
          <w:szCs w:val="18"/>
          <w:u w:val="single"/>
        </w:rPr>
        <w:t>Decode</w:t>
      </w:r>
      <w:r w:rsidR="0013647F" w:rsidRPr="00B474F8">
        <w:rPr>
          <w:rFonts w:ascii="Arial" w:hAnsi="Arial" w:cs="Arial"/>
          <w:b/>
          <w:bCs/>
          <w:sz w:val="18"/>
          <w:szCs w:val="18"/>
          <w:u w:val="single"/>
        </w:rPr>
        <w:t xml:space="preserve"> Header:</w:t>
      </w:r>
    </w:p>
    <w:tbl>
      <w:tblPr>
        <w:tblStyle w:val="TableGrid12"/>
        <w:tblW w:w="5103" w:type="dxa"/>
        <w:tblInd w:w="1071" w:type="dxa"/>
        <w:tblLayout w:type="fixed"/>
        <w:tblLook w:val="04A0" w:firstRow="1" w:lastRow="0" w:firstColumn="1" w:lastColumn="0" w:noHBand="0" w:noVBand="1"/>
      </w:tblPr>
      <w:tblGrid>
        <w:gridCol w:w="5103"/>
      </w:tblGrid>
      <w:tr w:rsidR="0013647F" w:rsidRPr="00B474F8" w14:paraId="7ABE7534" w14:textId="77777777" w:rsidTr="00B474F8">
        <w:tc>
          <w:tcPr>
            <w:tcW w:w="5103" w:type="dxa"/>
            <w:shd w:val="clear" w:color="auto" w:fill="262626" w:themeFill="text1" w:themeFillTint="D9"/>
          </w:tcPr>
          <w:p w14:paraId="7B049B15" w14:textId="31F178E7" w:rsidR="0013647F" w:rsidRPr="00B474F8" w:rsidRDefault="0013647F" w:rsidP="00D80BB0">
            <w:pPr>
              <w:pStyle w:val="ListParagraph"/>
              <w:numPr>
                <w:ilvl w:val="0"/>
                <w:numId w:val="3"/>
              </w:numPr>
              <w:autoSpaceDE w:val="0"/>
              <w:autoSpaceDN w:val="0"/>
              <w:adjustRightInd w:val="0"/>
              <w:jc w:val="both"/>
              <w:rPr>
                <w:rFonts w:ascii="Arial" w:hAnsi="Arial" w:cs="Arial"/>
                <w:b/>
                <w:color w:val="31CE6B"/>
                <w:sz w:val="18"/>
                <w:szCs w:val="18"/>
              </w:rPr>
            </w:pPr>
            <w:r w:rsidRPr="00B474F8">
              <w:rPr>
                <w:rFonts w:ascii="Arial" w:hAnsi="Arial" w:cs="Arial"/>
                <w:b/>
                <w:color w:val="FFFFFF" w:themeColor="background1"/>
                <w:sz w:val="18"/>
                <w:szCs w:val="18"/>
              </w:rPr>
              <w:t xml:space="preserve">SGN – SFO – SGN </w:t>
            </w:r>
          </w:p>
        </w:tc>
      </w:tr>
    </w:tbl>
    <w:p w14:paraId="1E42C44B" w14:textId="7E31BD4E" w:rsidR="00583913" w:rsidRPr="00B474F8" w:rsidRDefault="00583913" w:rsidP="004014CF">
      <w:pPr>
        <w:pStyle w:val="ListParagraph"/>
        <w:numPr>
          <w:ilvl w:val="0"/>
          <w:numId w:val="4"/>
        </w:numPr>
        <w:spacing w:before="120" w:after="160" w:line="259" w:lineRule="auto"/>
        <w:ind w:left="714" w:right="-357" w:firstLine="420"/>
        <w:jc w:val="both"/>
        <w:rPr>
          <w:rFonts w:ascii="Arial" w:hAnsi="Arial" w:cs="Arial"/>
          <w:bCs/>
          <w:i/>
          <w:sz w:val="18"/>
          <w:szCs w:val="18"/>
        </w:rPr>
      </w:pPr>
      <w:r w:rsidRPr="00B474F8">
        <w:rPr>
          <w:rFonts w:ascii="Arial" w:hAnsi="Arial" w:cs="Arial"/>
          <w:bCs/>
          <w:i/>
          <w:sz w:val="18"/>
          <w:szCs w:val="18"/>
        </w:rPr>
        <w:t>Number ranked in the table</w:t>
      </w:r>
    </w:p>
    <w:p w14:paraId="2EA440B6" w14:textId="138CAA66" w:rsidR="00583913" w:rsidRPr="00B474F8" w:rsidRDefault="00583913" w:rsidP="004014CF">
      <w:pPr>
        <w:pStyle w:val="ListParagraph"/>
        <w:numPr>
          <w:ilvl w:val="0"/>
          <w:numId w:val="4"/>
        </w:numPr>
        <w:spacing w:after="160" w:line="259" w:lineRule="auto"/>
        <w:ind w:right="-360" w:firstLine="420"/>
        <w:jc w:val="both"/>
        <w:rPr>
          <w:rFonts w:ascii="Arial" w:hAnsi="Arial" w:cs="Arial"/>
          <w:bCs/>
          <w:i/>
          <w:sz w:val="18"/>
          <w:szCs w:val="18"/>
        </w:rPr>
      </w:pPr>
      <w:r w:rsidRPr="00B474F8">
        <w:rPr>
          <w:rFonts w:ascii="Arial" w:hAnsi="Arial" w:cs="Arial"/>
          <w:bCs/>
          <w:i/>
          <w:sz w:val="18"/>
          <w:szCs w:val="18"/>
        </w:rPr>
        <w:t>Name of city pairs in IATA code</w:t>
      </w:r>
    </w:p>
    <w:p w14:paraId="0CE0C7E4" w14:textId="2F532352" w:rsidR="0013647F" w:rsidRPr="00B474F8" w:rsidRDefault="004014CF" w:rsidP="00583913">
      <w:pPr>
        <w:spacing w:after="160" w:line="259" w:lineRule="auto"/>
        <w:ind w:right="-360" w:firstLine="720"/>
        <w:jc w:val="both"/>
        <w:rPr>
          <w:rFonts w:ascii="Arial" w:hAnsi="Arial" w:cs="Arial"/>
          <w:b/>
          <w:bCs/>
          <w:sz w:val="18"/>
          <w:szCs w:val="18"/>
          <w:u w:val="single"/>
        </w:rPr>
      </w:pPr>
      <w:r>
        <w:rPr>
          <w:rFonts w:ascii="Arial" w:hAnsi="Arial" w:cs="Arial"/>
          <w:b/>
          <w:bCs/>
          <w:sz w:val="18"/>
          <w:szCs w:val="18"/>
          <w:u w:val="single"/>
        </w:rPr>
        <w:t xml:space="preserve">b) </w:t>
      </w:r>
      <w:r w:rsidR="00D80BB0" w:rsidRPr="00B474F8">
        <w:rPr>
          <w:rFonts w:ascii="Arial" w:hAnsi="Arial" w:cs="Arial"/>
          <w:b/>
          <w:bCs/>
          <w:sz w:val="18"/>
          <w:szCs w:val="18"/>
          <w:u w:val="single"/>
        </w:rPr>
        <w:t>Header</w:t>
      </w:r>
      <w:r w:rsidR="00583913" w:rsidRPr="00B474F8">
        <w:rPr>
          <w:rFonts w:ascii="Arial" w:hAnsi="Arial" w:cs="Arial"/>
          <w:b/>
          <w:bCs/>
          <w:sz w:val="18"/>
          <w:szCs w:val="18"/>
          <w:u w:val="single"/>
        </w:rPr>
        <w:t xml:space="preserve"> Guide:</w:t>
      </w:r>
    </w:p>
    <w:p w14:paraId="4E200273" w14:textId="1EA93302" w:rsidR="008547E9" w:rsidRPr="008547E9" w:rsidRDefault="008547E9" w:rsidP="008547E9">
      <w:pPr>
        <w:pStyle w:val="Caption"/>
        <w:keepNext/>
        <w:spacing w:before="120" w:after="120"/>
        <w:jc w:val="center"/>
        <w:rPr>
          <w:rFonts w:ascii="Arial" w:hAnsi="Arial" w:cs="Arial"/>
          <w:b/>
          <w:bCs/>
          <w:color w:val="000000" w:themeColor="text1"/>
        </w:rPr>
      </w:pPr>
      <w:r w:rsidRPr="008547E9">
        <w:rPr>
          <w:rFonts w:ascii="Arial" w:hAnsi="Arial" w:cs="Arial"/>
          <w:b/>
          <w:bCs/>
          <w:color w:val="000000" w:themeColor="text1"/>
        </w:rPr>
        <w:t>Table 3-1:</w:t>
      </w:r>
      <w:r>
        <w:rPr>
          <w:rFonts w:ascii="Arial" w:hAnsi="Arial" w:cs="Arial"/>
          <w:b/>
          <w:bCs/>
          <w:color w:val="000000" w:themeColor="text1"/>
        </w:rPr>
        <w:t xml:space="preserve"> Header Description</w:t>
      </w:r>
      <w:r w:rsidRPr="008547E9">
        <w:rPr>
          <w:rFonts w:ascii="Arial" w:hAnsi="Arial" w:cs="Arial"/>
          <w:b/>
          <w:bCs/>
          <w:color w:val="000000" w:themeColor="text1"/>
        </w:rPr>
        <w:t xml:space="preserve"> </w:t>
      </w:r>
    </w:p>
    <w:tbl>
      <w:tblPr>
        <w:tblStyle w:val="TableGrid"/>
        <w:tblW w:w="7065" w:type="dxa"/>
        <w:jc w:val="center"/>
        <w:tblLook w:val="04A0" w:firstRow="1" w:lastRow="0" w:firstColumn="1" w:lastColumn="0" w:noHBand="0" w:noVBand="1"/>
      </w:tblPr>
      <w:tblGrid>
        <w:gridCol w:w="1838"/>
        <w:gridCol w:w="1843"/>
        <w:gridCol w:w="3384"/>
      </w:tblGrid>
      <w:tr w:rsidR="00E9155A" w:rsidRPr="00B474F8" w14:paraId="52F75344" w14:textId="4A760F57" w:rsidTr="00B474F8">
        <w:trPr>
          <w:jc w:val="center"/>
        </w:trPr>
        <w:tc>
          <w:tcPr>
            <w:tcW w:w="1838" w:type="dxa"/>
            <w:vAlign w:val="center"/>
          </w:tcPr>
          <w:p w14:paraId="6893F5D9" w14:textId="77777777" w:rsidR="00E92A4B" w:rsidRDefault="00E92A4B" w:rsidP="00E92A4B">
            <w:pPr>
              <w:ind w:right="-113"/>
              <w:jc w:val="center"/>
              <w:rPr>
                <w:rFonts w:ascii="Arial" w:hAnsi="Arial" w:cs="Arial"/>
                <w:b/>
                <w:bCs/>
                <w:sz w:val="18"/>
                <w:szCs w:val="18"/>
              </w:rPr>
            </w:pPr>
            <w:r>
              <w:rPr>
                <w:rFonts w:ascii="Arial" w:hAnsi="Arial" w:cs="Arial"/>
                <w:b/>
                <w:bCs/>
                <w:sz w:val="18"/>
                <w:szCs w:val="18"/>
              </w:rPr>
              <w:t xml:space="preserve">Destination </w:t>
            </w:r>
          </w:p>
          <w:p w14:paraId="6DECF21E" w14:textId="51489549" w:rsidR="00E9155A" w:rsidRPr="00B474F8" w:rsidRDefault="00E9155A" w:rsidP="00E92A4B">
            <w:pPr>
              <w:ind w:right="-113"/>
              <w:jc w:val="center"/>
              <w:rPr>
                <w:rFonts w:ascii="Arial" w:hAnsi="Arial" w:cs="Arial"/>
                <w:b/>
                <w:bCs/>
                <w:sz w:val="18"/>
                <w:szCs w:val="18"/>
              </w:rPr>
            </w:pPr>
            <w:r w:rsidRPr="00B474F8">
              <w:rPr>
                <w:rFonts w:ascii="Arial" w:hAnsi="Arial" w:cs="Arial"/>
                <w:b/>
                <w:bCs/>
                <w:sz w:val="18"/>
                <w:szCs w:val="18"/>
              </w:rPr>
              <w:t>Area Operation</w:t>
            </w:r>
          </w:p>
        </w:tc>
        <w:tc>
          <w:tcPr>
            <w:tcW w:w="1843" w:type="dxa"/>
            <w:vAlign w:val="center"/>
          </w:tcPr>
          <w:p w14:paraId="36115BB1" w14:textId="1947AA18" w:rsidR="00E9155A" w:rsidRPr="00B474F8" w:rsidRDefault="00E9155A" w:rsidP="00B474F8">
            <w:pPr>
              <w:spacing w:after="160" w:line="259" w:lineRule="auto"/>
              <w:ind w:right="-105"/>
              <w:jc w:val="center"/>
              <w:rPr>
                <w:rFonts w:ascii="Arial" w:hAnsi="Arial" w:cs="Arial"/>
                <w:b/>
                <w:bCs/>
                <w:sz w:val="18"/>
                <w:szCs w:val="18"/>
              </w:rPr>
            </w:pPr>
            <w:r w:rsidRPr="00B474F8">
              <w:rPr>
                <w:rFonts w:ascii="Arial" w:hAnsi="Arial" w:cs="Arial"/>
                <w:b/>
                <w:bCs/>
                <w:sz w:val="18"/>
                <w:szCs w:val="18"/>
              </w:rPr>
              <w:t>N</w:t>
            </w:r>
            <w:r w:rsidR="008A3174" w:rsidRPr="00B474F8">
              <w:rPr>
                <w:rFonts w:ascii="Arial" w:hAnsi="Arial" w:cs="Arial"/>
                <w:b/>
                <w:bCs/>
                <w:sz w:val="18"/>
                <w:szCs w:val="18"/>
              </w:rPr>
              <w:t>umber rank</w:t>
            </w:r>
          </w:p>
        </w:tc>
        <w:tc>
          <w:tcPr>
            <w:tcW w:w="3384" w:type="dxa"/>
            <w:vAlign w:val="center"/>
          </w:tcPr>
          <w:p w14:paraId="2E374B95" w14:textId="4173760B" w:rsidR="00E9155A" w:rsidRPr="00B474F8" w:rsidRDefault="0013647F" w:rsidP="00B474F8">
            <w:pPr>
              <w:spacing w:after="160" w:line="259" w:lineRule="auto"/>
              <w:ind w:right="-124"/>
              <w:jc w:val="center"/>
              <w:rPr>
                <w:rFonts w:ascii="Arial" w:hAnsi="Arial" w:cs="Arial"/>
                <w:b/>
                <w:bCs/>
                <w:sz w:val="18"/>
                <w:szCs w:val="18"/>
              </w:rPr>
            </w:pPr>
            <w:r w:rsidRPr="00B474F8">
              <w:rPr>
                <w:rFonts w:ascii="Arial" w:hAnsi="Arial" w:cs="Arial"/>
                <w:b/>
                <w:bCs/>
                <w:sz w:val="18"/>
                <w:szCs w:val="18"/>
              </w:rPr>
              <w:t xml:space="preserve">Header </w:t>
            </w:r>
            <w:r w:rsidR="00E9155A" w:rsidRPr="00B474F8">
              <w:rPr>
                <w:rFonts w:ascii="Arial" w:hAnsi="Arial" w:cs="Arial"/>
                <w:b/>
                <w:bCs/>
                <w:sz w:val="18"/>
                <w:szCs w:val="18"/>
              </w:rPr>
              <w:t>Color</w:t>
            </w:r>
          </w:p>
        </w:tc>
      </w:tr>
      <w:tr w:rsidR="00E9155A" w:rsidRPr="00B474F8" w14:paraId="439DFBF3" w14:textId="1A5B57D7" w:rsidTr="009C5CF5">
        <w:trPr>
          <w:jc w:val="center"/>
        </w:trPr>
        <w:tc>
          <w:tcPr>
            <w:tcW w:w="1838" w:type="dxa"/>
            <w:vAlign w:val="center"/>
          </w:tcPr>
          <w:p w14:paraId="754239DB" w14:textId="03ABE853" w:rsidR="00E9155A" w:rsidRPr="00B474F8" w:rsidRDefault="00E9155A" w:rsidP="009C5CF5">
            <w:pPr>
              <w:spacing w:line="259" w:lineRule="auto"/>
              <w:ind w:right="-104"/>
              <w:jc w:val="center"/>
              <w:rPr>
                <w:rFonts w:ascii="Arial" w:hAnsi="Arial" w:cs="Arial"/>
                <w:bCs/>
                <w:sz w:val="18"/>
                <w:szCs w:val="18"/>
              </w:rPr>
            </w:pPr>
            <w:r w:rsidRPr="00B474F8">
              <w:rPr>
                <w:rFonts w:ascii="Arial" w:hAnsi="Arial" w:cs="Arial"/>
                <w:bCs/>
                <w:sz w:val="18"/>
                <w:szCs w:val="18"/>
              </w:rPr>
              <w:t>North American</w:t>
            </w:r>
          </w:p>
        </w:tc>
        <w:tc>
          <w:tcPr>
            <w:tcW w:w="1843" w:type="dxa"/>
            <w:vAlign w:val="center"/>
          </w:tcPr>
          <w:p w14:paraId="08B284D1" w14:textId="74FC6CC0" w:rsidR="00E9155A" w:rsidRPr="00B474F8" w:rsidRDefault="00E9155A" w:rsidP="009C5CF5">
            <w:pPr>
              <w:spacing w:line="259" w:lineRule="auto"/>
              <w:jc w:val="center"/>
              <w:rPr>
                <w:rFonts w:ascii="Arial" w:hAnsi="Arial" w:cs="Arial"/>
                <w:bCs/>
                <w:sz w:val="18"/>
                <w:szCs w:val="18"/>
              </w:rPr>
            </w:pPr>
            <w:r w:rsidRPr="00B474F8">
              <w:rPr>
                <w:rFonts w:ascii="Arial" w:hAnsi="Arial" w:cs="Arial"/>
                <w:bCs/>
                <w:sz w:val="18"/>
                <w:szCs w:val="18"/>
              </w:rPr>
              <w:t>1</w:t>
            </w:r>
          </w:p>
        </w:tc>
        <w:tc>
          <w:tcPr>
            <w:tcW w:w="3384" w:type="dxa"/>
            <w:shd w:val="clear" w:color="auto" w:fill="262626" w:themeFill="text1" w:themeFillTint="D9"/>
          </w:tcPr>
          <w:p w14:paraId="3D459C3C" w14:textId="77777777" w:rsidR="00E9155A" w:rsidRPr="00B474F8" w:rsidRDefault="00E9155A" w:rsidP="00B474F8">
            <w:pPr>
              <w:spacing w:after="160" w:line="259" w:lineRule="auto"/>
              <w:ind w:right="1875"/>
              <w:jc w:val="center"/>
              <w:rPr>
                <w:rFonts w:ascii="Arial" w:hAnsi="Arial" w:cs="Arial"/>
                <w:bCs/>
                <w:sz w:val="18"/>
                <w:szCs w:val="18"/>
              </w:rPr>
            </w:pPr>
          </w:p>
        </w:tc>
      </w:tr>
      <w:tr w:rsidR="00E9155A" w:rsidRPr="00B474F8" w14:paraId="67233981" w14:textId="32878E6D" w:rsidTr="009C5CF5">
        <w:trPr>
          <w:jc w:val="center"/>
        </w:trPr>
        <w:tc>
          <w:tcPr>
            <w:tcW w:w="1838" w:type="dxa"/>
            <w:vAlign w:val="center"/>
          </w:tcPr>
          <w:p w14:paraId="1ED771B2" w14:textId="480D2A4F" w:rsidR="00E9155A" w:rsidRPr="00B474F8" w:rsidRDefault="00E9155A" w:rsidP="009C5CF5">
            <w:pPr>
              <w:spacing w:line="259" w:lineRule="auto"/>
              <w:ind w:right="-104"/>
              <w:jc w:val="center"/>
              <w:rPr>
                <w:rFonts w:ascii="Arial" w:hAnsi="Arial" w:cs="Arial"/>
                <w:bCs/>
                <w:sz w:val="18"/>
                <w:szCs w:val="18"/>
              </w:rPr>
            </w:pPr>
            <w:r w:rsidRPr="00B474F8">
              <w:rPr>
                <w:rFonts w:ascii="Arial" w:hAnsi="Arial" w:cs="Arial"/>
                <w:bCs/>
                <w:sz w:val="18"/>
                <w:szCs w:val="18"/>
              </w:rPr>
              <w:t>Europe</w:t>
            </w:r>
          </w:p>
        </w:tc>
        <w:tc>
          <w:tcPr>
            <w:tcW w:w="1843" w:type="dxa"/>
            <w:vAlign w:val="center"/>
          </w:tcPr>
          <w:p w14:paraId="4A317A07" w14:textId="6EE8111F" w:rsidR="00E9155A" w:rsidRPr="00B474F8" w:rsidRDefault="00E9155A" w:rsidP="009C5CF5">
            <w:pPr>
              <w:spacing w:line="259" w:lineRule="auto"/>
              <w:jc w:val="center"/>
              <w:rPr>
                <w:rFonts w:ascii="Arial" w:hAnsi="Arial" w:cs="Arial"/>
                <w:bCs/>
                <w:sz w:val="18"/>
                <w:szCs w:val="18"/>
              </w:rPr>
            </w:pPr>
            <w:r w:rsidRPr="00B474F8">
              <w:rPr>
                <w:rFonts w:ascii="Arial" w:hAnsi="Arial" w:cs="Arial"/>
                <w:bCs/>
                <w:sz w:val="18"/>
                <w:szCs w:val="18"/>
              </w:rPr>
              <w:t>2-13</w:t>
            </w:r>
          </w:p>
        </w:tc>
        <w:tc>
          <w:tcPr>
            <w:tcW w:w="3384" w:type="dxa"/>
            <w:shd w:val="clear" w:color="auto" w:fill="0070C0"/>
          </w:tcPr>
          <w:p w14:paraId="156FC344" w14:textId="77777777" w:rsidR="00E9155A" w:rsidRPr="00B474F8" w:rsidRDefault="00E9155A" w:rsidP="00B474F8">
            <w:pPr>
              <w:spacing w:after="160" w:line="259" w:lineRule="auto"/>
              <w:ind w:right="1875"/>
              <w:jc w:val="center"/>
              <w:rPr>
                <w:rFonts w:ascii="Arial" w:hAnsi="Arial" w:cs="Arial"/>
                <w:bCs/>
                <w:sz w:val="18"/>
                <w:szCs w:val="18"/>
              </w:rPr>
            </w:pPr>
          </w:p>
        </w:tc>
      </w:tr>
      <w:tr w:rsidR="00E9155A" w:rsidRPr="00B474F8" w14:paraId="2028988F" w14:textId="7BA2CF1B" w:rsidTr="009C5CF5">
        <w:trPr>
          <w:jc w:val="center"/>
        </w:trPr>
        <w:tc>
          <w:tcPr>
            <w:tcW w:w="1838" w:type="dxa"/>
            <w:vAlign w:val="center"/>
          </w:tcPr>
          <w:p w14:paraId="4D61F755" w14:textId="4019BD3D" w:rsidR="00E9155A" w:rsidRPr="00B474F8" w:rsidRDefault="00E9155A" w:rsidP="009C5CF5">
            <w:pPr>
              <w:spacing w:line="259" w:lineRule="auto"/>
              <w:ind w:right="-104"/>
              <w:jc w:val="center"/>
              <w:rPr>
                <w:rFonts w:ascii="Arial" w:hAnsi="Arial" w:cs="Arial"/>
                <w:bCs/>
                <w:sz w:val="18"/>
                <w:szCs w:val="18"/>
              </w:rPr>
            </w:pPr>
            <w:r w:rsidRPr="00B474F8">
              <w:rPr>
                <w:rFonts w:ascii="Arial" w:hAnsi="Arial" w:cs="Arial"/>
                <w:bCs/>
                <w:sz w:val="18"/>
                <w:szCs w:val="18"/>
              </w:rPr>
              <w:t>Australia</w:t>
            </w:r>
          </w:p>
        </w:tc>
        <w:tc>
          <w:tcPr>
            <w:tcW w:w="1843" w:type="dxa"/>
            <w:vAlign w:val="center"/>
          </w:tcPr>
          <w:p w14:paraId="425A602E" w14:textId="3C4E2F0E" w:rsidR="00E9155A" w:rsidRPr="00B474F8" w:rsidRDefault="00E9155A" w:rsidP="009C5CF5">
            <w:pPr>
              <w:spacing w:line="259" w:lineRule="auto"/>
              <w:jc w:val="center"/>
              <w:rPr>
                <w:rFonts w:ascii="Arial" w:hAnsi="Arial" w:cs="Arial"/>
                <w:bCs/>
                <w:sz w:val="18"/>
                <w:szCs w:val="18"/>
              </w:rPr>
            </w:pPr>
            <w:r w:rsidRPr="00B474F8">
              <w:rPr>
                <w:rFonts w:ascii="Arial" w:hAnsi="Arial" w:cs="Arial"/>
                <w:bCs/>
                <w:sz w:val="18"/>
                <w:szCs w:val="18"/>
              </w:rPr>
              <w:t>14-19</w:t>
            </w:r>
          </w:p>
        </w:tc>
        <w:tc>
          <w:tcPr>
            <w:tcW w:w="3384" w:type="dxa"/>
            <w:shd w:val="clear" w:color="auto" w:fill="538135" w:themeFill="accent6" w:themeFillShade="BF"/>
          </w:tcPr>
          <w:p w14:paraId="2FF042FC" w14:textId="77777777" w:rsidR="00E9155A" w:rsidRPr="00B474F8" w:rsidRDefault="00E9155A" w:rsidP="00B474F8">
            <w:pPr>
              <w:spacing w:after="160" w:line="259" w:lineRule="auto"/>
              <w:ind w:right="1875"/>
              <w:jc w:val="center"/>
              <w:rPr>
                <w:rFonts w:ascii="Arial" w:hAnsi="Arial" w:cs="Arial"/>
                <w:bCs/>
                <w:sz w:val="18"/>
                <w:szCs w:val="18"/>
              </w:rPr>
            </w:pPr>
          </w:p>
        </w:tc>
      </w:tr>
      <w:tr w:rsidR="00E9155A" w:rsidRPr="00B474F8" w14:paraId="75346C21" w14:textId="2F4680E9" w:rsidTr="009C5CF5">
        <w:trPr>
          <w:jc w:val="center"/>
        </w:trPr>
        <w:tc>
          <w:tcPr>
            <w:tcW w:w="1838" w:type="dxa"/>
            <w:vAlign w:val="center"/>
          </w:tcPr>
          <w:p w14:paraId="5071633D" w14:textId="7FD2681D" w:rsidR="00E9155A" w:rsidRPr="00B474F8" w:rsidRDefault="00E9155A" w:rsidP="009C5CF5">
            <w:pPr>
              <w:spacing w:line="259" w:lineRule="auto"/>
              <w:ind w:right="-104"/>
              <w:jc w:val="center"/>
              <w:rPr>
                <w:rFonts w:ascii="Arial" w:hAnsi="Arial" w:cs="Arial"/>
                <w:bCs/>
                <w:sz w:val="18"/>
                <w:szCs w:val="18"/>
              </w:rPr>
            </w:pPr>
            <w:r w:rsidRPr="00B474F8">
              <w:rPr>
                <w:rFonts w:ascii="Arial" w:hAnsi="Arial" w:cs="Arial"/>
                <w:bCs/>
                <w:sz w:val="18"/>
                <w:szCs w:val="18"/>
              </w:rPr>
              <w:t>Mid-East</w:t>
            </w:r>
          </w:p>
        </w:tc>
        <w:tc>
          <w:tcPr>
            <w:tcW w:w="1843" w:type="dxa"/>
            <w:vAlign w:val="center"/>
          </w:tcPr>
          <w:p w14:paraId="28F90B54" w14:textId="2D9D380B" w:rsidR="00E9155A" w:rsidRPr="00B474F8" w:rsidRDefault="00E9155A" w:rsidP="009C5CF5">
            <w:pPr>
              <w:spacing w:line="259" w:lineRule="auto"/>
              <w:jc w:val="center"/>
              <w:rPr>
                <w:rFonts w:ascii="Arial" w:hAnsi="Arial" w:cs="Arial"/>
                <w:bCs/>
                <w:sz w:val="18"/>
                <w:szCs w:val="18"/>
              </w:rPr>
            </w:pPr>
            <w:r w:rsidRPr="00B474F8">
              <w:rPr>
                <w:rFonts w:ascii="Arial" w:hAnsi="Arial" w:cs="Arial"/>
                <w:bCs/>
                <w:sz w:val="18"/>
                <w:szCs w:val="18"/>
              </w:rPr>
              <w:t>20-2</w:t>
            </w:r>
            <w:r w:rsidR="00D147AF">
              <w:rPr>
                <w:rFonts w:ascii="Arial" w:hAnsi="Arial" w:cs="Arial"/>
                <w:bCs/>
                <w:sz w:val="18"/>
                <w:szCs w:val="18"/>
              </w:rPr>
              <w:t>9</w:t>
            </w:r>
          </w:p>
        </w:tc>
        <w:tc>
          <w:tcPr>
            <w:tcW w:w="3384" w:type="dxa"/>
            <w:shd w:val="clear" w:color="auto" w:fill="BF8F00" w:themeFill="accent4" w:themeFillShade="BF"/>
          </w:tcPr>
          <w:p w14:paraId="3ECC296F" w14:textId="77777777" w:rsidR="00E9155A" w:rsidRPr="00B474F8" w:rsidRDefault="00E9155A" w:rsidP="00B474F8">
            <w:pPr>
              <w:spacing w:after="160" w:line="259" w:lineRule="auto"/>
              <w:ind w:right="1875"/>
              <w:jc w:val="center"/>
              <w:rPr>
                <w:rFonts w:ascii="Arial" w:hAnsi="Arial" w:cs="Arial"/>
                <w:bCs/>
                <w:sz w:val="18"/>
                <w:szCs w:val="18"/>
              </w:rPr>
            </w:pPr>
          </w:p>
        </w:tc>
      </w:tr>
      <w:tr w:rsidR="00E9155A" w:rsidRPr="00B474F8" w14:paraId="1564E79B" w14:textId="395E6968" w:rsidTr="009C5CF5">
        <w:trPr>
          <w:jc w:val="center"/>
        </w:trPr>
        <w:tc>
          <w:tcPr>
            <w:tcW w:w="1838" w:type="dxa"/>
            <w:vAlign w:val="center"/>
          </w:tcPr>
          <w:p w14:paraId="77252D4A" w14:textId="5787969F" w:rsidR="00E9155A" w:rsidRPr="00B474F8" w:rsidRDefault="00E9155A" w:rsidP="009C5CF5">
            <w:pPr>
              <w:spacing w:line="259" w:lineRule="auto"/>
              <w:ind w:right="-104"/>
              <w:jc w:val="center"/>
              <w:rPr>
                <w:rFonts w:ascii="Arial" w:hAnsi="Arial" w:cs="Arial"/>
                <w:bCs/>
                <w:sz w:val="18"/>
                <w:szCs w:val="18"/>
              </w:rPr>
            </w:pPr>
            <w:r w:rsidRPr="00B474F8">
              <w:rPr>
                <w:rFonts w:ascii="Arial" w:hAnsi="Arial" w:cs="Arial"/>
                <w:bCs/>
                <w:sz w:val="18"/>
                <w:szCs w:val="18"/>
              </w:rPr>
              <w:t>Northeast Asia</w:t>
            </w:r>
          </w:p>
        </w:tc>
        <w:tc>
          <w:tcPr>
            <w:tcW w:w="1843" w:type="dxa"/>
            <w:vAlign w:val="center"/>
          </w:tcPr>
          <w:p w14:paraId="68476119" w14:textId="1CA4D0E0" w:rsidR="00E9155A" w:rsidRPr="00B474F8" w:rsidRDefault="00D147AF" w:rsidP="009C5CF5">
            <w:pPr>
              <w:spacing w:line="259" w:lineRule="auto"/>
              <w:jc w:val="center"/>
              <w:rPr>
                <w:rFonts w:ascii="Arial" w:hAnsi="Arial" w:cs="Arial"/>
                <w:bCs/>
                <w:sz w:val="18"/>
                <w:szCs w:val="18"/>
              </w:rPr>
            </w:pPr>
            <w:r>
              <w:rPr>
                <w:rFonts w:ascii="Arial" w:hAnsi="Arial" w:cs="Arial"/>
                <w:bCs/>
                <w:sz w:val="18"/>
                <w:szCs w:val="18"/>
              </w:rPr>
              <w:t>30</w:t>
            </w:r>
            <w:r w:rsidR="00E9155A" w:rsidRPr="00B474F8">
              <w:rPr>
                <w:rFonts w:ascii="Arial" w:hAnsi="Arial" w:cs="Arial"/>
                <w:bCs/>
                <w:sz w:val="18"/>
                <w:szCs w:val="18"/>
              </w:rPr>
              <w:t>-</w:t>
            </w:r>
            <w:r>
              <w:rPr>
                <w:rFonts w:ascii="Arial" w:hAnsi="Arial" w:cs="Arial"/>
                <w:bCs/>
                <w:sz w:val="18"/>
                <w:szCs w:val="18"/>
              </w:rPr>
              <w:t>8</w:t>
            </w:r>
            <w:r w:rsidR="00233C96">
              <w:rPr>
                <w:rFonts w:ascii="Arial" w:hAnsi="Arial" w:cs="Arial"/>
                <w:bCs/>
                <w:sz w:val="18"/>
                <w:szCs w:val="18"/>
              </w:rPr>
              <w:t>2</w:t>
            </w:r>
          </w:p>
        </w:tc>
        <w:tc>
          <w:tcPr>
            <w:tcW w:w="3384" w:type="dxa"/>
            <w:shd w:val="clear" w:color="auto" w:fill="323E4F" w:themeFill="text2" w:themeFillShade="BF"/>
          </w:tcPr>
          <w:p w14:paraId="75FE8BB3" w14:textId="77777777" w:rsidR="00E9155A" w:rsidRPr="00B474F8" w:rsidRDefault="00E9155A" w:rsidP="00B474F8">
            <w:pPr>
              <w:spacing w:after="160" w:line="259" w:lineRule="auto"/>
              <w:ind w:right="1875"/>
              <w:jc w:val="center"/>
              <w:rPr>
                <w:rFonts w:ascii="Arial" w:hAnsi="Arial" w:cs="Arial"/>
                <w:bCs/>
                <w:sz w:val="18"/>
                <w:szCs w:val="18"/>
              </w:rPr>
            </w:pPr>
          </w:p>
        </w:tc>
      </w:tr>
      <w:tr w:rsidR="00E9155A" w:rsidRPr="00B474F8" w14:paraId="5B3BB09D" w14:textId="72D8F272" w:rsidTr="009C5CF5">
        <w:trPr>
          <w:jc w:val="center"/>
        </w:trPr>
        <w:tc>
          <w:tcPr>
            <w:tcW w:w="1838" w:type="dxa"/>
            <w:vAlign w:val="center"/>
          </w:tcPr>
          <w:p w14:paraId="197F7375" w14:textId="6DC42903" w:rsidR="00E9155A" w:rsidRPr="00B474F8" w:rsidRDefault="00E9155A" w:rsidP="009C5CF5">
            <w:pPr>
              <w:spacing w:line="259" w:lineRule="auto"/>
              <w:ind w:right="-104"/>
              <w:jc w:val="center"/>
              <w:rPr>
                <w:rFonts w:ascii="Arial" w:hAnsi="Arial" w:cs="Arial"/>
                <w:bCs/>
                <w:sz w:val="18"/>
                <w:szCs w:val="18"/>
              </w:rPr>
            </w:pPr>
            <w:r w:rsidRPr="00B474F8">
              <w:rPr>
                <w:rFonts w:ascii="Arial" w:hAnsi="Arial" w:cs="Arial"/>
                <w:bCs/>
                <w:sz w:val="18"/>
                <w:szCs w:val="18"/>
              </w:rPr>
              <w:t>Southeast Asia</w:t>
            </w:r>
          </w:p>
        </w:tc>
        <w:tc>
          <w:tcPr>
            <w:tcW w:w="1843" w:type="dxa"/>
            <w:vAlign w:val="center"/>
          </w:tcPr>
          <w:p w14:paraId="497CFE7C" w14:textId="5E4B1E81" w:rsidR="00E9155A" w:rsidRPr="00B474F8" w:rsidRDefault="00E9155A" w:rsidP="009C5CF5">
            <w:pPr>
              <w:spacing w:line="259" w:lineRule="auto"/>
              <w:jc w:val="center"/>
              <w:rPr>
                <w:rFonts w:ascii="Arial" w:hAnsi="Arial" w:cs="Arial"/>
                <w:bCs/>
                <w:sz w:val="18"/>
                <w:szCs w:val="18"/>
              </w:rPr>
            </w:pPr>
            <w:r w:rsidRPr="00B474F8">
              <w:rPr>
                <w:rFonts w:ascii="Arial" w:hAnsi="Arial" w:cs="Arial"/>
                <w:bCs/>
                <w:sz w:val="18"/>
                <w:szCs w:val="18"/>
              </w:rPr>
              <w:t>8</w:t>
            </w:r>
            <w:r w:rsidR="00233C96">
              <w:rPr>
                <w:rFonts w:ascii="Arial" w:hAnsi="Arial" w:cs="Arial"/>
                <w:bCs/>
                <w:sz w:val="18"/>
                <w:szCs w:val="18"/>
              </w:rPr>
              <w:t>3</w:t>
            </w:r>
            <w:r w:rsidRPr="00B474F8">
              <w:rPr>
                <w:rFonts w:ascii="Arial" w:hAnsi="Arial" w:cs="Arial"/>
                <w:bCs/>
                <w:sz w:val="18"/>
                <w:szCs w:val="18"/>
              </w:rPr>
              <w:t>-9</w:t>
            </w:r>
            <w:r w:rsidR="00233C96">
              <w:rPr>
                <w:rFonts w:ascii="Arial" w:hAnsi="Arial" w:cs="Arial"/>
                <w:bCs/>
                <w:sz w:val="18"/>
                <w:szCs w:val="18"/>
              </w:rPr>
              <w:t>9</w:t>
            </w:r>
          </w:p>
        </w:tc>
        <w:tc>
          <w:tcPr>
            <w:tcW w:w="3384" w:type="dxa"/>
            <w:shd w:val="clear" w:color="auto" w:fill="A6A6A6" w:themeFill="background1" w:themeFillShade="A6"/>
          </w:tcPr>
          <w:p w14:paraId="07D9EA7E" w14:textId="77777777" w:rsidR="00E9155A" w:rsidRPr="00B474F8" w:rsidRDefault="00E9155A" w:rsidP="00B474F8">
            <w:pPr>
              <w:spacing w:after="160" w:line="259" w:lineRule="auto"/>
              <w:ind w:right="1875"/>
              <w:jc w:val="center"/>
              <w:rPr>
                <w:rFonts w:ascii="Arial" w:hAnsi="Arial" w:cs="Arial"/>
                <w:bCs/>
                <w:sz w:val="18"/>
                <w:szCs w:val="18"/>
              </w:rPr>
            </w:pPr>
          </w:p>
        </w:tc>
      </w:tr>
      <w:tr w:rsidR="00E9155A" w:rsidRPr="00B474F8" w14:paraId="14FB0355" w14:textId="4E05869D" w:rsidTr="009C5CF5">
        <w:trPr>
          <w:jc w:val="center"/>
        </w:trPr>
        <w:tc>
          <w:tcPr>
            <w:tcW w:w="1838" w:type="dxa"/>
            <w:vAlign w:val="center"/>
          </w:tcPr>
          <w:p w14:paraId="037DC26D" w14:textId="4CC967C7" w:rsidR="00E9155A" w:rsidRPr="00B474F8" w:rsidRDefault="00E9155A" w:rsidP="009C5CF5">
            <w:pPr>
              <w:spacing w:line="259" w:lineRule="auto"/>
              <w:ind w:right="-104"/>
              <w:jc w:val="center"/>
              <w:rPr>
                <w:rFonts w:ascii="Arial" w:hAnsi="Arial" w:cs="Arial"/>
                <w:bCs/>
                <w:sz w:val="18"/>
                <w:szCs w:val="18"/>
              </w:rPr>
            </w:pPr>
            <w:r w:rsidRPr="00B474F8">
              <w:rPr>
                <w:rFonts w:ascii="Arial" w:hAnsi="Arial" w:cs="Arial"/>
                <w:bCs/>
                <w:sz w:val="18"/>
                <w:szCs w:val="18"/>
              </w:rPr>
              <w:t>Vietnam (Domestic)</w:t>
            </w:r>
          </w:p>
        </w:tc>
        <w:tc>
          <w:tcPr>
            <w:tcW w:w="1843" w:type="dxa"/>
            <w:vAlign w:val="center"/>
          </w:tcPr>
          <w:p w14:paraId="0A986F85" w14:textId="36DFF748" w:rsidR="00E9155A" w:rsidRPr="00B474F8" w:rsidRDefault="00233C96" w:rsidP="009C5CF5">
            <w:pPr>
              <w:spacing w:line="259" w:lineRule="auto"/>
              <w:jc w:val="center"/>
              <w:rPr>
                <w:rFonts w:ascii="Arial" w:hAnsi="Arial" w:cs="Arial"/>
                <w:bCs/>
                <w:sz w:val="18"/>
                <w:szCs w:val="18"/>
              </w:rPr>
            </w:pPr>
            <w:r>
              <w:rPr>
                <w:rFonts w:ascii="Arial" w:hAnsi="Arial" w:cs="Arial"/>
                <w:bCs/>
                <w:sz w:val="18"/>
                <w:szCs w:val="18"/>
              </w:rPr>
              <w:t>100</w:t>
            </w:r>
            <w:r w:rsidR="00E9155A" w:rsidRPr="00B474F8">
              <w:rPr>
                <w:rFonts w:ascii="Arial" w:hAnsi="Arial" w:cs="Arial"/>
                <w:bCs/>
                <w:sz w:val="18"/>
                <w:szCs w:val="18"/>
              </w:rPr>
              <w:t>-14</w:t>
            </w:r>
            <w:r>
              <w:rPr>
                <w:rFonts w:ascii="Arial" w:hAnsi="Arial" w:cs="Arial"/>
                <w:bCs/>
                <w:sz w:val="18"/>
                <w:szCs w:val="18"/>
              </w:rPr>
              <w:t>9</w:t>
            </w:r>
          </w:p>
        </w:tc>
        <w:tc>
          <w:tcPr>
            <w:tcW w:w="3384" w:type="dxa"/>
            <w:shd w:val="clear" w:color="auto" w:fill="FF6C2F"/>
          </w:tcPr>
          <w:p w14:paraId="450A20A2" w14:textId="77777777" w:rsidR="00E9155A" w:rsidRPr="00B474F8" w:rsidRDefault="00E9155A" w:rsidP="00B474F8">
            <w:pPr>
              <w:spacing w:after="160" w:line="259" w:lineRule="auto"/>
              <w:ind w:right="1875"/>
              <w:jc w:val="center"/>
              <w:rPr>
                <w:rFonts w:ascii="Arial" w:hAnsi="Arial" w:cs="Arial"/>
                <w:bCs/>
                <w:sz w:val="18"/>
                <w:szCs w:val="18"/>
              </w:rPr>
            </w:pPr>
          </w:p>
        </w:tc>
      </w:tr>
    </w:tbl>
    <w:p w14:paraId="7A6056E8" w14:textId="77777777" w:rsidR="004014CF" w:rsidRDefault="004014CF">
      <w:pPr>
        <w:spacing w:after="160" w:line="259" w:lineRule="auto"/>
        <w:rPr>
          <w:rFonts w:ascii="Arial" w:eastAsiaTheme="majorEastAsia" w:hAnsi="Arial" w:cs="Arial"/>
          <w:b/>
          <w:color w:val="000000" w:themeColor="text1"/>
          <w:sz w:val="18"/>
          <w:szCs w:val="18"/>
        </w:rPr>
      </w:pPr>
      <w:r>
        <w:rPr>
          <w:rFonts w:ascii="Arial" w:hAnsi="Arial" w:cs="Arial"/>
          <w:b/>
          <w:color w:val="000000" w:themeColor="text1"/>
          <w:sz w:val="18"/>
          <w:szCs w:val="18"/>
        </w:rPr>
        <w:br w:type="page"/>
      </w:r>
    </w:p>
    <w:p w14:paraId="1ED6D8A6" w14:textId="0B453DCB" w:rsidR="00E9155A" w:rsidRDefault="000021FB" w:rsidP="00E73E88">
      <w:pPr>
        <w:pStyle w:val="Heading2"/>
        <w:ind w:firstLine="425"/>
        <w:rPr>
          <w:rFonts w:ascii="Arial" w:hAnsi="Arial" w:cs="Arial"/>
          <w:b/>
          <w:color w:val="000000" w:themeColor="text1"/>
          <w:sz w:val="18"/>
          <w:szCs w:val="18"/>
        </w:rPr>
      </w:pPr>
      <w:r>
        <w:rPr>
          <w:rFonts w:ascii="Arial" w:hAnsi="Arial" w:cs="Arial"/>
          <w:b/>
          <w:color w:val="000000" w:themeColor="text1"/>
          <w:sz w:val="18"/>
          <w:szCs w:val="18"/>
        </w:rPr>
        <w:lastRenderedPageBreak/>
        <w:t xml:space="preserve">3.3.2 </w:t>
      </w:r>
      <w:r w:rsidR="006B57C9">
        <w:rPr>
          <w:rFonts w:ascii="Arial" w:hAnsi="Arial" w:cs="Arial"/>
          <w:b/>
          <w:color w:val="000000" w:themeColor="text1"/>
          <w:sz w:val="18"/>
          <w:szCs w:val="18"/>
        </w:rPr>
        <w:t>TABLE OF CITY PAIRS AND STANDARD ROUTES</w:t>
      </w:r>
    </w:p>
    <w:p w14:paraId="46F9E84E" w14:textId="6D6AEC57" w:rsidR="004014CF" w:rsidRPr="004014CF" w:rsidRDefault="00963917" w:rsidP="004014CF">
      <w:pPr>
        <w:spacing w:before="120" w:after="120"/>
        <w:ind w:firstLine="425"/>
      </w:pPr>
      <w:r>
        <w:rPr>
          <w:rFonts w:ascii="Arial" w:hAnsi="Arial" w:cs="Arial"/>
          <w:b/>
          <w:color w:val="000000" w:themeColor="text1"/>
          <w:sz w:val="18"/>
          <w:szCs w:val="18"/>
        </w:rPr>
        <w:t xml:space="preserve">3.3.2.1 </w:t>
      </w:r>
      <w:r w:rsidR="004014CF" w:rsidRPr="004014CF">
        <w:rPr>
          <w:rFonts w:ascii="Arial" w:hAnsi="Arial" w:cs="Arial"/>
          <w:b/>
          <w:color w:val="000000" w:themeColor="text1"/>
          <w:sz w:val="18"/>
          <w:szCs w:val="18"/>
        </w:rPr>
        <w:t>N</w:t>
      </w:r>
      <w:r>
        <w:rPr>
          <w:rFonts w:ascii="Arial" w:hAnsi="Arial" w:cs="Arial"/>
          <w:b/>
          <w:color w:val="000000" w:themeColor="text1"/>
          <w:sz w:val="18"/>
          <w:szCs w:val="18"/>
        </w:rPr>
        <w:t>ORTH AMERICAN</w:t>
      </w:r>
    </w:p>
    <w:tbl>
      <w:tblPr>
        <w:tblStyle w:val="TableGrid"/>
        <w:tblW w:w="7584" w:type="dxa"/>
        <w:tblInd w:w="421" w:type="dxa"/>
        <w:tblLook w:val="04A0" w:firstRow="1" w:lastRow="0" w:firstColumn="1" w:lastColumn="0" w:noHBand="0" w:noVBand="1"/>
      </w:tblPr>
      <w:tblGrid>
        <w:gridCol w:w="1701"/>
        <w:gridCol w:w="1701"/>
        <w:gridCol w:w="1701"/>
        <w:gridCol w:w="2481"/>
      </w:tblGrid>
      <w:tr w:rsidR="00E9155A" w:rsidRPr="00B474F8" w14:paraId="1287A1AF" w14:textId="77777777" w:rsidTr="006030BD">
        <w:trPr>
          <w:trHeight w:val="623"/>
          <w:tblHeader/>
        </w:trPr>
        <w:tc>
          <w:tcPr>
            <w:tcW w:w="1701" w:type="dxa"/>
            <w:vAlign w:val="center"/>
          </w:tcPr>
          <w:p w14:paraId="1A1D77E5" w14:textId="77777777" w:rsidR="00E9155A" w:rsidRPr="00B474F8" w:rsidRDefault="00E9155A" w:rsidP="008C3E8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No</w:t>
            </w:r>
          </w:p>
        </w:tc>
        <w:tc>
          <w:tcPr>
            <w:tcW w:w="1701" w:type="dxa"/>
            <w:vAlign w:val="center"/>
          </w:tcPr>
          <w:p w14:paraId="778D5744" w14:textId="77777777" w:rsidR="00E9155A" w:rsidRPr="00B474F8" w:rsidRDefault="00E9155A" w:rsidP="008C3E8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City pairs</w:t>
            </w:r>
          </w:p>
        </w:tc>
        <w:tc>
          <w:tcPr>
            <w:tcW w:w="1701" w:type="dxa"/>
            <w:vAlign w:val="center"/>
          </w:tcPr>
          <w:p w14:paraId="0459CC0F" w14:textId="77777777" w:rsidR="00E9155A" w:rsidRPr="00B474F8" w:rsidRDefault="00E9155A" w:rsidP="008C3E8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Standard routes DB name</w:t>
            </w:r>
          </w:p>
        </w:tc>
        <w:tc>
          <w:tcPr>
            <w:tcW w:w="2481" w:type="dxa"/>
            <w:vAlign w:val="center"/>
          </w:tcPr>
          <w:p w14:paraId="03F614C6" w14:textId="77777777" w:rsidR="00E9155A" w:rsidRPr="00B474F8" w:rsidRDefault="00E9155A" w:rsidP="008C3E8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Preferred destination alternate airports</w:t>
            </w:r>
          </w:p>
        </w:tc>
      </w:tr>
    </w:tbl>
    <w:tbl>
      <w:tblPr>
        <w:tblStyle w:val="TableGrid12"/>
        <w:tblW w:w="7584" w:type="dxa"/>
        <w:tblInd w:w="421" w:type="dxa"/>
        <w:tblLayout w:type="fixed"/>
        <w:tblLook w:val="04A0" w:firstRow="1" w:lastRow="0" w:firstColumn="1" w:lastColumn="0" w:noHBand="0" w:noVBand="1"/>
      </w:tblPr>
      <w:tblGrid>
        <w:gridCol w:w="1701"/>
        <w:gridCol w:w="850"/>
        <w:gridCol w:w="851"/>
        <w:gridCol w:w="1701"/>
        <w:gridCol w:w="2481"/>
      </w:tblGrid>
      <w:tr w:rsidR="00E9155A" w:rsidRPr="00B474F8" w14:paraId="103C1E0C" w14:textId="77777777" w:rsidTr="00F173AF">
        <w:trPr>
          <w:trHeight w:val="349"/>
        </w:trPr>
        <w:tc>
          <w:tcPr>
            <w:tcW w:w="7584" w:type="dxa"/>
            <w:gridSpan w:val="5"/>
            <w:shd w:val="clear" w:color="auto" w:fill="262626" w:themeFill="text1" w:themeFillTint="D9"/>
            <w:vAlign w:val="center"/>
          </w:tcPr>
          <w:p w14:paraId="7852816D" w14:textId="611E0A5A" w:rsidR="00E9155A" w:rsidRPr="00B474F8" w:rsidRDefault="00E9155A" w:rsidP="00F173AF">
            <w:pPr>
              <w:pStyle w:val="ListParagraph"/>
              <w:numPr>
                <w:ilvl w:val="0"/>
                <w:numId w:val="5"/>
              </w:numPr>
              <w:autoSpaceDE w:val="0"/>
              <w:autoSpaceDN w:val="0"/>
              <w:adjustRightInd w:val="0"/>
              <w:rPr>
                <w:rFonts w:ascii="Arial" w:hAnsi="Arial" w:cs="Arial"/>
                <w:b/>
                <w:color w:val="31CE6B"/>
                <w:sz w:val="18"/>
                <w:szCs w:val="18"/>
              </w:rPr>
            </w:pPr>
            <w:bookmarkStart w:id="8" w:name="_Hlk184741121"/>
            <w:bookmarkStart w:id="9" w:name="_Hlk184741150"/>
            <w:r w:rsidRPr="00B474F8">
              <w:rPr>
                <w:rFonts w:ascii="Arial" w:hAnsi="Arial" w:cs="Arial"/>
                <w:b/>
                <w:color w:val="FFFFFF" w:themeColor="background1"/>
                <w:sz w:val="18"/>
                <w:szCs w:val="18"/>
              </w:rPr>
              <w:t>SGN – SFO – SGN</w:t>
            </w:r>
            <w:bookmarkEnd w:id="8"/>
          </w:p>
        </w:tc>
      </w:tr>
      <w:bookmarkEnd w:id="9"/>
      <w:tr w:rsidR="00E9155A" w:rsidRPr="00B474F8" w14:paraId="55728984" w14:textId="77777777" w:rsidTr="006030BD">
        <w:tc>
          <w:tcPr>
            <w:tcW w:w="1701" w:type="dxa"/>
            <w:vMerge w:val="restart"/>
            <w:vAlign w:val="center"/>
          </w:tcPr>
          <w:p w14:paraId="6D59781D"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p>
        </w:tc>
        <w:tc>
          <w:tcPr>
            <w:tcW w:w="850" w:type="dxa"/>
          </w:tcPr>
          <w:p w14:paraId="1C61F4DC"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74FB6D5E"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KSFO</w:t>
            </w:r>
          </w:p>
        </w:tc>
        <w:tc>
          <w:tcPr>
            <w:tcW w:w="1701" w:type="dxa"/>
          </w:tcPr>
          <w:p w14:paraId="6C9F99FE"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SGNSFO25</w:t>
            </w:r>
          </w:p>
        </w:tc>
        <w:tc>
          <w:tcPr>
            <w:tcW w:w="2481" w:type="dxa"/>
          </w:tcPr>
          <w:p w14:paraId="41E3A660"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KOAK, KSJC, KLAX</w:t>
            </w:r>
          </w:p>
        </w:tc>
      </w:tr>
      <w:tr w:rsidR="00E9155A" w:rsidRPr="00B474F8" w14:paraId="487E41A5" w14:textId="77777777" w:rsidTr="006030BD">
        <w:tc>
          <w:tcPr>
            <w:tcW w:w="1701" w:type="dxa"/>
            <w:vMerge/>
            <w:vAlign w:val="center"/>
          </w:tcPr>
          <w:p w14:paraId="26126239"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2A4EF34F"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KSFO</w:t>
            </w:r>
          </w:p>
        </w:tc>
        <w:tc>
          <w:tcPr>
            <w:tcW w:w="851" w:type="dxa"/>
          </w:tcPr>
          <w:p w14:paraId="31D8E5EE"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68F9B932"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RUS01</w:t>
            </w:r>
          </w:p>
        </w:tc>
        <w:tc>
          <w:tcPr>
            <w:tcW w:w="2481" w:type="dxa"/>
          </w:tcPr>
          <w:p w14:paraId="4F4295EB" w14:textId="73D1D875" w:rsidR="00E9155A" w:rsidRPr="00B474F8" w:rsidRDefault="00AA6795" w:rsidP="008C3E8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VVCT, VVCR</w:t>
            </w:r>
          </w:p>
        </w:tc>
      </w:tr>
      <w:tr w:rsidR="00E92A4B" w:rsidRPr="00B474F8" w14:paraId="7D305B79" w14:textId="77777777" w:rsidTr="006030BD">
        <w:tc>
          <w:tcPr>
            <w:tcW w:w="1701" w:type="dxa"/>
            <w:vAlign w:val="center"/>
          </w:tcPr>
          <w:p w14:paraId="6970024A" w14:textId="19C790F6" w:rsidR="00E92A4B" w:rsidRPr="00B474F8" w:rsidRDefault="00E92A4B" w:rsidP="008C3E8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0914C759" w14:textId="71A58520" w:rsidR="00E92A4B" w:rsidRPr="00B474F8" w:rsidRDefault="00E92A4B" w:rsidP="008C3E8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w:t>
            </w:r>
            <w:r w:rsidR="00963917">
              <w:rPr>
                <w:rFonts w:ascii="Arial" w:hAnsi="Arial" w:cs="Arial"/>
                <w:color w:val="000000" w:themeColor="text1"/>
                <w:sz w:val="18"/>
                <w:szCs w:val="18"/>
              </w:rPr>
              <w:t>, PAC</w:t>
            </w:r>
            <w:r>
              <w:rPr>
                <w:rFonts w:ascii="Arial" w:hAnsi="Arial" w:cs="Arial"/>
                <w:color w:val="000000" w:themeColor="text1"/>
                <w:sz w:val="18"/>
                <w:szCs w:val="18"/>
              </w:rPr>
              <w:t>, N</w:t>
            </w:r>
            <w:r w:rsidR="00963917">
              <w:rPr>
                <w:rFonts w:ascii="Arial" w:hAnsi="Arial" w:cs="Arial"/>
                <w:color w:val="000000" w:themeColor="text1"/>
                <w:sz w:val="18"/>
                <w:szCs w:val="18"/>
              </w:rPr>
              <w:t>AM</w:t>
            </w:r>
          </w:p>
        </w:tc>
      </w:tr>
      <w:tr w:rsidR="00E9155A" w:rsidRPr="00B474F8" w14:paraId="69C8F06C" w14:textId="77777777" w:rsidTr="00D3614C">
        <w:tc>
          <w:tcPr>
            <w:tcW w:w="1701" w:type="dxa"/>
            <w:vAlign w:val="center"/>
          </w:tcPr>
          <w:p w14:paraId="2EA938A6" w14:textId="77777777" w:rsidR="00E9155A" w:rsidRPr="00B474F8" w:rsidRDefault="00E9155A" w:rsidP="008C3E80">
            <w:pPr>
              <w:autoSpaceDE w:val="0"/>
              <w:autoSpaceDN w:val="0"/>
              <w:adjustRightInd w:val="0"/>
              <w:jc w:val="both"/>
              <w:rPr>
                <w:rFonts w:ascii="Arial" w:hAnsi="Arial" w:cs="Arial"/>
                <w:color w:val="000000" w:themeColor="text1"/>
                <w:sz w:val="18"/>
                <w:szCs w:val="18"/>
                <w:highlight w:val="yellow"/>
              </w:rPr>
            </w:pPr>
            <w:r w:rsidRPr="00B474F8">
              <w:rPr>
                <w:rFonts w:ascii="Arial" w:hAnsi="Arial" w:cs="Arial"/>
                <w:color w:val="000000" w:themeColor="text1"/>
                <w:sz w:val="18"/>
                <w:szCs w:val="18"/>
              </w:rPr>
              <w:t>Preferred Enroute Alternate Airport</w:t>
            </w:r>
          </w:p>
        </w:tc>
        <w:tc>
          <w:tcPr>
            <w:tcW w:w="5883" w:type="dxa"/>
            <w:gridSpan w:val="4"/>
            <w:vAlign w:val="center"/>
          </w:tcPr>
          <w:p w14:paraId="2CEF0CC0" w14:textId="77777777" w:rsidR="00E9155A" w:rsidRPr="00B474F8" w:rsidRDefault="00E9155A" w:rsidP="00D3614C">
            <w:pPr>
              <w:autoSpaceDE w:val="0"/>
              <w:autoSpaceDN w:val="0"/>
              <w:adjustRightInd w:val="0"/>
              <w:rPr>
                <w:rFonts w:ascii="Arial" w:hAnsi="Arial" w:cs="Arial"/>
                <w:color w:val="000000" w:themeColor="text1"/>
                <w:sz w:val="18"/>
                <w:szCs w:val="18"/>
                <w:highlight w:val="yellow"/>
              </w:rPr>
            </w:pPr>
            <w:r w:rsidRPr="00B474F8">
              <w:rPr>
                <w:rFonts w:ascii="Arial" w:hAnsi="Arial" w:cs="Arial"/>
                <w:color w:val="000000" w:themeColor="text1"/>
                <w:sz w:val="18"/>
                <w:szCs w:val="18"/>
              </w:rPr>
              <w:t>VVDN, RPLL, RCTP, ROAH, RJBB, RJTT, RJCC, PACD, CYVR</w:t>
            </w:r>
          </w:p>
        </w:tc>
      </w:tr>
      <w:tr w:rsidR="00E9155A" w:rsidRPr="00B474F8" w14:paraId="71B26F56" w14:textId="77777777" w:rsidTr="00F173AF">
        <w:trPr>
          <w:trHeight w:val="327"/>
        </w:trPr>
        <w:tc>
          <w:tcPr>
            <w:tcW w:w="1701" w:type="dxa"/>
            <w:vAlign w:val="center"/>
          </w:tcPr>
          <w:p w14:paraId="5CBC54CC"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400DEFB9"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9155A" w:rsidRPr="00B474F8" w14:paraId="33FD9808" w14:textId="77777777" w:rsidTr="006030BD">
        <w:tc>
          <w:tcPr>
            <w:tcW w:w="1701" w:type="dxa"/>
            <w:vAlign w:val="center"/>
          </w:tcPr>
          <w:p w14:paraId="65661BFE" w14:textId="0A0A48BC" w:rsidR="00E9155A" w:rsidRPr="00B474F8" w:rsidRDefault="004463F6" w:rsidP="008C3E8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172F632" w14:textId="4A943175" w:rsidR="001E030F" w:rsidRDefault="001E030F" w:rsidP="001E030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334332B8" w14:textId="3A30D28C" w:rsidR="00E9155A" w:rsidRPr="001E030F" w:rsidRDefault="00E9155A" w:rsidP="001E030F">
            <w:pPr>
              <w:autoSpaceDE w:val="0"/>
              <w:autoSpaceDN w:val="0"/>
              <w:adjustRightInd w:val="0"/>
              <w:jc w:val="center"/>
              <w:rPr>
                <w:rFonts w:ascii="Arial" w:hAnsi="Arial" w:cs="Arial"/>
                <w:b/>
                <w:sz w:val="18"/>
                <w:szCs w:val="18"/>
              </w:rPr>
            </w:pPr>
            <w:r w:rsidRPr="00B474F8">
              <w:rPr>
                <w:rFonts w:ascii="Arial" w:hAnsi="Arial" w:cs="Arial"/>
                <w:b/>
                <w:sz w:val="18"/>
                <w:szCs w:val="18"/>
              </w:rPr>
              <w:t xml:space="preserve"> </w:t>
            </w:r>
            <w:r w:rsidR="001E030F">
              <w:rPr>
                <w:rFonts w:ascii="Arial" w:hAnsi="Arial" w:cs="Arial"/>
                <w:b/>
                <w:sz w:val="18"/>
                <w:szCs w:val="18"/>
              </w:rPr>
              <w:fldChar w:fldCharType="begin">
                <w:ffData>
                  <w:name w:val=""/>
                  <w:enabled/>
                  <w:calcOnExit w:val="0"/>
                  <w:checkBox>
                    <w:sizeAuto/>
                    <w:default w:val="1"/>
                  </w:checkBox>
                </w:ffData>
              </w:fldChar>
            </w:r>
            <w:r w:rsidR="001E030F">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001E030F">
              <w:rPr>
                <w:rFonts w:ascii="Arial" w:hAnsi="Arial" w:cs="Arial"/>
                <w:b/>
                <w:sz w:val="18"/>
                <w:szCs w:val="18"/>
              </w:rPr>
              <w:fldChar w:fldCharType="end"/>
            </w:r>
            <w:r w:rsidRPr="00B474F8">
              <w:rPr>
                <w:rFonts w:ascii="Arial" w:hAnsi="Arial" w:cs="Arial"/>
                <w:b/>
                <w:sz w:val="18"/>
                <w:szCs w:val="18"/>
              </w:rPr>
              <w:t xml:space="preserve"> </w:t>
            </w:r>
            <w:r w:rsidR="001E030F">
              <w:rPr>
                <w:rFonts w:ascii="Arial" w:hAnsi="Arial" w:cs="Arial"/>
                <w:b/>
                <w:sz w:val="18"/>
                <w:szCs w:val="18"/>
              </w:rPr>
              <w:t xml:space="preserve">120 / </w:t>
            </w:r>
            <w:r w:rsidR="001E030F" w:rsidRPr="00B474F8">
              <w:rPr>
                <w:rFonts w:ascii="Arial" w:hAnsi="Arial" w:cs="Arial"/>
                <w:b/>
                <w:sz w:val="18"/>
                <w:szCs w:val="18"/>
              </w:rPr>
              <w:fldChar w:fldCharType="begin">
                <w:ffData>
                  <w:name w:val=""/>
                  <w:enabled/>
                  <w:calcOnExit w:val="0"/>
                  <w:checkBox>
                    <w:sizeAuto/>
                    <w:default w:val="1"/>
                  </w:checkBox>
                </w:ffData>
              </w:fldChar>
            </w:r>
            <w:r w:rsidR="001E030F"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001E030F" w:rsidRPr="00B474F8">
              <w:rPr>
                <w:rFonts w:ascii="Arial" w:hAnsi="Arial" w:cs="Arial"/>
                <w:b/>
                <w:sz w:val="18"/>
                <w:szCs w:val="18"/>
              </w:rPr>
              <w:fldChar w:fldCharType="end"/>
            </w:r>
            <w:r w:rsidR="001E030F" w:rsidRPr="00B474F8">
              <w:rPr>
                <w:rFonts w:ascii="Arial" w:hAnsi="Arial" w:cs="Arial"/>
                <w:b/>
                <w:sz w:val="18"/>
                <w:szCs w:val="18"/>
              </w:rPr>
              <w:t xml:space="preserve"> </w:t>
            </w:r>
            <w:r w:rsidR="001E030F">
              <w:rPr>
                <w:rFonts w:ascii="Arial" w:hAnsi="Arial" w:cs="Arial"/>
                <w:b/>
                <w:sz w:val="18"/>
                <w:szCs w:val="18"/>
              </w:rPr>
              <w:t>180</w:t>
            </w:r>
            <w:r w:rsidR="001E030F" w:rsidRPr="00B474F8">
              <w:rPr>
                <w:rFonts w:ascii="Arial" w:hAnsi="Arial" w:cs="Arial"/>
                <w:b/>
                <w:sz w:val="18"/>
                <w:szCs w:val="18"/>
              </w:rPr>
              <w:t xml:space="preserve"> / </w:t>
            </w:r>
            <w:r w:rsidR="001E030F">
              <w:rPr>
                <w:rFonts w:ascii="Arial" w:hAnsi="Arial" w:cs="Arial"/>
                <w:b/>
                <w:sz w:val="18"/>
                <w:szCs w:val="18"/>
              </w:rPr>
              <w:fldChar w:fldCharType="begin">
                <w:ffData>
                  <w:name w:val=""/>
                  <w:enabled/>
                  <w:calcOnExit w:val="0"/>
                  <w:checkBox>
                    <w:sizeAuto/>
                    <w:default w:val="1"/>
                  </w:checkBox>
                </w:ffData>
              </w:fldChar>
            </w:r>
            <w:r w:rsidR="001E030F">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001E030F">
              <w:rPr>
                <w:rFonts w:ascii="Arial" w:hAnsi="Arial" w:cs="Arial"/>
                <w:b/>
                <w:sz w:val="18"/>
                <w:szCs w:val="18"/>
              </w:rPr>
              <w:fldChar w:fldCharType="end"/>
            </w:r>
            <w:r w:rsidR="001E030F" w:rsidRPr="00B474F8">
              <w:rPr>
                <w:rFonts w:ascii="Arial" w:hAnsi="Arial" w:cs="Arial"/>
                <w:b/>
                <w:sz w:val="18"/>
                <w:szCs w:val="18"/>
              </w:rPr>
              <w:t xml:space="preserve"> </w:t>
            </w:r>
            <w:r w:rsidR="001E030F">
              <w:rPr>
                <w:rFonts w:ascii="Arial" w:hAnsi="Arial" w:cs="Arial"/>
                <w:b/>
                <w:sz w:val="18"/>
                <w:szCs w:val="18"/>
              </w:rPr>
              <w:t>2</w:t>
            </w:r>
            <w:r w:rsidR="006F01FE">
              <w:rPr>
                <w:rFonts w:ascii="Arial" w:hAnsi="Arial" w:cs="Arial"/>
                <w:b/>
                <w:sz w:val="18"/>
                <w:szCs w:val="18"/>
              </w:rPr>
              <w:t>07</w:t>
            </w:r>
            <w:r w:rsidR="006F01FE" w:rsidRPr="00B474F8">
              <w:rPr>
                <w:rFonts w:ascii="Arial" w:hAnsi="Arial" w:cs="Arial"/>
                <w:b/>
                <w:sz w:val="18"/>
                <w:szCs w:val="18"/>
              </w:rPr>
              <w:t xml:space="preserve">/ </w:t>
            </w:r>
            <w:r w:rsidR="006F01FE">
              <w:rPr>
                <w:rFonts w:ascii="Arial" w:hAnsi="Arial" w:cs="Arial"/>
                <w:b/>
                <w:sz w:val="18"/>
                <w:szCs w:val="18"/>
              </w:rPr>
              <w:fldChar w:fldCharType="begin">
                <w:ffData>
                  <w:name w:val=""/>
                  <w:enabled/>
                  <w:calcOnExit w:val="0"/>
                  <w:checkBox>
                    <w:sizeAuto/>
                    <w:default w:val="1"/>
                  </w:checkBox>
                </w:ffData>
              </w:fldChar>
            </w:r>
            <w:r w:rsidR="006F01FE">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006F01FE">
              <w:rPr>
                <w:rFonts w:ascii="Arial" w:hAnsi="Arial" w:cs="Arial"/>
                <w:b/>
                <w:sz w:val="18"/>
                <w:szCs w:val="18"/>
              </w:rPr>
              <w:fldChar w:fldCharType="end"/>
            </w:r>
            <w:r w:rsidR="006F01FE" w:rsidRPr="00B474F8">
              <w:rPr>
                <w:rFonts w:ascii="Arial" w:hAnsi="Arial" w:cs="Arial"/>
                <w:b/>
                <w:sz w:val="18"/>
                <w:szCs w:val="18"/>
              </w:rPr>
              <w:t xml:space="preserve"> </w:t>
            </w:r>
            <w:r w:rsidR="006F01FE">
              <w:rPr>
                <w:rFonts w:ascii="Arial" w:hAnsi="Arial" w:cs="Arial"/>
                <w:b/>
                <w:sz w:val="18"/>
                <w:szCs w:val="18"/>
              </w:rPr>
              <w:t>240</w:t>
            </w:r>
          </w:p>
        </w:tc>
      </w:tr>
      <w:tr w:rsidR="00E9155A" w:rsidRPr="00B474F8" w14:paraId="197488AC" w14:textId="77777777" w:rsidTr="006030BD">
        <w:tc>
          <w:tcPr>
            <w:tcW w:w="1701" w:type="dxa"/>
            <w:vAlign w:val="center"/>
          </w:tcPr>
          <w:p w14:paraId="22BE46EC" w14:textId="66FADAB3" w:rsidR="00E9155A" w:rsidRPr="00B474F8" w:rsidRDefault="00963917" w:rsidP="008C3E8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8B3814E" w14:textId="657C08F8"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RNAV2, RNAV 5, </w:t>
            </w:r>
            <w:r w:rsidR="00963917">
              <w:rPr>
                <w:rFonts w:ascii="Arial" w:hAnsi="Arial" w:cs="Arial"/>
                <w:color w:val="000000" w:themeColor="text1"/>
                <w:sz w:val="18"/>
                <w:szCs w:val="18"/>
              </w:rPr>
              <w:t>RNAV10 (RNP10)</w:t>
            </w:r>
          </w:p>
        </w:tc>
      </w:tr>
      <w:tr w:rsidR="00963917" w:rsidRPr="00B474F8" w14:paraId="699CE175" w14:textId="77777777" w:rsidTr="006030BD">
        <w:tc>
          <w:tcPr>
            <w:tcW w:w="1701" w:type="dxa"/>
            <w:vAlign w:val="center"/>
          </w:tcPr>
          <w:p w14:paraId="6374866E" w14:textId="76652C7A" w:rsidR="00963917" w:rsidRDefault="00963917" w:rsidP="008C3E8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8561629" w14:textId="1D59E828" w:rsidR="00963917" w:rsidRPr="00B474F8" w:rsidRDefault="00963917" w:rsidP="008C3E8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w:t>
            </w:r>
            <w:r w:rsidR="00D41FC2">
              <w:rPr>
                <w:rFonts w:ascii="Arial" w:hAnsi="Arial" w:cs="Arial"/>
                <w:color w:val="000000" w:themeColor="text1"/>
                <w:sz w:val="18"/>
                <w:szCs w:val="18"/>
              </w:rPr>
              <w:t xml:space="preserve"> </w:t>
            </w:r>
            <w:r>
              <w:rPr>
                <w:rFonts w:ascii="Arial" w:hAnsi="Arial" w:cs="Arial"/>
                <w:color w:val="000000" w:themeColor="text1"/>
                <w:sz w:val="18"/>
                <w:szCs w:val="18"/>
              </w:rPr>
              <w:t>ADS-C, PBCS, ADS-B</w:t>
            </w:r>
          </w:p>
        </w:tc>
      </w:tr>
      <w:tr w:rsidR="00E9155A" w:rsidRPr="00B474F8" w14:paraId="0B7053C9" w14:textId="77777777" w:rsidTr="006030BD">
        <w:tc>
          <w:tcPr>
            <w:tcW w:w="1701" w:type="dxa"/>
            <w:vAlign w:val="center"/>
          </w:tcPr>
          <w:p w14:paraId="26ABE15D"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AF16D13"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AF245E7"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9155A" w:rsidRPr="00B474F8" w14:paraId="2E5BF82F" w14:textId="77777777" w:rsidTr="006030BD">
        <w:tc>
          <w:tcPr>
            <w:tcW w:w="1701" w:type="dxa"/>
            <w:vAlign w:val="center"/>
          </w:tcPr>
          <w:p w14:paraId="6F4B0794"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C6EB67F" w14:textId="647EC45B" w:rsidR="006F01FE" w:rsidRPr="00B474F8" w:rsidRDefault="00712112" w:rsidP="008C3E8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All IFR Flight levels at or above FL290</w:t>
            </w:r>
            <w:r w:rsidR="006F01FE">
              <w:rPr>
                <w:rFonts w:ascii="Arial" w:hAnsi="Arial" w:cs="Arial"/>
                <w:color w:val="000000" w:themeColor="text1"/>
                <w:sz w:val="18"/>
                <w:szCs w:val="18"/>
              </w:rPr>
              <w:t xml:space="preserve"> except the westbound North American – Japan PACOTS which also includes FL280 in the Oakland OCA/FIR.</w:t>
            </w:r>
          </w:p>
        </w:tc>
      </w:tr>
    </w:tbl>
    <w:p w14:paraId="4EE467B1" w14:textId="6E1C1572" w:rsidR="004014CF" w:rsidRDefault="00963917" w:rsidP="004014CF">
      <w:pPr>
        <w:spacing w:before="120" w:after="120"/>
        <w:ind w:firstLine="425"/>
        <w:rPr>
          <w:rFonts w:ascii="Arial" w:hAnsi="Arial" w:cs="Arial"/>
          <w:b/>
          <w:color w:val="000000" w:themeColor="text1"/>
          <w:sz w:val="18"/>
          <w:szCs w:val="18"/>
        </w:rPr>
      </w:pPr>
      <w:r>
        <w:rPr>
          <w:rFonts w:ascii="Arial" w:hAnsi="Arial" w:cs="Arial"/>
          <w:b/>
          <w:color w:val="000000" w:themeColor="text1"/>
          <w:sz w:val="18"/>
          <w:szCs w:val="18"/>
        </w:rPr>
        <w:t>3.3.2.2 EUROPE</w:t>
      </w:r>
    </w:p>
    <w:tbl>
      <w:tblPr>
        <w:tblStyle w:val="TableGrid"/>
        <w:tblW w:w="7584" w:type="dxa"/>
        <w:tblInd w:w="421" w:type="dxa"/>
        <w:tblLook w:val="04A0" w:firstRow="1" w:lastRow="0" w:firstColumn="1" w:lastColumn="0" w:noHBand="0" w:noVBand="1"/>
      </w:tblPr>
      <w:tblGrid>
        <w:gridCol w:w="1701"/>
        <w:gridCol w:w="1701"/>
        <w:gridCol w:w="1701"/>
        <w:gridCol w:w="2481"/>
      </w:tblGrid>
      <w:tr w:rsidR="001169AC" w:rsidRPr="00B474F8" w14:paraId="11787447" w14:textId="77777777" w:rsidTr="00FA2D39">
        <w:trPr>
          <w:trHeight w:val="734"/>
          <w:tblHeader/>
        </w:trPr>
        <w:tc>
          <w:tcPr>
            <w:tcW w:w="1701" w:type="dxa"/>
            <w:vAlign w:val="center"/>
          </w:tcPr>
          <w:p w14:paraId="0362E185" w14:textId="77777777" w:rsidR="001169AC" w:rsidRPr="00B474F8" w:rsidRDefault="001169AC" w:rsidP="001169AC">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No</w:t>
            </w:r>
          </w:p>
        </w:tc>
        <w:tc>
          <w:tcPr>
            <w:tcW w:w="1701" w:type="dxa"/>
            <w:vAlign w:val="center"/>
          </w:tcPr>
          <w:p w14:paraId="03726192" w14:textId="77777777" w:rsidR="001169AC" w:rsidRPr="00B474F8" w:rsidRDefault="001169AC" w:rsidP="001169AC">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City pairs</w:t>
            </w:r>
          </w:p>
        </w:tc>
        <w:tc>
          <w:tcPr>
            <w:tcW w:w="1701" w:type="dxa"/>
            <w:vAlign w:val="center"/>
          </w:tcPr>
          <w:p w14:paraId="5615D5A0" w14:textId="77777777" w:rsidR="001169AC" w:rsidRPr="00B474F8" w:rsidRDefault="001169AC" w:rsidP="001169AC">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Standard routes DB name</w:t>
            </w:r>
          </w:p>
        </w:tc>
        <w:tc>
          <w:tcPr>
            <w:tcW w:w="2481" w:type="dxa"/>
            <w:vAlign w:val="center"/>
          </w:tcPr>
          <w:p w14:paraId="1EB14388" w14:textId="77777777" w:rsidR="001169AC" w:rsidRPr="00B474F8" w:rsidRDefault="001169AC" w:rsidP="001169AC">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Preferred destination alternate airports</w:t>
            </w:r>
          </w:p>
        </w:tc>
      </w:tr>
    </w:tbl>
    <w:tbl>
      <w:tblPr>
        <w:tblStyle w:val="TableGrid12"/>
        <w:tblW w:w="7584" w:type="dxa"/>
        <w:tblInd w:w="421" w:type="dxa"/>
        <w:tblLayout w:type="fixed"/>
        <w:tblLook w:val="04A0" w:firstRow="1" w:lastRow="0" w:firstColumn="1" w:lastColumn="0" w:noHBand="0" w:noVBand="1"/>
      </w:tblPr>
      <w:tblGrid>
        <w:gridCol w:w="1701"/>
        <w:gridCol w:w="850"/>
        <w:gridCol w:w="851"/>
        <w:gridCol w:w="1701"/>
        <w:gridCol w:w="2481"/>
      </w:tblGrid>
      <w:tr w:rsidR="00FA2D39" w:rsidRPr="00B474F8" w14:paraId="3AAE58A4" w14:textId="77777777" w:rsidTr="00FA2D39">
        <w:trPr>
          <w:trHeight w:val="357"/>
          <w:ins w:id="10" w:author="Hoang Duc Thanh-OCC" w:date="2026-04-08T15:37:00Z"/>
        </w:trPr>
        <w:tc>
          <w:tcPr>
            <w:tcW w:w="7584" w:type="dxa"/>
            <w:gridSpan w:val="5"/>
            <w:shd w:val="clear" w:color="auto" w:fill="0070C0"/>
            <w:vAlign w:val="center"/>
          </w:tcPr>
          <w:p w14:paraId="69609E86" w14:textId="77777777" w:rsidR="00FA2D39" w:rsidRPr="00B474F8" w:rsidRDefault="00FA2D39">
            <w:pPr>
              <w:pStyle w:val="ListParagraph"/>
              <w:numPr>
                <w:ilvl w:val="0"/>
                <w:numId w:val="3"/>
              </w:numPr>
              <w:autoSpaceDE w:val="0"/>
              <w:autoSpaceDN w:val="0"/>
              <w:adjustRightInd w:val="0"/>
              <w:rPr>
                <w:ins w:id="11" w:author="Hoang Duc Thanh-OCC" w:date="2026-04-08T15:37:00Z"/>
                <w:rFonts w:ascii="Arial" w:hAnsi="Arial" w:cs="Arial"/>
                <w:b/>
                <w:color w:val="FFFFFF" w:themeColor="background1"/>
                <w:sz w:val="18"/>
                <w:szCs w:val="18"/>
              </w:rPr>
              <w:pPrChange w:id="12" w:author="Hoang Duc Thanh-OCC" w:date="2026-04-08T15:39:00Z">
                <w:pPr>
                  <w:pStyle w:val="ListParagraph"/>
                  <w:numPr>
                    <w:numId w:val="43"/>
                  </w:numPr>
                  <w:autoSpaceDE w:val="0"/>
                  <w:autoSpaceDN w:val="0"/>
                  <w:adjustRightInd w:val="0"/>
                  <w:ind w:hanging="360"/>
                </w:pPr>
              </w:pPrChange>
            </w:pPr>
            <w:ins w:id="13" w:author="Hoang Duc Thanh-OCC" w:date="2026-04-08T15:37:00Z">
              <w:r>
                <w:rPr>
                  <w:rFonts w:ascii="Arial" w:hAnsi="Arial" w:cs="Arial"/>
                  <w:b/>
                  <w:color w:val="FFFFFF" w:themeColor="background1"/>
                  <w:sz w:val="18"/>
                  <w:szCs w:val="18"/>
                </w:rPr>
                <w:t xml:space="preserve">HAN – AMS – HAN </w:t>
              </w:r>
            </w:ins>
          </w:p>
        </w:tc>
      </w:tr>
      <w:tr w:rsidR="00FA2D39" w:rsidRPr="00B474F8" w14:paraId="505A0B9E" w14:textId="77777777" w:rsidTr="00FA2D39">
        <w:trPr>
          <w:ins w:id="14" w:author="Hoang Duc Thanh-OCC" w:date="2026-04-08T15:37:00Z"/>
        </w:trPr>
        <w:tc>
          <w:tcPr>
            <w:tcW w:w="1701" w:type="dxa"/>
            <w:vMerge w:val="restart"/>
            <w:vAlign w:val="center"/>
          </w:tcPr>
          <w:p w14:paraId="4D8B5CE0" w14:textId="77777777" w:rsidR="00FA2D39" w:rsidRPr="00B474F8" w:rsidRDefault="00FA2D39" w:rsidP="00FA2D39">
            <w:pPr>
              <w:autoSpaceDE w:val="0"/>
              <w:autoSpaceDN w:val="0"/>
              <w:adjustRightInd w:val="0"/>
              <w:jc w:val="both"/>
              <w:rPr>
                <w:ins w:id="15" w:author="Hoang Duc Thanh-OCC" w:date="2026-04-08T15:37:00Z"/>
                <w:rFonts w:ascii="Arial" w:hAnsi="Arial" w:cs="Arial"/>
                <w:color w:val="000000" w:themeColor="text1"/>
                <w:sz w:val="18"/>
                <w:szCs w:val="18"/>
              </w:rPr>
            </w:pPr>
          </w:p>
        </w:tc>
        <w:tc>
          <w:tcPr>
            <w:tcW w:w="850" w:type="dxa"/>
          </w:tcPr>
          <w:p w14:paraId="7676DA48" w14:textId="77777777" w:rsidR="00FA2D39" w:rsidRPr="00B474F8" w:rsidRDefault="00FA2D39" w:rsidP="00FA2D39">
            <w:pPr>
              <w:autoSpaceDE w:val="0"/>
              <w:autoSpaceDN w:val="0"/>
              <w:adjustRightInd w:val="0"/>
              <w:jc w:val="center"/>
              <w:rPr>
                <w:ins w:id="16" w:author="Hoang Duc Thanh-OCC" w:date="2026-04-08T15:37:00Z"/>
                <w:rFonts w:ascii="Arial" w:hAnsi="Arial" w:cs="Arial"/>
                <w:color w:val="000000" w:themeColor="text1"/>
                <w:sz w:val="18"/>
                <w:szCs w:val="18"/>
              </w:rPr>
            </w:pPr>
            <w:ins w:id="17" w:author="Hoang Duc Thanh-OCC" w:date="2026-04-08T15:37:00Z">
              <w:r w:rsidRPr="00B474F8">
                <w:rPr>
                  <w:rFonts w:ascii="Arial" w:hAnsi="Arial" w:cs="Arial"/>
                  <w:color w:val="000000" w:themeColor="text1"/>
                  <w:sz w:val="18"/>
                  <w:szCs w:val="18"/>
                </w:rPr>
                <w:t>VVNB</w:t>
              </w:r>
            </w:ins>
          </w:p>
        </w:tc>
        <w:tc>
          <w:tcPr>
            <w:tcW w:w="851" w:type="dxa"/>
          </w:tcPr>
          <w:p w14:paraId="48A1055A" w14:textId="77777777" w:rsidR="00FA2D39" w:rsidRPr="00B474F8" w:rsidRDefault="00FA2D39" w:rsidP="00FA2D39">
            <w:pPr>
              <w:autoSpaceDE w:val="0"/>
              <w:autoSpaceDN w:val="0"/>
              <w:adjustRightInd w:val="0"/>
              <w:jc w:val="center"/>
              <w:rPr>
                <w:ins w:id="18" w:author="Hoang Duc Thanh-OCC" w:date="2026-04-08T15:37:00Z"/>
                <w:rFonts w:ascii="Arial" w:hAnsi="Arial" w:cs="Arial"/>
                <w:color w:val="000000" w:themeColor="text1"/>
                <w:sz w:val="18"/>
                <w:szCs w:val="18"/>
              </w:rPr>
            </w:pPr>
            <w:ins w:id="19" w:author="Hoang Duc Thanh-OCC" w:date="2026-04-08T15:37:00Z">
              <w:r>
                <w:rPr>
                  <w:rFonts w:ascii="Arial" w:hAnsi="Arial" w:cs="Arial"/>
                  <w:color w:val="000000" w:themeColor="text1"/>
                  <w:sz w:val="18"/>
                  <w:szCs w:val="18"/>
                </w:rPr>
                <w:t>EHAM</w:t>
              </w:r>
            </w:ins>
          </w:p>
        </w:tc>
        <w:tc>
          <w:tcPr>
            <w:tcW w:w="1701" w:type="dxa"/>
          </w:tcPr>
          <w:p w14:paraId="645717A6" w14:textId="77777777" w:rsidR="00FA2D39" w:rsidRPr="00B474F8" w:rsidRDefault="00FA2D39" w:rsidP="00FA2D39">
            <w:pPr>
              <w:autoSpaceDE w:val="0"/>
              <w:autoSpaceDN w:val="0"/>
              <w:adjustRightInd w:val="0"/>
              <w:jc w:val="center"/>
              <w:rPr>
                <w:ins w:id="20" w:author="Hoang Duc Thanh-OCC" w:date="2026-04-08T15:37:00Z"/>
                <w:rFonts w:ascii="Arial" w:hAnsi="Arial" w:cs="Arial"/>
                <w:color w:val="000000" w:themeColor="text1"/>
                <w:sz w:val="18"/>
                <w:szCs w:val="18"/>
              </w:rPr>
            </w:pPr>
            <w:ins w:id="21" w:author="Hoang Duc Thanh-OCC" w:date="2026-04-08T15:37:00Z">
              <w:r>
                <w:rPr>
                  <w:rFonts w:ascii="Arial" w:hAnsi="Arial" w:cs="Arial"/>
                  <w:color w:val="000000" w:themeColor="text1"/>
                  <w:sz w:val="18"/>
                  <w:szCs w:val="18"/>
                </w:rPr>
                <w:t>HANAMS01</w:t>
              </w:r>
            </w:ins>
          </w:p>
        </w:tc>
        <w:tc>
          <w:tcPr>
            <w:tcW w:w="2481" w:type="dxa"/>
          </w:tcPr>
          <w:p w14:paraId="7C331FDB" w14:textId="77777777" w:rsidR="00FA2D39" w:rsidRPr="00B474F8" w:rsidRDefault="00FA2D39" w:rsidP="00FA2D39">
            <w:pPr>
              <w:autoSpaceDE w:val="0"/>
              <w:autoSpaceDN w:val="0"/>
              <w:adjustRightInd w:val="0"/>
              <w:rPr>
                <w:ins w:id="22" w:author="Hoang Duc Thanh-OCC" w:date="2026-04-08T15:37:00Z"/>
                <w:rFonts w:ascii="Arial" w:hAnsi="Arial" w:cs="Arial"/>
                <w:color w:val="000000" w:themeColor="text1"/>
                <w:sz w:val="18"/>
                <w:szCs w:val="18"/>
              </w:rPr>
            </w:pPr>
            <w:ins w:id="23" w:author="Hoang Duc Thanh-OCC" w:date="2026-04-08T15:37:00Z">
              <w:r>
                <w:rPr>
                  <w:rFonts w:ascii="Arial" w:hAnsi="Arial" w:cs="Arial"/>
                  <w:color w:val="000000" w:themeColor="text1"/>
                  <w:sz w:val="18"/>
                  <w:szCs w:val="18"/>
                </w:rPr>
                <w:t>EDDL, EBBR, EDDF</w:t>
              </w:r>
            </w:ins>
          </w:p>
        </w:tc>
      </w:tr>
      <w:tr w:rsidR="00FA2D39" w:rsidRPr="00B474F8" w14:paraId="034F2F5B" w14:textId="77777777" w:rsidTr="00FA2D39">
        <w:trPr>
          <w:ins w:id="24" w:author="Hoang Duc Thanh-OCC" w:date="2026-04-08T15:37:00Z"/>
        </w:trPr>
        <w:tc>
          <w:tcPr>
            <w:tcW w:w="1701" w:type="dxa"/>
            <w:vMerge/>
            <w:vAlign w:val="center"/>
          </w:tcPr>
          <w:p w14:paraId="297C9E5E" w14:textId="77777777" w:rsidR="00FA2D39" w:rsidRPr="00B474F8" w:rsidRDefault="00FA2D39" w:rsidP="00FA2D39">
            <w:pPr>
              <w:autoSpaceDE w:val="0"/>
              <w:autoSpaceDN w:val="0"/>
              <w:adjustRightInd w:val="0"/>
              <w:jc w:val="both"/>
              <w:rPr>
                <w:ins w:id="25" w:author="Hoang Duc Thanh-OCC" w:date="2026-04-08T15:37:00Z"/>
                <w:rFonts w:ascii="Arial" w:hAnsi="Arial" w:cs="Arial"/>
                <w:color w:val="000000" w:themeColor="text1"/>
                <w:sz w:val="18"/>
                <w:szCs w:val="18"/>
              </w:rPr>
            </w:pPr>
          </w:p>
        </w:tc>
        <w:tc>
          <w:tcPr>
            <w:tcW w:w="850" w:type="dxa"/>
          </w:tcPr>
          <w:p w14:paraId="2CD43A31" w14:textId="77777777" w:rsidR="00FA2D39" w:rsidRPr="00B474F8" w:rsidRDefault="00FA2D39" w:rsidP="00FA2D39">
            <w:pPr>
              <w:autoSpaceDE w:val="0"/>
              <w:autoSpaceDN w:val="0"/>
              <w:adjustRightInd w:val="0"/>
              <w:jc w:val="center"/>
              <w:rPr>
                <w:ins w:id="26" w:author="Hoang Duc Thanh-OCC" w:date="2026-04-08T15:37:00Z"/>
                <w:rFonts w:ascii="Arial" w:hAnsi="Arial" w:cs="Arial"/>
                <w:color w:val="000000" w:themeColor="text1"/>
                <w:sz w:val="18"/>
                <w:szCs w:val="18"/>
              </w:rPr>
            </w:pPr>
            <w:ins w:id="27" w:author="Hoang Duc Thanh-OCC" w:date="2026-04-08T15:37:00Z">
              <w:r>
                <w:rPr>
                  <w:rFonts w:ascii="Arial" w:hAnsi="Arial" w:cs="Arial"/>
                  <w:color w:val="000000" w:themeColor="text1"/>
                  <w:sz w:val="18"/>
                  <w:szCs w:val="18"/>
                </w:rPr>
                <w:t>EHAM</w:t>
              </w:r>
            </w:ins>
          </w:p>
        </w:tc>
        <w:tc>
          <w:tcPr>
            <w:tcW w:w="851" w:type="dxa"/>
          </w:tcPr>
          <w:p w14:paraId="64C92C8F" w14:textId="77777777" w:rsidR="00FA2D39" w:rsidRPr="00B474F8" w:rsidRDefault="00FA2D39" w:rsidP="00FA2D39">
            <w:pPr>
              <w:autoSpaceDE w:val="0"/>
              <w:autoSpaceDN w:val="0"/>
              <w:adjustRightInd w:val="0"/>
              <w:jc w:val="center"/>
              <w:rPr>
                <w:ins w:id="28" w:author="Hoang Duc Thanh-OCC" w:date="2026-04-08T15:37:00Z"/>
                <w:rFonts w:ascii="Arial" w:hAnsi="Arial" w:cs="Arial"/>
                <w:color w:val="000000" w:themeColor="text1"/>
                <w:sz w:val="18"/>
                <w:szCs w:val="18"/>
              </w:rPr>
            </w:pPr>
            <w:ins w:id="29" w:author="Hoang Duc Thanh-OCC" w:date="2026-04-08T15:37:00Z">
              <w:r w:rsidRPr="00B474F8">
                <w:rPr>
                  <w:rFonts w:ascii="Arial" w:hAnsi="Arial" w:cs="Arial"/>
                  <w:color w:val="000000" w:themeColor="text1"/>
                  <w:sz w:val="18"/>
                  <w:szCs w:val="18"/>
                </w:rPr>
                <w:t>VVNB</w:t>
              </w:r>
            </w:ins>
          </w:p>
        </w:tc>
        <w:tc>
          <w:tcPr>
            <w:tcW w:w="1701" w:type="dxa"/>
          </w:tcPr>
          <w:p w14:paraId="14BF6416" w14:textId="77777777" w:rsidR="00FA2D39" w:rsidRPr="00B474F8" w:rsidRDefault="00FA2D39" w:rsidP="00FA2D39">
            <w:pPr>
              <w:autoSpaceDE w:val="0"/>
              <w:autoSpaceDN w:val="0"/>
              <w:adjustRightInd w:val="0"/>
              <w:jc w:val="center"/>
              <w:rPr>
                <w:ins w:id="30" w:author="Hoang Duc Thanh-OCC" w:date="2026-04-08T15:37:00Z"/>
                <w:rFonts w:ascii="Arial" w:hAnsi="Arial" w:cs="Arial"/>
                <w:color w:val="000000" w:themeColor="text1"/>
                <w:sz w:val="18"/>
                <w:szCs w:val="18"/>
              </w:rPr>
            </w:pPr>
            <w:ins w:id="31" w:author="Hoang Duc Thanh-OCC" w:date="2026-04-08T15:37:00Z">
              <w:r>
                <w:rPr>
                  <w:rFonts w:ascii="Arial" w:hAnsi="Arial" w:cs="Arial"/>
                  <w:color w:val="000000" w:themeColor="text1"/>
                  <w:sz w:val="18"/>
                  <w:szCs w:val="18"/>
                </w:rPr>
                <w:t>AMSHAN01</w:t>
              </w:r>
            </w:ins>
          </w:p>
        </w:tc>
        <w:tc>
          <w:tcPr>
            <w:tcW w:w="2481" w:type="dxa"/>
          </w:tcPr>
          <w:p w14:paraId="0D6F5652" w14:textId="77777777" w:rsidR="00FA2D39" w:rsidRPr="00B474F8" w:rsidRDefault="00FA2D39" w:rsidP="00FA2D39">
            <w:pPr>
              <w:autoSpaceDE w:val="0"/>
              <w:autoSpaceDN w:val="0"/>
              <w:adjustRightInd w:val="0"/>
              <w:rPr>
                <w:ins w:id="32" w:author="Hoang Duc Thanh-OCC" w:date="2026-04-08T15:37:00Z"/>
                <w:rFonts w:ascii="Arial" w:hAnsi="Arial" w:cs="Arial"/>
                <w:color w:val="000000" w:themeColor="text1"/>
                <w:sz w:val="18"/>
                <w:szCs w:val="18"/>
              </w:rPr>
            </w:pPr>
            <w:ins w:id="33" w:author="Hoang Duc Thanh-OCC" w:date="2026-04-08T15:37:00Z">
              <w:r>
                <w:rPr>
                  <w:rFonts w:ascii="Arial" w:hAnsi="Arial" w:cs="Arial"/>
                  <w:color w:val="000000" w:themeColor="text1"/>
                  <w:sz w:val="18"/>
                  <w:szCs w:val="18"/>
                </w:rPr>
                <w:t>VVCI, VVDN</w:t>
              </w:r>
            </w:ins>
          </w:p>
        </w:tc>
      </w:tr>
      <w:tr w:rsidR="00FA2D39" w:rsidRPr="00B474F8" w14:paraId="49ACCAB1" w14:textId="77777777" w:rsidTr="00FA2D39">
        <w:trPr>
          <w:trHeight w:val="261"/>
          <w:ins w:id="34" w:author="Hoang Duc Thanh-OCC" w:date="2026-04-08T15:37:00Z"/>
        </w:trPr>
        <w:tc>
          <w:tcPr>
            <w:tcW w:w="1701" w:type="dxa"/>
            <w:vAlign w:val="center"/>
          </w:tcPr>
          <w:p w14:paraId="0FD865F1" w14:textId="77777777" w:rsidR="00FA2D39" w:rsidRPr="00B474F8" w:rsidRDefault="00FA2D39" w:rsidP="00FA2D39">
            <w:pPr>
              <w:autoSpaceDE w:val="0"/>
              <w:autoSpaceDN w:val="0"/>
              <w:adjustRightInd w:val="0"/>
              <w:rPr>
                <w:ins w:id="35" w:author="Hoang Duc Thanh-OCC" w:date="2026-04-08T15:37:00Z"/>
                <w:rFonts w:ascii="Arial" w:hAnsi="Arial" w:cs="Arial"/>
                <w:color w:val="000000" w:themeColor="text1"/>
                <w:sz w:val="18"/>
                <w:szCs w:val="18"/>
              </w:rPr>
            </w:pPr>
            <w:ins w:id="36" w:author="Hoang Duc Thanh-OCC" w:date="2026-04-08T15:37:00Z">
              <w:r>
                <w:rPr>
                  <w:rFonts w:ascii="Arial" w:hAnsi="Arial" w:cs="Arial"/>
                  <w:color w:val="000000" w:themeColor="text1"/>
                  <w:sz w:val="18"/>
                  <w:szCs w:val="18"/>
                </w:rPr>
                <w:t>Area Operation</w:t>
              </w:r>
            </w:ins>
          </w:p>
        </w:tc>
        <w:tc>
          <w:tcPr>
            <w:tcW w:w="5883" w:type="dxa"/>
            <w:gridSpan w:val="4"/>
            <w:vAlign w:val="center"/>
          </w:tcPr>
          <w:p w14:paraId="7BCB84A6" w14:textId="77777777" w:rsidR="00FA2D39" w:rsidRPr="00B474F8" w:rsidRDefault="00FA2D39" w:rsidP="00FA2D39">
            <w:pPr>
              <w:autoSpaceDE w:val="0"/>
              <w:autoSpaceDN w:val="0"/>
              <w:adjustRightInd w:val="0"/>
              <w:rPr>
                <w:ins w:id="37" w:author="Hoang Duc Thanh-OCC" w:date="2026-04-08T15:37:00Z"/>
                <w:rFonts w:ascii="Arial" w:hAnsi="Arial" w:cs="Arial"/>
                <w:color w:val="000000" w:themeColor="text1"/>
                <w:sz w:val="18"/>
                <w:szCs w:val="18"/>
              </w:rPr>
            </w:pPr>
            <w:ins w:id="38" w:author="Hoang Duc Thanh-OCC" w:date="2026-04-08T15:37:00Z">
              <w:r>
                <w:rPr>
                  <w:rFonts w:ascii="Arial" w:hAnsi="Arial" w:cs="Arial"/>
                  <w:color w:val="000000" w:themeColor="text1"/>
                  <w:sz w:val="18"/>
                  <w:szCs w:val="18"/>
                </w:rPr>
                <w:t>MID/ASIA, EUR</w:t>
              </w:r>
            </w:ins>
          </w:p>
        </w:tc>
      </w:tr>
      <w:tr w:rsidR="00FA2D39" w:rsidRPr="00B474F8" w14:paraId="5BABE793" w14:textId="77777777" w:rsidTr="00FA2D39">
        <w:trPr>
          <w:ins w:id="39" w:author="Hoang Duc Thanh-OCC" w:date="2026-04-08T15:37:00Z"/>
        </w:trPr>
        <w:tc>
          <w:tcPr>
            <w:tcW w:w="1701" w:type="dxa"/>
            <w:vAlign w:val="center"/>
          </w:tcPr>
          <w:p w14:paraId="04E8C1D8" w14:textId="77777777" w:rsidR="00FA2D39" w:rsidRPr="00B474F8" w:rsidRDefault="00FA2D39" w:rsidP="00FA2D39">
            <w:pPr>
              <w:autoSpaceDE w:val="0"/>
              <w:autoSpaceDN w:val="0"/>
              <w:adjustRightInd w:val="0"/>
              <w:jc w:val="both"/>
              <w:rPr>
                <w:ins w:id="40" w:author="Hoang Duc Thanh-OCC" w:date="2026-04-08T15:37:00Z"/>
                <w:rFonts w:ascii="Arial" w:hAnsi="Arial" w:cs="Arial"/>
                <w:color w:val="000000" w:themeColor="text1"/>
                <w:sz w:val="18"/>
                <w:szCs w:val="18"/>
              </w:rPr>
            </w:pPr>
            <w:ins w:id="41" w:author="Hoang Duc Thanh-OCC" w:date="2026-04-08T15:37:00Z">
              <w:r w:rsidRPr="00B474F8">
                <w:rPr>
                  <w:rFonts w:ascii="Arial" w:hAnsi="Arial" w:cs="Arial"/>
                  <w:color w:val="000000" w:themeColor="text1"/>
                  <w:sz w:val="18"/>
                  <w:szCs w:val="18"/>
                </w:rPr>
                <w:t>Preferred Enroute Alternate Airport</w:t>
              </w:r>
            </w:ins>
          </w:p>
        </w:tc>
        <w:tc>
          <w:tcPr>
            <w:tcW w:w="5883" w:type="dxa"/>
            <w:gridSpan w:val="4"/>
            <w:vAlign w:val="center"/>
          </w:tcPr>
          <w:p w14:paraId="70613144" w14:textId="77777777" w:rsidR="00FA2D39" w:rsidRPr="00B474F8" w:rsidRDefault="00FA2D39" w:rsidP="00FA2D39">
            <w:pPr>
              <w:autoSpaceDE w:val="0"/>
              <w:autoSpaceDN w:val="0"/>
              <w:adjustRightInd w:val="0"/>
              <w:rPr>
                <w:ins w:id="42" w:author="Hoang Duc Thanh-OCC" w:date="2026-04-08T15:37:00Z"/>
                <w:rFonts w:ascii="Arial" w:hAnsi="Arial" w:cs="Arial"/>
                <w:color w:val="000000" w:themeColor="text1"/>
                <w:sz w:val="18"/>
                <w:szCs w:val="18"/>
              </w:rPr>
            </w:pPr>
            <w:ins w:id="43" w:author="Hoang Duc Thanh-OCC" w:date="2026-04-08T15:37:00Z">
              <w:r w:rsidRPr="00B474F8">
                <w:rPr>
                  <w:rFonts w:ascii="Arial" w:hAnsi="Arial" w:cs="Arial"/>
                  <w:color w:val="000000" w:themeColor="text1"/>
                  <w:sz w:val="18"/>
                  <w:szCs w:val="18"/>
                </w:rPr>
                <w:t xml:space="preserve">VTCC, 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xml:space="preserve">, UBBB, </w:t>
              </w:r>
              <w:r>
                <w:rPr>
                  <w:rFonts w:ascii="Arial" w:hAnsi="Arial" w:cs="Arial"/>
                  <w:color w:val="000000" w:themeColor="text1"/>
                  <w:sz w:val="18"/>
                  <w:szCs w:val="18"/>
                </w:rPr>
                <w:t>UBBG, LTCE, LTFM, LHBP, EDDB</w:t>
              </w:r>
            </w:ins>
          </w:p>
        </w:tc>
      </w:tr>
      <w:tr w:rsidR="00FA2D39" w:rsidRPr="00B474F8" w14:paraId="3C8F7E99" w14:textId="77777777" w:rsidTr="00FA2D39">
        <w:trPr>
          <w:ins w:id="44" w:author="Hoang Duc Thanh-OCC" w:date="2026-04-08T15:37:00Z"/>
        </w:trPr>
        <w:tc>
          <w:tcPr>
            <w:tcW w:w="1701" w:type="dxa"/>
            <w:vAlign w:val="center"/>
          </w:tcPr>
          <w:p w14:paraId="6CDFE591" w14:textId="77777777" w:rsidR="00FA2D39" w:rsidRPr="00B474F8" w:rsidRDefault="00FA2D39" w:rsidP="00FA2D39">
            <w:pPr>
              <w:autoSpaceDE w:val="0"/>
              <w:autoSpaceDN w:val="0"/>
              <w:adjustRightInd w:val="0"/>
              <w:jc w:val="both"/>
              <w:rPr>
                <w:ins w:id="45" w:author="Hoang Duc Thanh-OCC" w:date="2026-04-08T15:37:00Z"/>
                <w:rFonts w:ascii="Arial" w:hAnsi="Arial" w:cs="Arial"/>
                <w:color w:val="000000" w:themeColor="text1"/>
                <w:sz w:val="18"/>
                <w:szCs w:val="18"/>
              </w:rPr>
            </w:pPr>
            <w:ins w:id="46" w:author="Hoang Duc Thanh-OCC" w:date="2026-04-08T15:37:00Z">
              <w:r w:rsidRPr="00B474F8">
                <w:rPr>
                  <w:rFonts w:ascii="Arial" w:hAnsi="Arial" w:cs="Arial"/>
                  <w:color w:val="000000" w:themeColor="text1"/>
                  <w:sz w:val="18"/>
                  <w:szCs w:val="18"/>
                </w:rPr>
                <w:t>RVSM</w:t>
              </w:r>
            </w:ins>
          </w:p>
        </w:tc>
        <w:tc>
          <w:tcPr>
            <w:tcW w:w="5883" w:type="dxa"/>
            <w:gridSpan w:val="4"/>
          </w:tcPr>
          <w:p w14:paraId="6476CC7B" w14:textId="77777777" w:rsidR="00FA2D39" w:rsidRPr="00B474F8" w:rsidRDefault="00FA2D39" w:rsidP="00FA2D39">
            <w:pPr>
              <w:autoSpaceDE w:val="0"/>
              <w:autoSpaceDN w:val="0"/>
              <w:adjustRightInd w:val="0"/>
              <w:jc w:val="both"/>
              <w:rPr>
                <w:ins w:id="47" w:author="Hoang Duc Thanh-OCC" w:date="2026-04-08T15:37:00Z"/>
                <w:rFonts w:ascii="Arial" w:hAnsi="Arial" w:cs="Arial"/>
                <w:color w:val="000000" w:themeColor="text1"/>
                <w:sz w:val="18"/>
                <w:szCs w:val="18"/>
              </w:rPr>
            </w:pPr>
            <w:ins w:id="48" w:author="Hoang Duc Thanh-OCC" w:date="2026-04-08T15:37:00Z">
              <w:r w:rsidRPr="00B474F8">
                <w:rPr>
                  <w:rFonts w:ascii="Arial" w:hAnsi="Arial" w:cs="Arial"/>
                  <w:color w:val="000000" w:themeColor="text1"/>
                  <w:sz w:val="18"/>
                  <w:szCs w:val="18"/>
                </w:rPr>
                <w:t>Required</w:t>
              </w:r>
            </w:ins>
          </w:p>
        </w:tc>
      </w:tr>
      <w:tr w:rsidR="00FA2D39" w:rsidRPr="00B474F8" w14:paraId="293C0E82" w14:textId="77777777" w:rsidTr="00FA2D39">
        <w:trPr>
          <w:trHeight w:val="513"/>
          <w:ins w:id="49" w:author="Hoang Duc Thanh-OCC" w:date="2026-04-08T15:37:00Z"/>
        </w:trPr>
        <w:tc>
          <w:tcPr>
            <w:tcW w:w="1701" w:type="dxa"/>
            <w:vAlign w:val="center"/>
          </w:tcPr>
          <w:p w14:paraId="67F88D58" w14:textId="77777777" w:rsidR="00FA2D39" w:rsidRPr="00B474F8" w:rsidRDefault="00FA2D39" w:rsidP="00FA2D39">
            <w:pPr>
              <w:autoSpaceDE w:val="0"/>
              <w:autoSpaceDN w:val="0"/>
              <w:adjustRightInd w:val="0"/>
              <w:jc w:val="both"/>
              <w:rPr>
                <w:ins w:id="50" w:author="Hoang Duc Thanh-OCC" w:date="2026-04-08T15:37:00Z"/>
                <w:rFonts w:ascii="Arial" w:hAnsi="Arial" w:cs="Arial"/>
                <w:color w:val="000000" w:themeColor="text1"/>
                <w:sz w:val="18"/>
                <w:szCs w:val="18"/>
              </w:rPr>
            </w:pPr>
            <w:ins w:id="51" w:author="Hoang Duc Thanh-OCC" w:date="2026-04-08T15:37:00Z">
              <w:r>
                <w:rPr>
                  <w:rFonts w:ascii="Arial" w:hAnsi="Arial" w:cs="Arial"/>
                  <w:color w:val="000000" w:themeColor="text1"/>
                  <w:sz w:val="18"/>
                  <w:szCs w:val="18"/>
                </w:rPr>
                <w:t>EDTO</w:t>
              </w:r>
            </w:ins>
          </w:p>
        </w:tc>
        <w:tc>
          <w:tcPr>
            <w:tcW w:w="5883" w:type="dxa"/>
            <w:gridSpan w:val="4"/>
          </w:tcPr>
          <w:p w14:paraId="45535A09" w14:textId="77777777" w:rsidR="00FA2D39" w:rsidRDefault="00FA2D39" w:rsidP="00FA2D39">
            <w:pPr>
              <w:autoSpaceDE w:val="0"/>
              <w:autoSpaceDN w:val="0"/>
              <w:adjustRightInd w:val="0"/>
              <w:jc w:val="center"/>
              <w:rPr>
                <w:ins w:id="52" w:author="Hoang Duc Thanh-OCC" w:date="2026-04-08T15:37:00Z"/>
                <w:rFonts w:ascii="Arial" w:hAnsi="Arial" w:cs="Arial"/>
                <w:color w:val="000000" w:themeColor="text1"/>
                <w:sz w:val="18"/>
                <w:szCs w:val="18"/>
              </w:rPr>
            </w:pPr>
            <w:ins w:id="53" w:author="Hoang Duc Thanh-OCC" w:date="2026-04-08T15:37:00Z">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ins>
          </w:p>
          <w:p w14:paraId="29B1E8C8" w14:textId="77777777" w:rsidR="00FA2D39" w:rsidRPr="00B474F8" w:rsidRDefault="00FA2D39" w:rsidP="00FA2D39">
            <w:pPr>
              <w:autoSpaceDE w:val="0"/>
              <w:autoSpaceDN w:val="0"/>
              <w:adjustRightInd w:val="0"/>
              <w:jc w:val="center"/>
              <w:rPr>
                <w:ins w:id="54" w:author="Hoang Duc Thanh-OCC" w:date="2026-04-08T15:37:00Z"/>
                <w:rFonts w:ascii="Arial" w:hAnsi="Arial" w:cs="Arial"/>
                <w:color w:val="000000" w:themeColor="text1"/>
                <w:sz w:val="18"/>
                <w:szCs w:val="18"/>
              </w:rPr>
            </w:pPr>
            <w:ins w:id="55" w:author="Hoang Duc Thanh-OCC" w:date="2026-04-08T15:37:00Z">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ins>
          </w:p>
        </w:tc>
      </w:tr>
      <w:tr w:rsidR="00FA2D39" w:rsidRPr="00B474F8" w14:paraId="5407D7A3" w14:textId="77777777" w:rsidTr="00FA2D39">
        <w:trPr>
          <w:ins w:id="56" w:author="Hoang Duc Thanh-OCC" w:date="2026-04-08T15:37:00Z"/>
        </w:trPr>
        <w:tc>
          <w:tcPr>
            <w:tcW w:w="1701" w:type="dxa"/>
            <w:vAlign w:val="center"/>
          </w:tcPr>
          <w:p w14:paraId="00056081" w14:textId="77777777" w:rsidR="00FA2D39" w:rsidRPr="00B474F8" w:rsidRDefault="00FA2D39" w:rsidP="00FA2D39">
            <w:pPr>
              <w:autoSpaceDE w:val="0"/>
              <w:autoSpaceDN w:val="0"/>
              <w:adjustRightInd w:val="0"/>
              <w:jc w:val="both"/>
              <w:rPr>
                <w:ins w:id="57" w:author="Hoang Duc Thanh-OCC" w:date="2026-04-08T15:37:00Z"/>
                <w:rFonts w:ascii="Arial" w:hAnsi="Arial" w:cs="Arial"/>
                <w:color w:val="000000" w:themeColor="text1"/>
                <w:sz w:val="18"/>
                <w:szCs w:val="18"/>
              </w:rPr>
            </w:pPr>
            <w:ins w:id="58" w:author="Hoang Duc Thanh-OCC" w:date="2026-04-08T15:37:00Z">
              <w:r>
                <w:rPr>
                  <w:rFonts w:ascii="Arial" w:hAnsi="Arial" w:cs="Arial"/>
                  <w:color w:val="000000" w:themeColor="text1"/>
                  <w:sz w:val="18"/>
                  <w:szCs w:val="18"/>
                </w:rPr>
                <w:t>PBN</w:t>
              </w:r>
            </w:ins>
          </w:p>
        </w:tc>
        <w:tc>
          <w:tcPr>
            <w:tcW w:w="5883" w:type="dxa"/>
            <w:gridSpan w:val="4"/>
          </w:tcPr>
          <w:p w14:paraId="6953EF15" w14:textId="77777777" w:rsidR="00FA2D39" w:rsidRPr="00B474F8" w:rsidRDefault="00FA2D39" w:rsidP="00FA2D39">
            <w:pPr>
              <w:autoSpaceDE w:val="0"/>
              <w:autoSpaceDN w:val="0"/>
              <w:adjustRightInd w:val="0"/>
              <w:jc w:val="both"/>
              <w:rPr>
                <w:ins w:id="59" w:author="Hoang Duc Thanh-OCC" w:date="2026-04-08T15:37:00Z"/>
                <w:rFonts w:ascii="Arial" w:hAnsi="Arial" w:cs="Arial"/>
                <w:color w:val="000000" w:themeColor="text1"/>
                <w:sz w:val="18"/>
                <w:szCs w:val="18"/>
              </w:rPr>
            </w:pPr>
            <w:ins w:id="60" w:author="Hoang Duc Thanh-OCC" w:date="2026-04-08T15:37:00Z">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ins>
          </w:p>
        </w:tc>
      </w:tr>
      <w:tr w:rsidR="00FA2D39" w:rsidRPr="00B474F8" w14:paraId="441E3BB5" w14:textId="77777777" w:rsidTr="00FA2D39">
        <w:trPr>
          <w:ins w:id="61" w:author="Hoang Duc Thanh-OCC" w:date="2026-04-08T15:37:00Z"/>
        </w:trPr>
        <w:tc>
          <w:tcPr>
            <w:tcW w:w="1701" w:type="dxa"/>
            <w:vAlign w:val="center"/>
          </w:tcPr>
          <w:p w14:paraId="4BE87C34" w14:textId="77777777" w:rsidR="00FA2D39" w:rsidRDefault="00FA2D39" w:rsidP="00FA2D39">
            <w:pPr>
              <w:autoSpaceDE w:val="0"/>
              <w:autoSpaceDN w:val="0"/>
              <w:adjustRightInd w:val="0"/>
              <w:jc w:val="both"/>
              <w:rPr>
                <w:ins w:id="62" w:author="Hoang Duc Thanh-OCC" w:date="2026-04-08T15:37:00Z"/>
                <w:rFonts w:ascii="Arial" w:hAnsi="Arial" w:cs="Arial"/>
                <w:color w:val="000000" w:themeColor="text1"/>
                <w:sz w:val="18"/>
                <w:szCs w:val="18"/>
              </w:rPr>
            </w:pPr>
            <w:ins w:id="63" w:author="Hoang Duc Thanh-OCC" w:date="2026-04-08T15:37:00Z">
              <w:r>
                <w:rPr>
                  <w:rFonts w:ascii="Arial" w:hAnsi="Arial" w:cs="Arial"/>
                  <w:color w:val="000000" w:themeColor="text1"/>
                  <w:sz w:val="18"/>
                  <w:szCs w:val="18"/>
                </w:rPr>
                <w:t>Datalink</w:t>
              </w:r>
            </w:ins>
          </w:p>
        </w:tc>
        <w:tc>
          <w:tcPr>
            <w:tcW w:w="5883" w:type="dxa"/>
            <w:gridSpan w:val="4"/>
          </w:tcPr>
          <w:p w14:paraId="30F1B7A0" w14:textId="77777777" w:rsidR="00FA2D39" w:rsidRPr="00B474F8" w:rsidRDefault="00FA2D39" w:rsidP="00FA2D39">
            <w:pPr>
              <w:autoSpaceDE w:val="0"/>
              <w:autoSpaceDN w:val="0"/>
              <w:adjustRightInd w:val="0"/>
              <w:jc w:val="both"/>
              <w:rPr>
                <w:ins w:id="64" w:author="Hoang Duc Thanh-OCC" w:date="2026-04-08T15:37:00Z"/>
                <w:rFonts w:ascii="Arial" w:hAnsi="Arial" w:cs="Arial"/>
                <w:color w:val="000000" w:themeColor="text1"/>
                <w:sz w:val="18"/>
                <w:szCs w:val="18"/>
              </w:rPr>
            </w:pPr>
            <w:ins w:id="65" w:author="Hoang Duc Thanh-OCC" w:date="2026-04-08T15:37:00Z">
              <w:r>
                <w:rPr>
                  <w:rFonts w:ascii="Arial" w:hAnsi="Arial" w:cs="Arial"/>
                  <w:color w:val="000000" w:themeColor="text1"/>
                  <w:sz w:val="18"/>
                  <w:szCs w:val="18"/>
                </w:rPr>
                <w:t>CPDLC/ ADS-C, ADS-B</w:t>
              </w:r>
            </w:ins>
          </w:p>
        </w:tc>
      </w:tr>
      <w:tr w:rsidR="00FA2D39" w:rsidRPr="009970B5" w14:paraId="49BFF185" w14:textId="77777777" w:rsidTr="00FA2D39">
        <w:trPr>
          <w:ins w:id="66" w:author="Hoang Duc Thanh-OCC" w:date="2026-04-08T15:37:00Z"/>
        </w:trPr>
        <w:tc>
          <w:tcPr>
            <w:tcW w:w="1701" w:type="dxa"/>
            <w:vAlign w:val="center"/>
          </w:tcPr>
          <w:p w14:paraId="56E56CA3" w14:textId="77777777" w:rsidR="00FA2D39" w:rsidRPr="00B474F8" w:rsidRDefault="00FA2D39" w:rsidP="00FA2D39">
            <w:pPr>
              <w:autoSpaceDE w:val="0"/>
              <w:autoSpaceDN w:val="0"/>
              <w:adjustRightInd w:val="0"/>
              <w:jc w:val="both"/>
              <w:rPr>
                <w:ins w:id="67" w:author="Hoang Duc Thanh-OCC" w:date="2026-04-08T15:37:00Z"/>
                <w:rFonts w:ascii="Arial" w:hAnsi="Arial" w:cs="Arial"/>
                <w:color w:val="000000" w:themeColor="text1"/>
                <w:sz w:val="18"/>
                <w:szCs w:val="18"/>
              </w:rPr>
            </w:pPr>
            <w:ins w:id="68" w:author="Hoang Duc Thanh-OCC" w:date="2026-04-08T15:37:00Z">
              <w:r>
                <w:rPr>
                  <w:rFonts w:ascii="Arial" w:hAnsi="Arial" w:cs="Arial"/>
                  <w:color w:val="000000" w:themeColor="text1"/>
                  <w:sz w:val="18"/>
                  <w:szCs w:val="18"/>
                </w:rPr>
                <w:t xml:space="preserve">Depressurization Procedure </w:t>
              </w:r>
            </w:ins>
          </w:p>
        </w:tc>
        <w:tc>
          <w:tcPr>
            <w:tcW w:w="5883" w:type="dxa"/>
            <w:gridSpan w:val="4"/>
            <w:vAlign w:val="center"/>
          </w:tcPr>
          <w:p w14:paraId="3A8599E8" w14:textId="77777777" w:rsidR="00FA2D39" w:rsidRDefault="00FA2D39" w:rsidP="00FA2D39">
            <w:pPr>
              <w:autoSpaceDE w:val="0"/>
              <w:autoSpaceDN w:val="0"/>
              <w:adjustRightInd w:val="0"/>
              <w:jc w:val="center"/>
              <w:rPr>
                <w:ins w:id="69" w:author="Hoang Duc Thanh-OCC" w:date="2026-04-08T15:37:00Z"/>
                <w:rFonts w:ascii="Arial" w:hAnsi="Arial" w:cs="Arial"/>
                <w:color w:val="000000" w:themeColor="text1"/>
                <w:sz w:val="18"/>
                <w:szCs w:val="18"/>
              </w:rPr>
            </w:pPr>
            <w:ins w:id="70" w:author="Hoang Duc Thanh-OCC" w:date="2026-04-08T15:37:00Z">
              <w:r>
                <w:rPr>
                  <w:rFonts w:ascii="Arial" w:hAnsi="Arial" w:cs="Arial"/>
                  <w:color w:val="000000" w:themeColor="text1"/>
                  <w:sz w:val="18"/>
                  <w:szCs w:val="18"/>
                </w:rPr>
                <w:t>YES</w:t>
              </w:r>
            </w:ins>
          </w:p>
          <w:p w14:paraId="326E3A51" w14:textId="77777777" w:rsidR="00FA2D39" w:rsidRPr="009970B5" w:rsidRDefault="00FA2D39" w:rsidP="00FA2D39">
            <w:pPr>
              <w:autoSpaceDE w:val="0"/>
              <w:autoSpaceDN w:val="0"/>
              <w:adjustRightInd w:val="0"/>
              <w:jc w:val="center"/>
              <w:rPr>
                <w:ins w:id="71" w:author="Hoang Duc Thanh-OCC" w:date="2026-04-08T15:37:00Z"/>
                <w:rFonts w:ascii="Arial" w:hAnsi="Arial" w:cs="Arial"/>
                <w:color w:val="000000" w:themeColor="text1"/>
                <w:sz w:val="18"/>
                <w:szCs w:val="18"/>
              </w:rPr>
            </w:pPr>
            <w:ins w:id="72" w:author="Hoang Duc Thanh-OCC" w:date="2026-04-08T15:37:00Z">
              <w:r w:rsidRPr="009970B5">
                <w:rPr>
                  <w:rFonts w:ascii="Arial" w:hAnsi="Arial" w:cs="Arial"/>
                  <w:color w:val="000000" w:themeColor="text1"/>
                  <w:sz w:val="18"/>
                  <w:szCs w:val="18"/>
                </w:rPr>
                <w:t>(refer to</w:t>
              </w:r>
              <w:r>
                <w:rPr>
                  <w:rFonts w:ascii="Arial" w:hAnsi="Arial" w:cs="Arial"/>
                  <w:color w:val="000000" w:themeColor="text1"/>
                  <w:sz w:val="18"/>
                  <w:szCs w:val="18"/>
                </w:rPr>
                <w:t xml:space="preserve">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ins>
          </w:p>
        </w:tc>
      </w:tr>
      <w:tr w:rsidR="00FA2D39" w:rsidRPr="00B474F8" w14:paraId="3F5723B9" w14:textId="77777777" w:rsidTr="00FA2D39">
        <w:trPr>
          <w:ins w:id="73" w:author="Hoang Duc Thanh-OCC" w:date="2026-04-08T15:37:00Z"/>
        </w:trPr>
        <w:tc>
          <w:tcPr>
            <w:tcW w:w="1701" w:type="dxa"/>
            <w:vAlign w:val="center"/>
          </w:tcPr>
          <w:p w14:paraId="63A148B7" w14:textId="77777777" w:rsidR="00FA2D39" w:rsidRPr="00B474F8" w:rsidRDefault="00FA2D39" w:rsidP="00FA2D39">
            <w:pPr>
              <w:autoSpaceDE w:val="0"/>
              <w:autoSpaceDN w:val="0"/>
              <w:adjustRightInd w:val="0"/>
              <w:jc w:val="both"/>
              <w:rPr>
                <w:ins w:id="74" w:author="Hoang Duc Thanh-OCC" w:date="2026-04-08T15:37:00Z"/>
                <w:rFonts w:ascii="Arial" w:hAnsi="Arial" w:cs="Arial"/>
                <w:color w:val="000000" w:themeColor="text1"/>
                <w:sz w:val="18"/>
                <w:szCs w:val="18"/>
              </w:rPr>
            </w:pPr>
            <w:ins w:id="75" w:author="Hoang Duc Thanh-OCC" w:date="2026-04-08T15:37:00Z">
              <w:r w:rsidRPr="00B474F8">
                <w:rPr>
                  <w:rFonts w:ascii="Arial" w:hAnsi="Arial" w:cs="Arial"/>
                  <w:color w:val="000000" w:themeColor="text1"/>
                  <w:sz w:val="18"/>
                  <w:szCs w:val="18"/>
                </w:rPr>
                <w:t>Flight level</w:t>
              </w:r>
            </w:ins>
          </w:p>
        </w:tc>
        <w:tc>
          <w:tcPr>
            <w:tcW w:w="5883" w:type="dxa"/>
            <w:gridSpan w:val="4"/>
          </w:tcPr>
          <w:p w14:paraId="3D6F86AC" w14:textId="77777777" w:rsidR="00FA2D39" w:rsidRPr="00B474F8" w:rsidRDefault="00FA2D39" w:rsidP="00FA2D39">
            <w:pPr>
              <w:autoSpaceDE w:val="0"/>
              <w:autoSpaceDN w:val="0"/>
              <w:adjustRightInd w:val="0"/>
              <w:jc w:val="both"/>
              <w:rPr>
                <w:ins w:id="76" w:author="Hoang Duc Thanh-OCC" w:date="2026-04-08T15:37:00Z"/>
                <w:rFonts w:ascii="Arial" w:hAnsi="Arial" w:cs="Arial"/>
                <w:color w:val="000000" w:themeColor="text1"/>
                <w:sz w:val="18"/>
                <w:szCs w:val="18"/>
              </w:rPr>
            </w:pPr>
            <w:ins w:id="77" w:author="Hoang Duc Thanh-OCC" w:date="2026-04-08T15:37:00Z">
              <w:r w:rsidRPr="00B474F8">
                <w:rPr>
                  <w:rFonts w:ascii="Arial" w:hAnsi="Arial" w:cs="Arial"/>
                  <w:color w:val="000000" w:themeColor="text1"/>
                  <w:sz w:val="18"/>
                  <w:szCs w:val="18"/>
                </w:rPr>
                <w:t>MIN – MAX: GND – FL410</w:t>
              </w:r>
            </w:ins>
          </w:p>
          <w:p w14:paraId="7A8E476D" w14:textId="77777777" w:rsidR="00FA2D39" w:rsidRPr="00B474F8" w:rsidRDefault="00FA2D39" w:rsidP="00FA2D39">
            <w:pPr>
              <w:autoSpaceDE w:val="0"/>
              <w:autoSpaceDN w:val="0"/>
              <w:adjustRightInd w:val="0"/>
              <w:jc w:val="both"/>
              <w:rPr>
                <w:ins w:id="78" w:author="Hoang Duc Thanh-OCC" w:date="2026-04-08T15:37:00Z"/>
                <w:rFonts w:ascii="Arial" w:hAnsi="Arial" w:cs="Arial"/>
                <w:color w:val="000000" w:themeColor="text1"/>
                <w:sz w:val="18"/>
                <w:szCs w:val="18"/>
              </w:rPr>
            </w:pPr>
            <w:ins w:id="79" w:author="Hoang Duc Thanh-OCC" w:date="2026-04-08T15:37: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p>
        </w:tc>
      </w:tr>
      <w:tr w:rsidR="001169AC" w:rsidRPr="00B474F8" w:rsidDel="00FA2D39" w14:paraId="1D340FD0" w14:textId="49D37EC1" w:rsidTr="001169AC">
        <w:trPr>
          <w:trHeight w:val="357"/>
          <w:del w:id="80" w:author="Hoang Duc Thanh-OCC" w:date="2026-04-08T15:37:00Z"/>
        </w:trPr>
        <w:tc>
          <w:tcPr>
            <w:tcW w:w="7584" w:type="dxa"/>
            <w:gridSpan w:val="5"/>
            <w:shd w:val="clear" w:color="auto" w:fill="0070C0"/>
            <w:vAlign w:val="center"/>
          </w:tcPr>
          <w:p w14:paraId="5D7644A3" w14:textId="254B038A" w:rsidR="001169AC" w:rsidRPr="00B474F8" w:rsidDel="00FA2D39" w:rsidRDefault="001169AC">
            <w:pPr>
              <w:pStyle w:val="ListParagraph"/>
              <w:numPr>
                <w:ilvl w:val="0"/>
                <w:numId w:val="3"/>
              </w:numPr>
              <w:autoSpaceDE w:val="0"/>
              <w:autoSpaceDN w:val="0"/>
              <w:adjustRightInd w:val="0"/>
              <w:rPr>
                <w:del w:id="81" w:author="Hoang Duc Thanh-OCC" w:date="2026-04-08T15:37:00Z"/>
                <w:rFonts w:ascii="Arial" w:hAnsi="Arial" w:cs="Arial"/>
                <w:b/>
                <w:color w:val="FFFFFF" w:themeColor="background1"/>
                <w:sz w:val="18"/>
                <w:szCs w:val="18"/>
              </w:rPr>
              <w:pPrChange w:id="82" w:author="Hoang Duc Thanh-OCC" w:date="2026-04-08T15:39:00Z">
                <w:pPr>
                  <w:pStyle w:val="ListParagraph"/>
                  <w:numPr>
                    <w:numId w:val="43"/>
                  </w:numPr>
                  <w:autoSpaceDE w:val="0"/>
                  <w:autoSpaceDN w:val="0"/>
                  <w:adjustRightInd w:val="0"/>
                  <w:ind w:hanging="360"/>
                </w:pPr>
              </w:pPrChange>
            </w:pPr>
            <w:del w:id="83" w:author="Hoang Duc Thanh-OCC" w:date="2026-04-08T15:37:00Z">
              <w:r w:rsidDel="00FA2D39">
                <w:rPr>
                  <w:rFonts w:ascii="Arial" w:hAnsi="Arial" w:cs="Arial"/>
                  <w:b/>
                  <w:color w:val="FFFFFF" w:themeColor="background1"/>
                  <w:sz w:val="18"/>
                  <w:szCs w:val="18"/>
                </w:rPr>
                <w:delText xml:space="preserve">HAN – AMS – HAN </w:delText>
              </w:r>
            </w:del>
          </w:p>
        </w:tc>
      </w:tr>
      <w:tr w:rsidR="001169AC" w:rsidRPr="00B474F8" w:rsidDel="00FA2D39" w14:paraId="0C3477CE" w14:textId="0EF13933" w:rsidTr="001169AC">
        <w:trPr>
          <w:del w:id="84" w:author="Hoang Duc Thanh-OCC" w:date="2026-04-08T15:37:00Z"/>
        </w:trPr>
        <w:tc>
          <w:tcPr>
            <w:tcW w:w="1701" w:type="dxa"/>
            <w:vMerge w:val="restart"/>
            <w:vAlign w:val="center"/>
          </w:tcPr>
          <w:p w14:paraId="714F55EF" w14:textId="51B27FBD" w:rsidR="001169AC" w:rsidRPr="00B474F8" w:rsidDel="00FA2D39" w:rsidRDefault="001169AC">
            <w:pPr>
              <w:numPr>
                <w:ilvl w:val="0"/>
                <w:numId w:val="3"/>
              </w:numPr>
              <w:autoSpaceDE w:val="0"/>
              <w:autoSpaceDN w:val="0"/>
              <w:adjustRightInd w:val="0"/>
              <w:jc w:val="both"/>
              <w:rPr>
                <w:del w:id="85" w:author="Hoang Duc Thanh-OCC" w:date="2026-04-08T15:37:00Z"/>
                <w:rFonts w:ascii="Arial" w:hAnsi="Arial" w:cs="Arial"/>
                <w:color w:val="000000" w:themeColor="text1"/>
                <w:sz w:val="18"/>
                <w:szCs w:val="18"/>
              </w:rPr>
              <w:pPrChange w:id="86" w:author="Hoang Duc Thanh-OCC" w:date="2026-04-08T15:39:00Z">
                <w:pPr>
                  <w:autoSpaceDE w:val="0"/>
                  <w:autoSpaceDN w:val="0"/>
                  <w:adjustRightInd w:val="0"/>
                  <w:jc w:val="both"/>
                </w:pPr>
              </w:pPrChange>
            </w:pPr>
          </w:p>
        </w:tc>
        <w:tc>
          <w:tcPr>
            <w:tcW w:w="850" w:type="dxa"/>
          </w:tcPr>
          <w:p w14:paraId="0BA09495" w14:textId="47DB5664" w:rsidR="001169AC" w:rsidRPr="00B474F8" w:rsidDel="00FA2D39" w:rsidRDefault="001169AC">
            <w:pPr>
              <w:numPr>
                <w:ilvl w:val="0"/>
                <w:numId w:val="3"/>
              </w:numPr>
              <w:autoSpaceDE w:val="0"/>
              <w:autoSpaceDN w:val="0"/>
              <w:adjustRightInd w:val="0"/>
              <w:jc w:val="center"/>
              <w:rPr>
                <w:del w:id="87" w:author="Hoang Duc Thanh-OCC" w:date="2026-04-08T15:37:00Z"/>
                <w:rFonts w:ascii="Arial" w:hAnsi="Arial" w:cs="Arial"/>
                <w:color w:val="000000" w:themeColor="text1"/>
                <w:sz w:val="18"/>
                <w:szCs w:val="18"/>
              </w:rPr>
              <w:pPrChange w:id="88" w:author="Hoang Duc Thanh-OCC" w:date="2026-04-08T15:39:00Z">
                <w:pPr>
                  <w:autoSpaceDE w:val="0"/>
                  <w:autoSpaceDN w:val="0"/>
                  <w:adjustRightInd w:val="0"/>
                  <w:jc w:val="center"/>
                </w:pPr>
              </w:pPrChange>
            </w:pPr>
            <w:del w:id="89" w:author="Hoang Duc Thanh-OCC" w:date="2026-04-08T15:37:00Z">
              <w:r w:rsidRPr="00B474F8" w:rsidDel="00FA2D39">
                <w:rPr>
                  <w:rFonts w:ascii="Arial" w:hAnsi="Arial" w:cs="Arial"/>
                  <w:color w:val="000000" w:themeColor="text1"/>
                  <w:sz w:val="18"/>
                  <w:szCs w:val="18"/>
                </w:rPr>
                <w:delText>VVNB</w:delText>
              </w:r>
            </w:del>
          </w:p>
        </w:tc>
        <w:tc>
          <w:tcPr>
            <w:tcW w:w="851" w:type="dxa"/>
          </w:tcPr>
          <w:p w14:paraId="2A70DB31" w14:textId="1C858651" w:rsidR="001169AC" w:rsidRPr="00B474F8" w:rsidDel="00FA2D39" w:rsidRDefault="001169AC">
            <w:pPr>
              <w:numPr>
                <w:ilvl w:val="0"/>
                <w:numId w:val="3"/>
              </w:numPr>
              <w:autoSpaceDE w:val="0"/>
              <w:autoSpaceDN w:val="0"/>
              <w:adjustRightInd w:val="0"/>
              <w:jc w:val="center"/>
              <w:rPr>
                <w:del w:id="90" w:author="Hoang Duc Thanh-OCC" w:date="2026-04-08T15:37:00Z"/>
                <w:rFonts w:ascii="Arial" w:hAnsi="Arial" w:cs="Arial"/>
                <w:color w:val="000000" w:themeColor="text1"/>
                <w:sz w:val="18"/>
                <w:szCs w:val="18"/>
              </w:rPr>
              <w:pPrChange w:id="91" w:author="Hoang Duc Thanh-OCC" w:date="2026-04-08T15:39:00Z">
                <w:pPr>
                  <w:autoSpaceDE w:val="0"/>
                  <w:autoSpaceDN w:val="0"/>
                  <w:adjustRightInd w:val="0"/>
                  <w:jc w:val="center"/>
                </w:pPr>
              </w:pPrChange>
            </w:pPr>
            <w:del w:id="92" w:author="Hoang Duc Thanh-OCC" w:date="2026-04-08T15:37:00Z">
              <w:r w:rsidDel="00FA2D39">
                <w:rPr>
                  <w:rFonts w:ascii="Arial" w:hAnsi="Arial" w:cs="Arial"/>
                  <w:color w:val="000000" w:themeColor="text1"/>
                  <w:sz w:val="18"/>
                  <w:szCs w:val="18"/>
                </w:rPr>
                <w:delText>EHAM</w:delText>
              </w:r>
            </w:del>
          </w:p>
        </w:tc>
        <w:tc>
          <w:tcPr>
            <w:tcW w:w="1701" w:type="dxa"/>
          </w:tcPr>
          <w:p w14:paraId="4695B015" w14:textId="192A1C26" w:rsidR="001169AC" w:rsidRPr="00B474F8" w:rsidDel="00FA2D39" w:rsidRDefault="001169AC">
            <w:pPr>
              <w:numPr>
                <w:ilvl w:val="0"/>
                <w:numId w:val="3"/>
              </w:numPr>
              <w:autoSpaceDE w:val="0"/>
              <w:autoSpaceDN w:val="0"/>
              <w:adjustRightInd w:val="0"/>
              <w:jc w:val="center"/>
              <w:rPr>
                <w:del w:id="93" w:author="Hoang Duc Thanh-OCC" w:date="2026-04-08T15:37:00Z"/>
                <w:rFonts w:ascii="Arial" w:hAnsi="Arial" w:cs="Arial"/>
                <w:color w:val="000000" w:themeColor="text1"/>
                <w:sz w:val="18"/>
                <w:szCs w:val="18"/>
              </w:rPr>
              <w:pPrChange w:id="94" w:author="Hoang Duc Thanh-OCC" w:date="2026-04-08T15:39:00Z">
                <w:pPr>
                  <w:autoSpaceDE w:val="0"/>
                  <w:autoSpaceDN w:val="0"/>
                  <w:adjustRightInd w:val="0"/>
                  <w:jc w:val="center"/>
                </w:pPr>
              </w:pPrChange>
            </w:pPr>
            <w:del w:id="95" w:author="Hoang Duc Thanh-OCC" w:date="2026-04-08T15:37:00Z">
              <w:r w:rsidDel="00FA2D39">
                <w:rPr>
                  <w:rFonts w:ascii="Arial" w:hAnsi="Arial" w:cs="Arial"/>
                  <w:color w:val="000000" w:themeColor="text1"/>
                  <w:sz w:val="18"/>
                  <w:szCs w:val="18"/>
                </w:rPr>
                <w:delText>HANAMS01</w:delText>
              </w:r>
            </w:del>
          </w:p>
        </w:tc>
        <w:tc>
          <w:tcPr>
            <w:tcW w:w="2481" w:type="dxa"/>
          </w:tcPr>
          <w:p w14:paraId="7790E1D4" w14:textId="261857E8" w:rsidR="001169AC" w:rsidRPr="00B474F8" w:rsidDel="00FA2D39" w:rsidRDefault="001169AC">
            <w:pPr>
              <w:numPr>
                <w:ilvl w:val="0"/>
                <w:numId w:val="3"/>
              </w:numPr>
              <w:autoSpaceDE w:val="0"/>
              <w:autoSpaceDN w:val="0"/>
              <w:adjustRightInd w:val="0"/>
              <w:rPr>
                <w:del w:id="96" w:author="Hoang Duc Thanh-OCC" w:date="2026-04-08T15:37:00Z"/>
                <w:rFonts w:ascii="Arial" w:hAnsi="Arial" w:cs="Arial"/>
                <w:color w:val="000000" w:themeColor="text1"/>
                <w:sz w:val="18"/>
                <w:szCs w:val="18"/>
              </w:rPr>
              <w:pPrChange w:id="97" w:author="Hoang Duc Thanh-OCC" w:date="2026-04-08T15:39:00Z">
                <w:pPr>
                  <w:autoSpaceDE w:val="0"/>
                  <w:autoSpaceDN w:val="0"/>
                  <w:adjustRightInd w:val="0"/>
                </w:pPr>
              </w:pPrChange>
            </w:pPr>
            <w:del w:id="98" w:author="Hoang Duc Thanh-OCC" w:date="2026-04-08T15:37:00Z">
              <w:r w:rsidDel="00FA2D39">
                <w:rPr>
                  <w:rFonts w:ascii="Arial" w:hAnsi="Arial" w:cs="Arial"/>
                  <w:color w:val="000000" w:themeColor="text1"/>
                  <w:sz w:val="18"/>
                  <w:szCs w:val="18"/>
                </w:rPr>
                <w:delText>EDDL, EBBR, EDDF</w:delText>
              </w:r>
            </w:del>
          </w:p>
        </w:tc>
      </w:tr>
      <w:tr w:rsidR="001169AC" w:rsidRPr="00B474F8" w:rsidDel="00FA2D39" w14:paraId="7994EA3E" w14:textId="1AD20BE7" w:rsidTr="001169AC">
        <w:trPr>
          <w:del w:id="99" w:author="Hoang Duc Thanh-OCC" w:date="2026-04-08T15:37:00Z"/>
        </w:trPr>
        <w:tc>
          <w:tcPr>
            <w:tcW w:w="1701" w:type="dxa"/>
            <w:vMerge/>
            <w:vAlign w:val="center"/>
          </w:tcPr>
          <w:p w14:paraId="53E4E1FE" w14:textId="572C0BCE" w:rsidR="001169AC" w:rsidRPr="00B474F8" w:rsidDel="00FA2D39" w:rsidRDefault="001169AC">
            <w:pPr>
              <w:numPr>
                <w:ilvl w:val="0"/>
                <w:numId w:val="3"/>
              </w:numPr>
              <w:autoSpaceDE w:val="0"/>
              <w:autoSpaceDN w:val="0"/>
              <w:adjustRightInd w:val="0"/>
              <w:jc w:val="both"/>
              <w:rPr>
                <w:del w:id="100" w:author="Hoang Duc Thanh-OCC" w:date="2026-04-08T15:37:00Z"/>
                <w:rFonts w:ascii="Arial" w:hAnsi="Arial" w:cs="Arial"/>
                <w:color w:val="000000" w:themeColor="text1"/>
                <w:sz w:val="18"/>
                <w:szCs w:val="18"/>
              </w:rPr>
              <w:pPrChange w:id="101" w:author="Hoang Duc Thanh-OCC" w:date="2026-04-08T15:39:00Z">
                <w:pPr>
                  <w:autoSpaceDE w:val="0"/>
                  <w:autoSpaceDN w:val="0"/>
                  <w:adjustRightInd w:val="0"/>
                  <w:jc w:val="both"/>
                </w:pPr>
              </w:pPrChange>
            </w:pPr>
          </w:p>
        </w:tc>
        <w:tc>
          <w:tcPr>
            <w:tcW w:w="850" w:type="dxa"/>
          </w:tcPr>
          <w:p w14:paraId="0EBEA40B" w14:textId="7BFA8C6D" w:rsidR="001169AC" w:rsidRPr="00B474F8" w:rsidDel="00FA2D39" w:rsidRDefault="00FA2D39">
            <w:pPr>
              <w:numPr>
                <w:ilvl w:val="0"/>
                <w:numId w:val="3"/>
              </w:numPr>
              <w:autoSpaceDE w:val="0"/>
              <w:autoSpaceDN w:val="0"/>
              <w:adjustRightInd w:val="0"/>
              <w:jc w:val="center"/>
              <w:rPr>
                <w:del w:id="102" w:author="Hoang Duc Thanh-OCC" w:date="2026-04-08T15:37:00Z"/>
                <w:rFonts w:ascii="Arial" w:hAnsi="Arial" w:cs="Arial"/>
                <w:color w:val="000000" w:themeColor="text1"/>
                <w:sz w:val="18"/>
                <w:szCs w:val="18"/>
              </w:rPr>
              <w:pPrChange w:id="103" w:author="Hoang Duc Thanh-OCC" w:date="2026-04-08T15:39:00Z">
                <w:pPr>
                  <w:autoSpaceDE w:val="0"/>
                  <w:autoSpaceDN w:val="0"/>
                  <w:adjustRightInd w:val="0"/>
                  <w:jc w:val="center"/>
                </w:pPr>
              </w:pPrChange>
            </w:pPr>
            <w:del w:id="104" w:author="Hoang Duc Thanh-OCC" w:date="2026-04-08T15:37:00Z">
              <w:r w:rsidDel="00FA2D39">
                <w:rPr>
                  <w:rFonts w:ascii="Arial" w:hAnsi="Arial" w:cs="Arial"/>
                  <w:color w:val="000000" w:themeColor="text1"/>
                  <w:sz w:val="18"/>
                  <w:szCs w:val="18"/>
                </w:rPr>
                <w:delText>EHAM</w:delText>
              </w:r>
            </w:del>
          </w:p>
        </w:tc>
        <w:tc>
          <w:tcPr>
            <w:tcW w:w="851" w:type="dxa"/>
          </w:tcPr>
          <w:p w14:paraId="42A7FA82" w14:textId="55EA31E0" w:rsidR="001169AC" w:rsidRPr="00B474F8" w:rsidDel="00FA2D39" w:rsidRDefault="001169AC">
            <w:pPr>
              <w:numPr>
                <w:ilvl w:val="0"/>
                <w:numId w:val="3"/>
              </w:numPr>
              <w:autoSpaceDE w:val="0"/>
              <w:autoSpaceDN w:val="0"/>
              <w:adjustRightInd w:val="0"/>
              <w:jc w:val="center"/>
              <w:rPr>
                <w:del w:id="105" w:author="Hoang Duc Thanh-OCC" w:date="2026-04-08T15:37:00Z"/>
                <w:rFonts w:ascii="Arial" w:hAnsi="Arial" w:cs="Arial"/>
                <w:color w:val="000000" w:themeColor="text1"/>
                <w:sz w:val="18"/>
                <w:szCs w:val="18"/>
              </w:rPr>
              <w:pPrChange w:id="106" w:author="Hoang Duc Thanh-OCC" w:date="2026-04-08T15:39:00Z">
                <w:pPr>
                  <w:autoSpaceDE w:val="0"/>
                  <w:autoSpaceDN w:val="0"/>
                  <w:adjustRightInd w:val="0"/>
                  <w:jc w:val="center"/>
                </w:pPr>
              </w:pPrChange>
            </w:pPr>
            <w:del w:id="107" w:author="Hoang Duc Thanh-OCC" w:date="2026-04-08T15:37:00Z">
              <w:r w:rsidRPr="00B474F8" w:rsidDel="00FA2D39">
                <w:rPr>
                  <w:rFonts w:ascii="Arial" w:hAnsi="Arial" w:cs="Arial"/>
                  <w:color w:val="000000" w:themeColor="text1"/>
                  <w:sz w:val="18"/>
                  <w:szCs w:val="18"/>
                </w:rPr>
                <w:delText>VVNB</w:delText>
              </w:r>
            </w:del>
          </w:p>
        </w:tc>
        <w:tc>
          <w:tcPr>
            <w:tcW w:w="1701" w:type="dxa"/>
          </w:tcPr>
          <w:p w14:paraId="41423620" w14:textId="48B369B9" w:rsidR="001169AC" w:rsidRPr="00B474F8" w:rsidDel="00FA2D39" w:rsidRDefault="001169AC">
            <w:pPr>
              <w:numPr>
                <w:ilvl w:val="0"/>
                <w:numId w:val="3"/>
              </w:numPr>
              <w:autoSpaceDE w:val="0"/>
              <w:autoSpaceDN w:val="0"/>
              <w:adjustRightInd w:val="0"/>
              <w:jc w:val="center"/>
              <w:rPr>
                <w:del w:id="108" w:author="Hoang Duc Thanh-OCC" w:date="2026-04-08T15:37:00Z"/>
                <w:rFonts w:ascii="Arial" w:hAnsi="Arial" w:cs="Arial"/>
                <w:color w:val="000000" w:themeColor="text1"/>
                <w:sz w:val="18"/>
                <w:szCs w:val="18"/>
              </w:rPr>
              <w:pPrChange w:id="109" w:author="Hoang Duc Thanh-OCC" w:date="2026-04-08T15:39:00Z">
                <w:pPr>
                  <w:autoSpaceDE w:val="0"/>
                  <w:autoSpaceDN w:val="0"/>
                  <w:adjustRightInd w:val="0"/>
                  <w:jc w:val="center"/>
                </w:pPr>
              </w:pPrChange>
            </w:pPr>
            <w:del w:id="110" w:author="Hoang Duc Thanh-OCC" w:date="2026-04-08T15:37:00Z">
              <w:r w:rsidDel="00FA2D39">
                <w:rPr>
                  <w:rFonts w:ascii="Arial" w:hAnsi="Arial" w:cs="Arial"/>
                  <w:color w:val="000000" w:themeColor="text1"/>
                  <w:sz w:val="18"/>
                  <w:szCs w:val="18"/>
                </w:rPr>
                <w:delText>AMSHAN01</w:delText>
              </w:r>
            </w:del>
          </w:p>
        </w:tc>
        <w:tc>
          <w:tcPr>
            <w:tcW w:w="2481" w:type="dxa"/>
          </w:tcPr>
          <w:p w14:paraId="24234EDB" w14:textId="699BD89E" w:rsidR="001169AC" w:rsidRPr="00B474F8" w:rsidDel="00FA2D39" w:rsidRDefault="00FA2D39">
            <w:pPr>
              <w:numPr>
                <w:ilvl w:val="0"/>
                <w:numId w:val="3"/>
              </w:numPr>
              <w:autoSpaceDE w:val="0"/>
              <w:autoSpaceDN w:val="0"/>
              <w:adjustRightInd w:val="0"/>
              <w:rPr>
                <w:del w:id="111" w:author="Hoang Duc Thanh-OCC" w:date="2026-04-08T15:37:00Z"/>
                <w:rFonts w:ascii="Arial" w:hAnsi="Arial" w:cs="Arial"/>
                <w:color w:val="000000" w:themeColor="text1"/>
                <w:sz w:val="18"/>
                <w:szCs w:val="18"/>
              </w:rPr>
              <w:pPrChange w:id="112" w:author="Hoang Duc Thanh-OCC" w:date="2026-04-08T15:39:00Z">
                <w:pPr>
                  <w:autoSpaceDE w:val="0"/>
                  <w:autoSpaceDN w:val="0"/>
                  <w:adjustRightInd w:val="0"/>
                </w:pPr>
              </w:pPrChange>
            </w:pPr>
            <w:del w:id="113" w:author="Hoang Duc Thanh-OCC" w:date="2026-04-08T15:37:00Z">
              <w:r w:rsidDel="00FA2D39">
                <w:rPr>
                  <w:rFonts w:ascii="Arial" w:hAnsi="Arial" w:cs="Arial"/>
                  <w:color w:val="000000" w:themeColor="text1"/>
                  <w:sz w:val="18"/>
                  <w:szCs w:val="18"/>
                </w:rPr>
                <w:delText>VVCI, VVDN</w:delText>
              </w:r>
            </w:del>
          </w:p>
        </w:tc>
      </w:tr>
      <w:tr w:rsidR="001169AC" w:rsidRPr="00B474F8" w:rsidDel="00FA2D39" w14:paraId="132603D0" w14:textId="2D2E37AB" w:rsidTr="001169AC">
        <w:trPr>
          <w:trHeight w:val="261"/>
          <w:del w:id="114" w:author="Hoang Duc Thanh-OCC" w:date="2026-04-08T15:37:00Z"/>
        </w:trPr>
        <w:tc>
          <w:tcPr>
            <w:tcW w:w="1701" w:type="dxa"/>
            <w:vAlign w:val="center"/>
          </w:tcPr>
          <w:p w14:paraId="60EB3FB0" w14:textId="5A24E44A" w:rsidR="001169AC" w:rsidRPr="00B474F8" w:rsidDel="00FA2D39" w:rsidRDefault="001169AC">
            <w:pPr>
              <w:numPr>
                <w:ilvl w:val="0"/>
                <w:numId w:val="3"/>
              </w:numPr>
              <w:autoSpaceDE w:val="0"/>
              <w:autoSpaceDN w:val="0"/>
              <w:adjustRightInd w:val="0"/>
              <w:rPr>
                <w:del w:id="115" w:author="Hoang Duc Thanh-OCC" w:date="2026-04-08T15:37:00Z"/>
                <w:rFonts w:ascii="Arial" w:hAnsi="Arial" w:cs="Arial"/>
                <w:color w:val="000000" w:themeColor="text1"/>
                <w:sz w:val="18"/>
                <w:szCs w:val="18"/>
              </w:rPr>
              <w:pPrChange w:id="116" w:author="Hoang Duc Thanh-OCC" w:date="2026-04-08T15:39:00Z">
                <w:pPr>
                  <w:autoSpaceDE w:val="0"/>
                  <w:autoSpaceDN w:val="0"/>
                  <w:adjustRightInd w:val="0"/>
                </w:pPr>
              </w:pPrChange>
            </w:pPr>
            <w:del w:id="117" w:author="Hoang Duc Thanh-OCC" w:date="2026-04-08T15:37:00Z">
              <w:r w:rsidDel="00FA2D39">
                <w:rPr>
                  <w:rFonts w:ascii="Arial" w:hAnsi="Arial" w:cs="Arial"/>
                  <w:color w:val="000000" w:themeColor="text1"/>
                  <w:sz w:val="18"/>
                  <w:szCs w:val="18"/>
                </w:rPr>
                <w:delText>Area Operation</w:delText>
              </w:r>
            </w:del>
          </w:p>
        </w:tc>
        <w:tc>
          <w:tcPr>
            <w:tcW w:w="5883" w:type="dxa"/>
            <w:gridSpan w:val="4"/>
            <w:vAlign w:val="center"/>
          </w:tcPr>
          <w:p w14:paraId="3BF723D2" w14:textId="21C567DC" w:rsidR="001169AC" w:rsidRPr="00B474F8" w:rsidDel="00FA2D39" w:rsidRDefault="001169AC">
            <w:pPr>
              <w:numPr>
                <w:ilvl w:val="0"/>
                <w:numId w:val="3"/>
              </w:numPr>
              <w:autoSpaceDE w:val="0"/>
              <w:autoSpaceDN w:val="0"/>
              <w:adjustRightInd w:val="0"/>
              <w:rPr>
                <w:del w:id="118" w:author="Hoang Duc Thanh-OCC" w:date="2026-04-08T15:37:00Z"/>
                <w:rFonts w:ascii="Arial" w:hAnsi="Arial" w:cs="Arial"/>
                <w:color w:val="000000" w:themeColor="text1"/>
                <w:sz w:val="18"/>
                <w:szCs w:val="18"/>
              </w:rPr>
              <w:pPrChange w:id="119" w:author="Hoang Duc Thanh-OCC" w:date="2026-04-08T15:39:00Z">
                <w:pPr>
                  <w:autoSpaceDE w:val="0"/>
                  <w:autoSpaceDN w:val="0"/>
                  <w:adjustRightInd w:val="0"/>
                </w:pPr>
              </w:pPrChange>
            </w:pPr>
            <w:del w:id="120" w:author="Hoang Duc Thanh-OCC" w:date="2026-04-08T15:37:00Z">
              <w:r w:rsidDel="00FA2D39">
                <w:rPr>
                  <w:rFonts w:ascii="Arial" w:hAnsi="Arial" w:cs="Arial"/>
                  <w:color w:val="000000" w:themeColor="text1"/>
                  <w:sz w:val="18"/>
                  <w:szCs w:val="18"/>
                </w:rPr>
                <w:delText>MID/ASIA, EUR</w:delText>
              </w:r>
            </w:del>
          </w:p>
        </w:tc>
      </w:tr>
      <w:tr w:rsidR="001169AC" w:rsidRPr="00B474F8" w:rsidDel="00FA2D39" w14:paraId="1515F2DA" w14:textId="7104FA8E" w:rsidTr="001169AC">
        <w:trPr>
          <w:del w:id="121" w:author="Hoang Duc Thanh-OCC" w:date="2026-04-08T15:37:00Z"/>
        </w:trPr>
        <w:tc>
          <w:tcPr>
            <w:tcW w:w="1701" w:type="dxa"/>
            <w:vAlign w:val="center"/>
          </w:tcPr>
          <w:p w14:paraId="346CF1D8" w14:textId="4BC7186A" w:rsidR="001169AC" w:rsidRPr="00B474F8" w:rsidDel="00FA2D39" w:rsidRDefault="001169AC">
            <w:pPr>
              <w:numPr>
                <w:ilvl w:val="0"/>
                <w:numId w:val="3"/>
              </w:numPr>
              <w:autoSpaceDE w:val="0"/>
              <w:autoSpaceDN w:val="0"/>
              <w:adjustRightInd w:val="0"/>
              <w:jc w:val="both"/>
              <w:rPr>
                <w:del w:id="122" w:author="Hoang Duc Thanh-OCC" w:date="2026-04-08T15:37:00Z"/>
                <w:rFonts w:ascii="Arial" w:hAnsi="Arial" w:cs="Arial"/>
                <w:color w:val="000000" w:themeColor="text1"/>
                <w:sz w:val="18"/>
                <w:szCs w:val="18"/>
              </w:rPr>
              <w:pPrChange w:id="123" w:author="Hoang Duc Thanh-OCC" w:date="2026-04-08T15:39:00Z">
                <w:pPr>
                  <w:autoSpaceDE w:val="0"/>
                  <w:autoSpaceDN w:val="0"/>
                  <w:adjustRightInd w:val="0"/>
                  <w:jc w:val="both"/>
                </w:pPr>
              </w:pPrChange>
            </w:pPr>
            <w:del w:id="124" w:author="Hoang Duc Thanh-OCC" w:date="2026-04-08T15:37:00Z">
              <w:r w:rsidRPr="00B474F8" w:rsidDel="00FA2D39">
                <w:rPr>
                  <w:rFonts w:ascii="Arial" w:hAnsi="Arial" w:cs="Arial"/>
                  <w:color w:val="000000" w:themeColor="text1"/>
                  <w:sz w:val="18"/>
                  <w:szCs w:val="18"/>
                </w:rPr>
                <w:delText>Preferred Enroute Alternate Airport</w:delText>
              </w:r>
            </w:del>
          </w:p>
        </w:tc>
        <w:tc>
          <w:tcPr>
            <w:tcW w:w="5883" w:type="dxa"/>
            <w:gridSpan w:val="4"/>
            <w:vAlign w:val="center"/>
          </w:tcPr>
          <w:p w14:paraId="5286B68C" w14:textId="34851860" w:rsidR="001169AC" w:rsidRPr="00B474F8" w:rsidDel="00FA2D39" w:rsidRDefault="001169AC">
            <w:pPr>
              <w:numPr>
                <w:ilvl w:val="0"/>
                <w:numId w:val="3"/>
              </w:numPr>
              <w:autoSpaceDE w:val="0"/>
              <w:autoSpaceDN w:val="0"/>
              <w:adjustRightInd w:val="0"/>
              <w:rPr>
                <w:del w:id="125" w:author="Hoang Duc Thanh-OCC" w:date="2026-04-08T15:37:00Z"/>
                <w:rFonts w:ascii="Arial" w:hAnsi="Arial" w:cs="Arial"/>
                <w:color w:val="000000" w:themeColor="text1"/>
                <w:sz w:val="18"/>
                <w:szCs w:val="18"/>
              </w:rPr>
              <w:pPrChange w:id="126" w:author="Hoang Duc Thanh-OCC" w:date="2026-04-08T15:39:00Z">
                <w:pPr>
                  <w:autoSpaceDE w:val="0"/>
                  <w:autoSpaceDN w:val="0"/>
                  <w:adjustRightInd w:val="0"/>
                </w:pPr>
              </w:pPrChange>
            </w:pPr>
            <w:del w:id="127" w:author="Hoang Duc Thanh-OCC" w:date="2026-04-08T15:37:00Z">
              <w:r w:rsidRPr="00B474F8" w:rsidDel="00FA2D39">
                <w:rPr>
                  <w:rFonts w:ascii="Arial" w:hAnsi="Arial" w:cs="Arial"/>
                  <w:color w:val="000000" w:themeColor="text1"/>
                  <w:sz w:val="18"/>
                  <w:szCs w:val="18"/>
                </w:rPr>
                <w:delText xml:space="preserve">VTCC, VYYY, VECC, VIDP, VIAR, UTDD, </w:delText>
              </w:r>
              <w:r w:rsidDel="00FA2D39">
                <w:rPr>
                  <w:rFonts w:ascii="Arial" w:hAnsi="Arial" w:cs="Arial"/>
                  <w:color w:val="000000" w:themeColor="text1"/>
                  <w:sz w:val="18"/>
                  <w:szCs w:val="18"/>
                </w:rPr>
                <w:delText>UZSA</w:delText>
              </w:r>
              <w:r w:rsidRPr="00B474F8" w:rsidDel="00FA2D39">
                <w:rPr>
                  <w:rFonts w:ascii="Arial" w:hAnsi="Arial" w:cs="Arial"/>
                  <w:color w:val="000000" w:themeColor="text1"/>
                  <w:sz w:val="18"/>
                  <w:szCs w:val="18"/>
                </w:rPr>
                <w:delText xml:space="preserve">, UBBB, </w:delText>
              </w:r>
              <w:r w:rsidR="00FA2D39" w:rsidDel="00FA2D39">
                <w:rPr>
                  <w:rFonts w:ascii="Arial" w:hAnsi="Arial" w:cs="Arial"/>
                  <w:color w:val="000000" w:themeColor="text1"/>
                  <w:sz w:val="18"/>
                  <w:szCs w:val="18"/>
                </w:rPr>
                <w:delText>UBBG, LTCE, LTFM, LHBP, EDDB</w:delText>
              </w:r>
            </w:del>
          </w:p>
        </w:tc>
      </w:tr>
      <w:tr w:rsidR="001169AC" w:rsidRPr="00B474F8" w:rsidDel="00FA2D39" w14:paraId="59587180" w14:textId="328A6AFE" w:rsidTr="001169AC">
        <w:trPr>
          <w:del w:id="128" w:author="Hoang Duc Thanh-OCC" w:date="2026-04-08T15:37:00Z"/>
        </w:trPr>
        <w:tc>
          <w:tcPr>
            <w:tcW w:w="1701" w:type="dxa"/>
            <w:vAlign w:val="center"/>
          </w:tcPr>
          <w:p w14:paraId="06124E72" w14:textId="670D1810" w:rsidR="001169AC" w:rsidRPr="00B474F8" w:rsidDel="00FA2D39" w:rsidRDefault="001169AC">
            <w:pPr>
              <w:numPr>
                <w:ilvl w:val="0"/>
                <w:numId w:val="3"/>
              </w:numPr>
              <w:autoSpaceDE w:val="0"/>
              <w:autoSpaceDN w:val="0"/>
              <w:adjustRightInd w:val="0"/>
              <w:jc w:val="both"/>
              <w:rPr>
                <w:del w:id="129" w:author="Hoang Duc Thanh-OCC" w:date="2026-04-08T15:37:00Z"/>
                <w:rFonts w:ascii="Arial" w:hAnsi="Arial" w:cs="Arial"/>
                <w:color w:val="000000" w:themeColor="text1"/>
                <w:sz w:val="18"/>
                <w:szCs w:val="18"/>
              </w:rPr>
              <w:pPrChange w:id="130" w:author="Hoang Duc Thanh-OCC" w:date="2026-04-08T15:39:00Z">
                <w:pPr>
                  <w:autoSpaceDE w:val="0"/>
                  <w:autoSpaceDN w:val="0"/>
                  <w:adjustRightInd w:val="0"/>
                  <w:jc w:val="both"/>
                </w:pPr>
              </w:pPrChange>
            </w:pPr>
            <w:del w:id="131" w:author="Hoang Duc Thanh-OCC" w:date="2026-04-08T15:37:00Z">
              <w:r w:rsidRPr="00B474F8" w:rsidDel="00FA2D39">
                <w:rPr>
                  <w:rFonts w:ascii="Arial" w:hAnsi="Arial" w:cs="Arial"/>
                  <w:color w:val="000000" w:themeColor="text1"/>
                  <w:sz w:val="18"/>
                  <w:szCs w:val="18"/>
                </w:rPr>
                <w:delText>RVSM</w:delText>
              </w:r>
            </w:del>
          </w:p>
        </w:tc>
        <w:tc>
          <w:tcPr>
            <w:tcW w:w="5883" w:type="dxa"/>
            <w:gridSpan w:val="4"/>
          </w:tcPr>
          <w:p w14:paraId="07581634" w14:textId="7C610F07" w:rsidR="001169AC" w:rsidRPr="00B474F8" w:rsidDel="00FA2D39" w:rsidRDefault="001169AC">
            <w:pPr>
              <w:numPr>
                <w:ilvl w:val="0"/>
                <w:numId w:val="3"/>
              </w:numPr>
              <w:autoSpaceDE w:val="0"/>
              <w:autoSpaceDN w:val="0"/>
              <w:adjustRightInd w:val="0"/>
              <w:jc w:val="both"/>
              <w:rPr>
                <w:del w:id="132" w:author="Hoang Duc Thanh-OCC" w:date="2026-04-08T15:37:00Z"/>
                <w:rFonts w:ascii="Arial" w:hAnsi="Arial" w:cs="Arial"/>
                <w:color w:val="000000" w:themeColor="text1"/>
                <w:sz w:val="18"/>
                <w:szCs w:val="18"/>
              </w:rPr>
              <w:pPrChange w:id="133" w:author="Hoang Duc Thanh-OCC" w:date="2026-04-08T15:39:00Z">
                <w:pPr>
                  <w:autoSpaceDE w:val="0"/>
                  <w:autoSpaceDN w:val="0"/>
                  <w:adjustRightInd w:val="0"/>
                  <w:jc w:val="both"/>
                </w:pPr>
              </w:pPrChange>
            </w:pPr>
            <w:del w:id="134" w:author="Hoang Duc Thanh-OCC" w:date="2026-04-08T15:37:00Z">
              <w:r w:rsidRPr="00B474F8" w:rsidDel="00FA2D39">
                <w:rPr>
                  <w:rFonts w:ascii="Arial" w:hAnsi="Arial" w:cs="Arial"/>
                  <w:color w:val="000000" w:themeColor="text1"/>
                  <w:sz w:val="18"/>
                  <w:szCs w:val="18"/>
                </w:rPr>
                <w:delText>Required</w:delText>
              </w:r>
            </w:del>
          </w:p>
        </w:tc>
      </w:tr>
      <w:tr w:rsidR="001169AC" w:rsidRPr="00B474F8" w:rsidDel="00FA2D39" w14:paraId="7541AD02" w14:textId="58496DE4" w:rsidTr="00FA2D39">
        <w:trPr>
          <w:trHeight w:val="513"/>
          <w:del w:id="135" w:author="Hoang Duc Thanh-OCC" w:date="2026-04-08T15:37:00Z"/>
        </w:trPr>
        <w:tc>
          <w:tcPr>
            <w:tcW w:w="1701" w:type="dxa"/>
            <w:vAlign w:val="center"/>
          </w:tcPr>
          <w:p w14:paraId="31072693" w14:textId="7D3908DD" w:rsidR="001169AC" w:rsidRPr="00B474F8" w:rsidDel="00FA2D39" w:rsidRDefault="001169AC">
            <w:pPr>
              <w:numPr>
                <w:ilvl w:val="0"/>
                <w:numId w:val="3"/>
              </w:numPr>
              <w:autoSpaceDE w:val="0"/>
              <w:autoSpaceDN w:val="0"/>
              <w:adjustRightInd w:val="0"/>
              <w:jc w:val="both"/>
              <w:rPr>
                <w:del w:id="136" w:author="Hoang Duc Thanh-OCC" w:date="2026-04-08T15:37:00Z"/>
                <w:rFonts w:ascii="Arial" w:hAnsi="Arial" w:cs="Arial"/>
                <w:color w:val="000000" w:themeColor="text1"/>
                <w:sz w:val="18"/>
                <w:szCs w:val="18"/>
              </w:rPr>
              <w:pPrChange w:id="137" w:author="Hoang Duc Thanh-OCC" w:date="2026-04-08T15:39:00Z">
                <w:pPr>
                  <w:autoSpaceDE w:val="0"/>
                  <w:autoSpaceDN w:val="0"/>
                  <w:adjustRightInd w:val="0"/>
                  <w:jc w:val="both"/>
                </w:pPr>
              </w:pPrChange>
            </w:pPr>
            <w:del w:id="138" w:author="Hoang Duc Thanh-OCC" w:date="2026-04-08T15:37:00Z">
              <w:r w:rsidDel="00FA2D39">
                <w:rPr>
                  <w:rFonts w:ascii="Arial" w:hAnsi="Arial" w:cs="Arial"/>
                  <w:color w:val="000000" w:themeColor="text1"/>
                  <w:sz w:val="18"/>
                  <w:szCs w:val="18"/>
                </w:rPr>
                <w:delText>EDTO</w:delText>
              </w:r>
            </w:del>
          </w:p>
        </w:tc>
        <w:tc>
          <w:tcPr>
            <w:tcW w:w="5883" w:type="dxa"/>
            <w:gridSpan w:val="4"/>
          </w:tcPr>
          <w:p w14:paraId="7A5F9E87" w14:textId="36BC20D4" w:rsidR="001169AC" w:rsidDel="00FA2D39" w:rsidRDefault="001169AC">
            <w:pPr>
              <w:numPr>
                <w:ilvl w:val="0"/>
                <w:numId w:val="3"/>
              </w:numPr>
              <w:autoSpaceDE w:val="0"/>
              <w:autoSpaceDN w:val="0"/>
              <w:adjustRightInd w:val="0"/>
              <w:jc w:val="center"/>
              <w:rPr>
                <w:del w:id="139" w:author="Hoang Duc Thanh-OCC" w:date="2026-04-08T15:37:00Z"/>
                <w:rFonts w:ascii="Arial" w:hAnsi="Arial" w:cs="Arial"/>
                <w:color w:val="000000" w:themeColor="text1"/>
                <w:sz w:val="18"/>
                <w:szCs w:val="18"/>
              </w:rPr>
              <w:pPrChange w:id="140" w:author="Hoang Duc Thanh-OCC" w:date="2026-04-08T15:39:00Z">
                <w:pPr>
                  <w:autoSpaceDE w:val="0"/>
                  <w:autoSpaceDN w:val="0"/>
                  <w:adjustRightInd w:val="0"/>
                  <w:jc w:val="center"/>
                </w:pPr>
              </w:pPrChange>
            </w:pPr>
            <w:del w:id="141" w:author="Hoang Duc Thanh-OCC" w:date="2026-04-08T15:37:00Z">
              <w:r w:rsidRPr="00B474F8" w:rsidDel="00FA2D39">
                <w:rPr>
                  <w:rFonts w:ascii="Arial" w:hAnsi="Arial" w:cs="Arial"/>
                  <w:color w:val="000000" w:themeColor="text1"/>
                  <w:sz w:val="18"/>
                  <w:szCs w:val="18"/>
                </w:rPr>
                <w:delText xml:space="preserve">If </w:delText>
              </w:r>
              <w:r w:rsidDel="00FA2D39">
                <w:rPr>
                  <w:rFonts w:ascii="Arial" w:hAnsi="Arial" w:cs="Arial"/>
                  <w:color w:val="000000" w:themeColor="text1"/>
                  <w:sz w:val="18"/>
                  <w:szCs w:val="18"/>
                </w:rPr>
                <w:delText>required</w:delText>
              </w:r>
            </w:del>
          </w:p>
          <w:p w14:paraId="4151AC09" w14:textId="3E798E00" w:rsidR="001169AC" w:rsidRPr="00B474F8" w:rsidDel="00FA2D39" w:rsidRDefault="001169AC">
            <w:pPr>
              <w:numPr>
                <w:ilvl w:val="0"/>
                <w:numId w:val="3"/>
              </w:numPr>
              <w:autoSpaceDE w:val="0"/>
              <w:autoSpaceDN w:val="0"/>
              <w:adjustRightInd w:val="0"/>
              <w:jc w:val="center"/>
              <w:rPr>
                <w:del w:id="142" w:author="Hoang Duc Thanh-OCC" w:date="2026-04-08T15:37:00Z"/>
                <w:rFonts w:ascii="Arial" w:hAnsi="Arial" w:cs="Arial"/>
                <w:color w:val="000000" w:themeColor="text1"/>
                <w:sz w:val="18"/>
                <w:szCs w:val="18"/>
              </w:rPr>
              <w:pPrChange w:id="143" w:author="Hoang Duc Thanh-OCC" w:date="2026-04-08T15:39:00Z">
                <w:pPr>
                  <w:autoSpaceDE w:val="0"/>
                  <w:autoSpaceDN w:val="0"/>
                  <w:adjustRightInd w:val="0"/>
                  <w:jc w:val="center"/>
                </w:pPr>
              </w:pPrChange>
            </w:pPr>
            <w:del w:id="144" w:author="Hoang Duc Thanh-OCC" w:date="2026-04-08T15:37:00Z">
              <w:r w:rsidRPr="00B474F8" w:rsidDel="00FA2D39">
                <w:rPr>
                  <w:rFonts w:ascii="Arial" w:hAnsi="Arial" w:cs="Arial"/>
                  <w:b/>
                  <w:sz w:val="18"/>
                  <w:szCs w:val="18"/>
                </w:rPr>
                <w:delText xml:space="preserve"> </w:delText>
              </w:r>
              <w:r w:rsidDel="00FA2D39">
                <w:rPr>
                  <w:rFonts w:ascii="Arial" w:hAnsi="Arial" w:cs="Arial"/>
                  <w:b/>
                  <w:sz w:val="18"/>
                  <w:szCs w:val="18"/>
                </w:rPr>
                <w:fldChar w:fldCharType="begin">
                  <w:ffData>
                    <w:name w:val=""/>
                    <w:enabled/>
                    <w:calcOnExit w:val="0"/>
                    <w:checkBox>
                      <w:sizeAuto/>
                      <w:default w:val="1"/>
                    </w:checkBox>
                  </w:ffData>
                </w:fldChar>
              </w:r>
              <w:r w:rsidDel="00FA2D39">
                <w:rPr>
                  <w:rFonts w:ascii="Arial" w:hAnsi="Arial" w:cs="Arial"/>
                  <w:b/>
                  <w:sz w:val="18"/>
                  <w:szCs w:val="18"/>
                </w:rPr>
                <w:delInstrText xml:space="preserve"> FORMCHECKBOX </w:delInstrText>
              </w:r>
              <w:r w:rsidR="000912F0">
                <w:rPr>
                  <w:rFonts w:ascii="Arial" w:hAnsi="Arial" w:cs="Arial"/>
                  <w:b/>
                  <w:sz w:val="18"/>
                  <w:szCs w:val="18"/>
                </w:rPr>
              </w:r>
              <w:r w:rsidR="000912F0">
                <w:rPr>
                  <w:rFonts w:ascii="Arial" w:hAnsi="Arial" w:cs="Arial"/>
                  <w:b/>
                  <w:sz w:val="18"/>
                  <w:szCs w:val="18"/>
                </w:rPr>
                <w:fldChar w:fldCharType="separate"/>
              </w:r>
              <w:r w:rsidDel="00FA2D39">
                <w:rPr>
                  <w:rFonts w:ascii="Arial" w:hAnsi="Arial" w:cs="Arial"/>
                  <w:b/>
                  <w:sz w:val="18"/>
                  <w:szCs w:val="18"/>
                </w:rPr>
                <w:fldChar w:fldCharType="end"/>
              </w:r>
              <w:r w:rsidRPr="00B474F8" w:rsidDel="00FA2D39">
                <w:rPr>
                  <w:rFonts w:ascii="Arial" w:hAnsi="Arial" w:cs="Arial"/>
                  <w:b/>
                  <w:sz w:val="18"/>
                  <w:szCs w:val="18"/>
                </w:rPr>
                <w:delText xml:space="preserve"> </w:delText>
              </w:r>
              <w:r w:rsidDel="00FA2D39">
                <w:rPr>
                  <w:rFonts w:ascii="Arial" w:hAnsi="Arial" w:cs="Arial"/>
                  <w:b/>
                  <w:sz w:val="18"/>
                  <w:szCs w:val="18"/>
                </w:rPr>
                <w:delText xml:space="preserve">120 / </w:delText>
              </w:r>
              <w:r w:rsidRPr="00B474F8" w:rsidDel="00FA2D39">
                <w:rPr>
                  <w:rFonts w:ascii="Arial" w:hAnsi="Arial" w:cs="Arial"/>
                  <w:b/>
                  <w:sz w:val="18"/>
                  <w:szCs w:val="18"/>
                </w:rPr>
                <w:fldChar w:fldCharType="begin">
                  <w:ffData>
                    <w:name w:val=""/>
                    <w:enabled/>
                    <w:calcOnExit w:val="0"/>
                    <w:checkBox>
                      <w:sizeAuto/>
                      <w:default w:val="1"/>
                    </w:checkBox>
                  </w:ffData>
                </w:fldChar>
              </w:r>
              <w:r w:rsidRPr="00B474F8" w:rsidDel="00FA2D39">
                <w:rPr>
                  <w:rFonts w:ascii="Arial" w:hAnsi="Arial" w:cs="Arial"/>
                  <w:b/>
                  <w:sz w:val="18"/>
                  <w:szCs w:val="18"/>
                </w:rPr>
                <w:delInstrText xml:space="preserve"> FORMCHECKBOX </w:delInstrText>
              </w:r>
              <w:r w:rsidR="000912F0">
                <w:rPr>
                  <w:rFonts w:ascii="Arial" w:hAnsi="Arial" w:cs="Arial"/>
                  <w:b/>
                  <w:sz w:val="18"/>
                  <w:szCs w:val="18"/>
                </w:rPr>
              </w:r>
              <w:r w:rsidR="000912F0">
                <w:rPr>
                  <w:rFonts w:ascii="Arial" w:hAnsi="Arial" w:cs="Arial"/>
                  <w:b/>
                  <w:sz w:val="18"/>
                  <w:szCs w:val="18"/>
                </w:rPr>
                <w:fldChar w:fldCharType="separate"/>
              </w:r>
              <w:r w:rsidRPr="00B474F8" w:rsidDel="00FA2D39">
                <w:rPr>
                  <w:rFonts w:ascii="Arial" w:hAnsi="Arial" w:cs="Arial"/>
                  <w:b/>
                  <w:sz w:val="18"/>
                  <w:szCs w:val="18"/>
                </w:rPr>
                <w:fldChar w:fldCharType="end"/>
              </w:r>
              <w:r w:rsidRPr="00B474F8" w:rsidDel="00FA2D39">
                <w:rPr>
                  <w:rFonts w:ascii="Arial" w:hAnsi="Arial" w:cs="Arial"/>
                  <w:b/>
                  <w:sz w:val="18"/>
                  <w:szCs w:val="18"/>
                </w:rPr>
                <w:delText xml:space="preserve"> </w:delText>
              </w:r>
              <w:r w:rsidDel="00FA2D39">
                <w:rPr>
                  <w:rFonts w:ascii="Arial" w:hAnsi="Arial" w:cs="Arial"/>
                  <w:b/>
                  <w:sz w:val="18"/>
                  <w:szCs w:val="18"/>
                </w:rPr>
                <w:delText>180</w:delText>
              </w:r>
            </w:del>
          </w:p>
        </w:tc>
      </w:tr>
      <w:tr w:rsidR="001169AC" w:rsidRPr="00B474F8" w:rsidDel="00FA2D39" w14:paraId="39048149" w14:textId="64752039" w:rsidTr="001169AC">
        <w:trPr>
          <w:del w:id="145" w:author="Hoang Duc Thanh-OCC" w:date="2026-04-08T15:37:00Z"/>
        </w:trPr>
        <w:tc>
          <w:tcPr>
            <w:tcW w:w="1701" w:type="dxa"/>
            <w:vAlign w:val="center"/>
          </w:tcPr>
          <w:p w14:paraId="73971A76" w14:textId="50515686" w:rsidR="001169AC" w:rsidRPr="00B474F8" w:rsidDel="00FA2D39" w:rsidRDefault="001169AC">
            <w:pPr>
              <w:numPr>
                <w:ilvl w:val="0"/>
                <w:numId w:val="3"/>
              </w:numPr>
              <w:autoSpaceDE w:val="0"/>
              <w:autoSpaceDN w:val="0"/>
              <w:adjustRightInd w:val="0"/>
              <w:jc w:val="both"/>
              <w:rPr>
                <w:del w:id="146" w:author="Hoang Duc Thanh-OCC" w:date="2026-04-08T15:37:00Z"/>
                <w:rFonts w:ascii="Arial" w:hAnsi="Arial" w:cs="Arial"/>
                <w:color w:val="000000" w:themeColor="text1"/>
                <w:sz w:val="18"/>
                <w:szCs w:val="18"/>
              </w:rPr>
              <w:pPrChange w:id="147" w:author="Hoang Duc Thanh-OCC" w:date="2026-04-08T15:39:00Z">
                <w:pPr>
                  <w:autoSpaceDE w:val="0"/>
                  <w:autoSpaceDN w:val="0"/>
                  <w:adjustRightInd w:val="0"/>
                  <w:jc w:val="both"/>
                </w:pPr>
              </w:pPrChange>
            </w:pPr>
            <w:del w:id="148" w:author="Hoang Duc Thanh-OCC" w:date="2026-04-08T15:37:00Z">
              <w:r w:rsidDel="00FA2D39">
                <w:rPr>
                  <w:rFonts w:ascii="Arial" w:hAnsi="Arial" w:cs="Arial"/>
                  <w:color w:val="000000" w:themeColor="text1"/>
                  <w:sz w:val="18"/>
                  <w:szCs w:val="18"/>
                </w:rPr>
                <w:delText>PBN</w:delText>
              </w:r>
            </w:del>
          </w:p>
        </w:tc>
        <w:tc>
          <w:tcPr>
            <w:tcW w:w="5883" w:type="dxa"/>
            <w:gridSpan w:val="4"/>
          </w:tcPr>
          <w:p w14:paraId="06DF2113" w14:textId="4839977B" w:rsidR="001169AC" w:rsidRPr="00B474F8" w:rsidDel="00FA2D39" w:rsidRDefault="001169AC">
            <w:pPr>
              <w:numPr>
                <w:ilvl w:val="0"/>
                <w:numId w:val="3"/>
              </w:numPr>
              <w:autoSpaceDE w:val="0"/>
              <w:autoSpaceDN w:val="0"/>
              <w:adjustRightInd w:val="0"/>
              <w:jc w:val="both"/>
              <w:rPr>
                <w:del w:id="149" w:author="Hoang Duc Thanh-OCC" w:date="2026-04-08T15:37:00Z"/>
                <w:rFonts w:ascii="Arial" w:hAnsi="Arial" w:cs="Arial"/>
                <w:color w:val="000000" w:themeColor="text1"/>
                <w:sz w:val="18"/>
                <w:szCs w:val="18"/>
              </w:rPr>
              <w:pPrChange w:id="150" w:author="Hoang Duc Thanh-OCC" w:date="2026-04-08T15:39:00Z">
                <w:pPr>
                  <w:autoSpaceDE w:val="0"/>
                  <w:autoSpaceDN w:val="0"/>
                  <w:adjustRightInd w:val="0"/>
                  <w:jc w:val="both"/>
                </w:pPr>
              </w:pPrChange>
            </w:pPr>
            <w:del w:id="151" w:author="Hoang Duc Thanh-OCC" w:date="2026-04-08T15:37:00Z">
              <w:r w:rsidRPr="00B474F8" w:rsidDel="00FA2D39">
                <w:rPr>
                  <w:rFonts w:ascii="Arial" w:hAnsi="Arial" w:cs="Arial"/>
                  <w:color w:val="000000" w:themeColor="text1"/>
                  <w:sz w:val="18"/>
                  <w:szCs w:val="18"/>
                </w:rPr>
                <w:delText xml:space="preserve">RNAV5, </w:delText>
              </w:r>
              <w:r w:rsidDel="00FA2D39">
                <w:rPr>
                  <w:rFonts w:ascii="Arial" w:hAnsi="Arial" w:cs="Arial"/>
                  <w:color w:val="000000" w:themeColor="text1"/>
                  <w:sz w:val="18"/>
                  <w:szCs w:val="18"/>
                </w:rPr>
                <w:delText>RNAV10 (RNP10)</w:delText>
              </w:r>
            </w:del>
          </w:p>
        </w:tc>
      </w:tr>
      <w:tr w:rsidR="001169AC" w:rsidRPr="00B474F8" w:rsidDel="00FA2D39" w14:paraId="6158DCAB" w14:textId="655F14BB" w:rsidTr="001169AC">
        <w:trPr>
          <w:del w:id="152" w:author="Hoang Duc Thanh-OCC" w:date="2026-04-08T15:37:00Z"/>
        </w:trPr>
        <w:tc>
          <w:tcPr>
            <w:tcW w:w="1701" w:type="dxa"/>
            <w:vAlign w:val="center"/>
          </w:tcPr>
          <w:p w14:paraId="7CE0ADE0" w14:textId="7C62230A" w:rsidR="001169AC" w:rsidDel="00FA2D39" w:rsidRDefault="001169AC">
            <w:pPr>
              <w:numPr>
                <w:ilvl w:val="0"/>
                <w:numId w:val="3"/>
              </w:numPr>
              <w:autoSpaceDE w:val="0"/>
              <w:autoSpaceDN w:val="0"/>
              <w:adjustRightInd w:val="0"/>
              <w:jc w:val="both"/>
              <w:rPr>
                <w:del w:id="153" w:author="Hoang Duc Thanh-OCC" w:date="2026-04-08T15:37:00Z"/>
                <w:rFonts w:ascii="Arial" w:hAnsi="Arial" w:cs="Arial"/>
                <w:color w:val="000000" w:themeColor="text1"/>
                <w:sz w:val="18"/>
                <w:szCs w:val="18"/>
              </w:rPr>
              <w:pPrChange w:id="154" w:author="Hoang Duc Thanh-OCC" w:date="2026-04-08T15:39:00Z">
                <w:pPr>
                  <w:autoSpaceDE w:val="0"/>
                  <w:autoSpaceDN w:val="0"/>
                  <w:adjustRightInd w:val="0"/>
                  <w:jc w:val="both"/>
                </w:pPr>
              </w:pPrChange>
            </w:pPr>
            <w:del w:id="155" w:author="Hoang Duc Thanh-OCC" w:date="2026-04-08T15:37:00Z">
              <w:r w:rsidDel="00FA2D39">
                <w:rPr>
                  <w:rFonts w:ascii="Arial" w:hAnsi="Arial" w:cs="Arial"/>
                  <w:color w:val="000000" w:themeColor="text1"/>
                  <w:sz w:val="18"/>
                  <w:szCs w:val="18"/>
                </w:rPr>
                <w:delText>Datalink</w:delText>
              </w:r>
            </w:del>
          </w:p>
        </w:tc>
        <w:tc>
          <w:tcPr>
            <w:tcW w:w="5883" w:type="dxa"/>
            <w:gridSpan w:val="4"/>
          </w:tcPr>
          <w:p w14:paraId="527B5AD7" w14:textId="4E8BD45F" w:rsidR="001169AC" w:rsidRPr="00B474F8" w:rsidDel="00FA2D39" w:rsidRDefault="001169AC">
            <w:pPr>
              <w:numPr>
                <w:ilvl w:val="0"/>
                <w:numId w:val="3"/>
              </w:numPr>
              <w:autoSpaceDE w:val="0"/>
              <w:autoSpaceDN w:val="0"/>
              <w:adjustRightInd w:val="0"/>
              <w:jc w:val="both"/>
              <w:rPr>
                <w:del w:id="156" w:author="Hoang Duc Thanh-OCC" w:date="2026-04-08T15:37:00Z"/>
                <w:rFonts w:ascii="Arial" w:hAnsi="Arial" w:cs="Arial"/>
                <w:color w:val="000000" w:themeColor="text1"/>
                <w:sz w:val="18"/>
                <w:szCs w:val="18"/>
              </w:rPr>
              <w:pPrChange w:id="157" w:author="Hoang Duc Thanh-OCC" w:date="2026-04-08T15:39:00Z">
                <w:pPr>
                  <w:autoSpaceDE w:val="0"/>
                  <w:autoSpaceDN w:val="0"/>
                  <w:adjustRightInd w:val="0"/>
                  <w:jc w:val="both"/>
                </w:pPr>
              </w:pPrChange>
            </w:pPr>
            <w:del w:id="158" w:author="Hoang Duc Thanh-OCC" w:date="2026-04-08T15:37:00Z">
              <w:r w:rsidDel="00FA2D39">
                <w:rPr>
                  <w:rFonts w:ascii="Arial" w:hAnsi="Arial" w:cs="Arial"/>
                  <w:color w:val="000000" w:themeColor="text1"/>
                  <w:sz w:val="18"/>
                  <w:szCs w:val="18"/>
                </w:rPr>
                <w:delText>CPDLC/ ADS-C, ADS-B</w:delText>
              </w:r>
            </w:del>
          </w:p>
        </w:tc>
      </w:tr>
      <w:tr w:rsidR="001169AC" w:rsidRPr="009970B5" w:rsidDel="00FA2D39" w14:paraId="0338450A" w14:textId="360D744A" w:rsidTr="001169AC">
        <w:trPr>
          <w:del w:id="159" w:author="Hoang Duc Thanh-OCC" w:date="2026-04-08T15:37:00Z"/>
        </w:trPr>
        <w:tc>
          <w:tcPr>
            <w:tcW w:w="1701" w:type="dxa"/>
            <w:vAlign w:val="center"/>
          </w:tcPr>
          <w:p w14:paraId="291681E9" w14:textId="4079A9BD" w:rsidR="001169AC" w:rsidRPr="00B474F8" w:rsidDel="00FA2D39" w:rsidRDefault="001169AC">
            <w:pPr>
              <w:numPr>
                <w:ilvl w:val="0"/>
                <w:numId w:val="3"/>
              </w:numPr>
              <w:autoSpaceDE w:val="0"/>
              <w:autoSpaceDN w:val="0"/>
              <w:adjustRightInd w:val="0"/>
              <w:jc w:val="both"/>
              <w:rPr>
                <w:del w:id="160" w:author="Hoang Duc Thanh-OCC" w:date="2026-04-08T15:37:00Z"/>
                <w:rFonts w:ascii="Arial" w:hAnsi="Arial" w:cs="Arial"/>
                <w:color w:val="000000" w:themeColor="text1"/>
                <w:sz w:val="18"/>
                <w:szCs w:val="18"/>
              </w:rPr>
              <w:pPrChange w:id="161" w:author="Hoang Duc Thanh-OCC" w:date="2026-04-08T15:39:00Z">
                <w:pPr>
                  <w:autoSpaceDE w:val="0"/>
                  <w:autoSpaceDN w:val="0"/>
                  <w:adjustRightInd w:val="0"/>
                  <w:jc w:val="both"/>
                </w:pPr>
              </w:pPrChange>
            </w:pPr>
            <w:del w:id="162" w:author="Hoang Duc Thanh-OCC" w:date="2026-04-08T15:37:00Z">
              <w:r w:rsidDel="00FA2D39">
                <w:rPr>
                  <w:rFonts w:ascii="Arial" w:hAnsi="Arial" w:cs="Arial"/>
                  <w:color w:val="000000" w:themeColor="text1"/>
                  <w:sz w:val="18"/>
                  <w:szCs w:val="18"/>
                </w:rPr>
                <w:delText xml:space="preserve">Depressurization Procedure </w:delText>
              </w:r>
            </w:del>
          </w:p>
        </w:tc>
        <w:tc>
          <w:tcPr>
            <w:tcW w:w="5883" w:type="dxa"/>
            <w:gridSpan w:val="4"/>
            <w:vAlign w:val="center"/>
          </w:tcPr>
          <w:p w14:paraId="5F828FCD" w14:textId="16719027" w:rsidR="001169AC" w:rsidDel="00FA2D39" w:rsidRDefault="001169AC">
            <w:pPr>
              <w:numPr>
                <w:ilvl w:val="0"/>
                <w:numId w:val="3"/>
              </w:numPr>
              <w:autoSpaceDE w:val="0"/>
              <w:autoSpaceDN w:val="0"/>
              <w:adjustRightInd w:val="0"/>
              <w:jc w:val="center"/>
              <w:rPr>
                <w:del w:id="163" w:author="Hoang Duc Thanh-OCC" w:date="2026-04-08T15:37:00Z"/>
                <w:rFonts w:ascii="Arial" w:hAnsi="Arial" w:cs="Arial"/>
                <w:color w:val="000000" w:themeColor="text1"/>
                <w:sz w:val="18"/>
                <w:szCs w:val="18"/>
              </w:rPr>
              <w:pPrChange w:id="164" w:author="Hoang Duc Thanh-OCC" w:date="2026-04-08T15:39:00Z">
                <w:pPr>
                  <w:autoSpaceDE w:val="0"/>
                  <w:autoSpaceDN w:val="0"/>
                  <w:adjustRightInd w:val="0"/>
                  <w:jc w:val="center"/>
                </w:pPr>
              </w:pPrChange>
            </w:pPr>
            <w:del w:id="165" w:author="Hoang Duc Thanh-OCC" w:date="2026-04-08T15:37:00Z">
              <w:r w:rsidDel="00FA2D39">
                <w:rPr>
                  <w:rFonts w:ascii="Arial" w:hAnsi="Arial" w:cs="Arial"/>
                  <w:color w:val="000000" w:themeColor="text1"/>
                  <w:sz w:val="18"/>
                  <w:szCs w:val="18"/>
                </w:rPr>
                <w:delText>YES</w:delText>
              </w:r>
            </w:del>
          </w:p>
          <w:p w14:paraId="2ED3823E" w14:textId="132CBAF8" w:rsidR="001169AC" w:rsidRPr="009970B5" w:rsidDel="00FA2D39" w:rsidRDefault="001169AC">
            <w:pPr>
              <w:numPr>
                <w:ilvl w:val="0"/>
                <w:numId w:val="3"/>
              </w:numPr>
              <w:autoSpaceDE w:val="0"/>
              <w:autoSpaceDN w:val="0"/>
              <w:adjustRightInd w:val="0"/>
              <w:jc w:val="center"/>
              <w:rPr>
                <w:del w:id="166" w:author="Hoang Duc Thanh-OCC" w:date="2026-04-08T15:37:00Z"/>
                <w:rFonts w:ascii="Arial" w:hAnsi="Arial" w:cs="Arial"/>
                <w:color w:val="000000" w:themeColor="text1"/>
                <w:sz w:val="18"/>
                <w:szCs w:val="18"/>
              </w:rPr>
              <w:pPrChange w:id="167" w:author="Hoang Duc Thanh-OCC" w:date="2026-04-08T15:39:00Z">
                <w:pPr>
                  <w:autoSpaceDE w:val="0"/>
                  <w:autoSpaceDN w:val="0"/>
                  <w:adjustRightInd w:val="0"/>
                  <w:jc w:val="center"/>
                </w:pPr>
              </w:pPrChange>
            </w:pPr>
            <w:del w:id="168" w:author="Hoang Duc Thanh-OCC" w:date="2026-04-08T15:37:00Z">
              <w:r w:rsidRPr="009970B5" w:rsidDel="00FA2D39">
                <w:rPr>
                  <w:rFonts w:ascii="Arial" w:hAnsi="Arial" w:cs="Arial"/>
                  <w:color w:val="000000" w:themeColor="text1"/>
                  <w:sz w:val="18"/>
                  <w:szCs w:val="18"/>
                </w:rPr>
                <w:delText>(refer to</w:delText>
              </w:r>
              <w:r w:rsidDel="00FA2D39">
                <w:rPr>
                  <w:rFonts w:ascii="Arial" w:hAnsi="Arial" w:cs="Arial"/>
                  <w:color w:val="000000" w:themeColor="text1"/>
                  <w:sz w:val="18"/>
                  <w:szCs w:val="18"/>
                </w:rPr>
                <w:delText xml:space="preserve"> </w:delText>
              </w:r>
              <w:r w:rsidRPr="009C5CF5" w:rsidDel="00FA2D39">
                <w:rPr>
                  <w:rFonts w:ascii="Arial" w:hAnsi="Arial" w:cs="Arial"/>
                  <w:b/>
                  <w:color w:val="2F5496" w:themeColor="accent1" w:themeShade="BF"/>
                  <w:sz w:val="18"/>
                  <w:szCs w:val="18"/>
                </w:rPr>
                <w:delText xml:space="preserve">Chapter 9 </w:delText>
              </w:r>
              <w:r w:rsidDel="00FA2D39">
                <w:rPr>
                  <w:rFonts w:ascii="Arial" w:hAnsi="Arial" w:cs="Arial"/>
                  <w:b/>
                  <w:color w:val="2F5496" w:themeColor="accent1" w:themeShade="BF"/>
                  <w:sz w:val="18"/>
                  <w:szCs w:val="18"/>
                </w:rPr>
                <w:delText xml:space="preserve">Escape Route </w:delText>
              </w:r>
              <w:r w:rsidRPr="009C5CF5" w:rsidDel="00FA2D39">
                <w:rPr>
                  <w:rFonts w:ascii="Arial" w:hAnsi="Arial" w:cs="Arial"/>
                  <w:b/>
                  <w:color w:val="2F5496" w:themeColor="accent1" w:themeShade="BF"/>
                  <w:sz w:val="18"/>
                  <w:szCs w:val="18"/>
                </w:rPr>
                <w:delText>Procedures - Route Manual</w:delText>
              </w:r>
              <w:r w:rsidRPr="009970B5" w:rsidDel="00FA2D39">
                <w:rPr>
                  <w:rFonts w:ascii="Arial" w:hAnsi="Arial" w:cs="Arial"/>
                  <w:color w:val="000000" w:themeColor="text1"/>
                  <w:sz w:val="18"/>
                  <w:szCs w:val="18"/>
                </w:rPr>
                <w:delText>)</w:delText>
              </w:r>
            </w:del>
          </w:p>
        </w:tc>
      </w:tr>
      <w:tr w:rsidR="001169AC" w:rsidRPr="00B474F8" w:rsidDel="00FA2D39" w14:paraId="6486E133" w14:textId="7E24CE25" w:rsidTr="001169AC">
        <w:trPr>
          <w:del w:id="169" w:author="Hoang Duc Thanh-OCC" w:date="2026-04-08T15:37:00Z"/>
        </w:trPr>
        <w:tc>
          <w:tcPr>
            <w:tcW w:w="1701" w:type="dxa"/>
            <w:vAlign w:val="center"/>
          </w:tcPr>
          <w:p w14:paraId="20BD532C" w14:textId="3D331D90" w:rsidR="001169AC" w:rsidRPr="00B474F8" w:rsidDel="00FA2D39" w:rsidRDefault="001169AC">
            <w:pPr>
              <w:numPr>
                <w:ilvl w:val="0"/>
                <w:numId w:val="3"/>
              </w:numPr>
              <w:autoSpaceDE w:val="0"/>
              <w:autoSpaceDN w:val="0"/>
              <w:adjustRightInd w:val="0"/>
              <w:jc w:val="both"/>
              <w:rPr>
                <w:del w:id="170" w:author="Hoang Duc Thanh-OCC" w:date="2026-04-08T15:37:00Z"/>
                <w:rFonts w:ascii="Arial" w:hAnsi="Arial" w:cs="Arial"/>
                <w:color w:val="000000" w:themeColor="text1"/>
                <w:sz w:val="18"/>
                <w:szCs w:val="18"/>
              </w:rPr>
              <w:pPrChange w:id="171" w:author="Hoang Duc Thanh-OCC" w:date="2026-04-08T15:39:00Z">
                <w:pPr>
                  <w:autoSpaceDE w:val="0"/>
                  <w:autoSpaceDN w:val="0"/>
                  <w:adjustRightInd w:val="0"/>
                  <w:jc w:val="both"/>
                </w:pPr>
              </w:pPrChange>
            </w:pPr>
            <w:del w:id="172" w:author="Hoang Duc Thanh-OCC" w:date="2026-04-08T15:37:00Z">
              <w:r w:rsidRPr="00B474F8" w:rsidDel="00FA2D39">
                <w:rPr>
                  <w:rFonts w:ascii="Arial" w:hAnsi="Arial" w:cs="Arial"/>
                  <w:color w:val="000000" w:themeColor="text1"/>
                  <w:sz w:val="18"/>
                  <w:szCs w:val="18"/>
                </w:rPr>
                <w:delText>Flight level</w:delText>
              </w:r>
            </w:del>
          </w:p>
        </w:tc>
        <w:tc>
          <w:tcPr>
            <w:tcW w:w="5883" w:type="dxa"/>
            <w:gridSpan w:val="4"/>
          </w:tcPr>
          <w:p w14:paraId="1A2C7DDB" w14:textId="6D01FF9E" w:rsidR="001169AC" w:rsidRPr="00B474F8" w:rsidDel="00FA2D39" w:rsidRDefault="001169AC">
            <w:pPr>
              <w:numPr>
                <w:ilvl w:val="0"/>
                <w:numId w:val="3"/>
              </w:numPr>
              <w:autoSpaceDE w:val="0"/>
              <w:autoSpaceDN w:val="0"/>
              <w:adjustRightInd w:val="0"/>
              <w:jc w:val="both"/>
              <w:rPr>
                <w:del w:id="173" w:author="Hoang Duc Thanh-OCC" w:date="2026-04-08T15:37:00Z"/>
                <w:rFonts w:ascii="Arial" w:hAnsi="Arial" w:cs="Arial"/>
                <w:color w:val="000000" w:themeColor="text1"/>
                <w:sz w:val="18"/>
                <w:szCs w:val="18"/>
              </w:rPr>
              <w:pPrChange w:id="174" w:author="Hoang Duc Thanh-OCC" w:date="2026-04-08T15:39:00Z">
                <w:pPr>
                  <w:autoSpaceDE w:val="0"/>
                  <w:autoSpaceDN w:val="0"/>
                  <w:adjustRightInd w:val="0"/>
                  <w:jc w:val="both"/>
                </w:pPr>
              </w:pPrChange>
            </w:pPr>
            <w:del w:id="175" w:author="Hoang Duc Thanh-OCC" w:date="2026-04-08T15:37:00Z">
              <w:r w:rsidRPr="00B474F8" w:rsidDel="00FA2D39">
                <w:rPr>
                  <w:rFonts w:ascii="Arial" w:hAnsi="Arial" w:cs="Arial"/>
                  <w:color w:val="000000" w:themeColor="text1"/>
                  <w:sz w:val="18"/>
                  <w:szCs w:val="18"/>
                </w:rPr>
                <w:delText>MIN – MAX: GND – FL410</w:delText>
              </w:r>
            </w:del>
          </w:p>
          <w:p w14:paraId="37E4EDE3" w14:textId="36052337" w:rsidR="001169AC" w:rsidRPr="00B474F8" w:rsidDel="00FA2D39" w:rsidRDefault="001169AC">
            <w:pPr>
              <w:numPr>
                <w:ilvl w:val="0"/>
                <w:numId w:val="3"/>
              </w:numPr>
              <w:autoSpaceDE w:val="0"/>
              <w:autoSpaceDN w:val="0"/>
              <w:adjustRightInd w:val="0"/>
              <w:jc w:val="both"/>
              <w:rPr>
                <w:del w:id="176" w:author="Hoang Duc Thanh-OCC" w:date="2026-04-08T15:37:00Z"/>
                <w:rFonts w:ascii="Arial" w:hAnsi="Arial" w:cs="Arial"/>
                <w:color w:val="000000" w:themeColor="text1"/>
                <w:sz w:val="18"/>
                <w:szCs w:val="18"/>
              </w:rPr>
              <w:pPrChange w:id="177" w:author="Hoang Duc Thanh-OCC" w:date="2026-04-08T15:39:00Z">
                <w:pPr>
                  <w:autoSpaceDE w:val="0"/>
                  <w:autoSpaceDN w:val="0"/>
                  <w:adjustRightInd w:val="0"/>
                  <w:jc w:val="both"/>
                </w:pPr>
              </w:pPrChange>
            </w:pPr>
            <w:del w:id="178" w:author="Hoang Duc Thanh-OCC" w:date="2026-04-08T15:37:00Z">
              <w:r w:rsidRPr="00B474F8" w:rsidDel="00FA2D39">
                <w:rPr>
                  <w:rFonts w:ascii="Arial" w:hAnsi="Arial" w:cs="Arial"/>
                  <w:bCs/>
                  <w:color w:val="000000" w:themeColor="text1"/>
                  <w:sz w:val="18"/>
                  <w:szCs w:val="18"/>
                </w:rPr>
                <w:delText>Remarks</w:delText>
              </w:r>
              <w:r w:rsidRPr="00B474F8" w:rsidDel="00FA2D39">
                <w:rPr>
                  <w:rFonts w:ascii="Arial" w:hAnsi="Arial" w:cs="Arial"/>
                  <w:color w:val="000000" w:themeColor="text1"/>
                  <w:sz w:val="18"/>
                  <w:szCs w:val="18"/>
                </w:rPr>
                <w:delText>: Nil</w:delText>
              </w:r>
            </w:del>
          </w:p>
        </w:tc>
      </w:tr>
      <w:tr w:rsidR="001169AC" w:rsidRPr="00B474F8" w14:paraId="38F71589" w14:textId="77777777" w:rsidTr="00F173AF">
        <w:trPr>
          <w:trHeight w:val="357"/>
        </w:trPr>
        <w:tc>
          <w:tcPr>
            <w:tcW w:w="7584" w:type="dxa"/>
            <w:gridSpan w:val="5"/>
            <w:shd w:val="clear" w:color="auto" w:fill="0070C0"/>
            <w:vAlign w:val="center"/>
          </w:tcPr>
          <w:p w14:paraId="194CF8F2" w14:textId="4412943F" w:rsidR="001169AC" w:rsidRPr="00B474F8" w:rsidRDefault="001169AC">
            <w:pPr>
              <w:pStyle w:val="ListParagraph"/>
              <w:numPr>
                <w:ilvl w:val="0"/>
                <w:numId w:val="3"/>
              </w:numPr>
              <w:autoSpaceDE w:val="0"/>
              <w:autoSpaceDN w:val="0"/>
              <w:adjustRightInd w:val="0"/>
              <w:rPr>
                <w:rFonts w:ascii="Arial" w:hAnsi="Arial" w:cs="Arial"/>
                <w:b/>
                <w:color w:val="FFFFFF" w:themeColor="background1"/>
                <w:sz w:val="18"/>
                <w:szCs w:val="18"/>
              </w:rPr>
              <w:pPrChange w:id="179" w:author="Hoang Duc Thanh-OCC" w:date="2026-04-08T15:39:00Z">
                <w:pPr>
                  <w:pStyle w:val="ListParagraph"/>
                  <w:numPr>
                    <w:numId w:val="43"/>
                  </w:numPr>
                  <w:autoSpaceDE w:val="0"/>
                  <w:autoSpaceDN w:val="0"/>
                  <w:adjustRightInd w:val="0"/>
                  <w:ind w:hanging="360"/>
                </w:pPr>
              </w:pPrChange>
            </w:pPr>
            <w:r w:rsidRPr="00B474F8">
              <w:rPr>
                <w:rFonts w:ascii="Arial" w:hAnsi="Arial" w:cs="Arial"/>
                <w:b/>
                <w:color w:val="FFFFFF" w:themeColor="background1"/>
                <w:sz w:val="18"/>
                <w:szCs w:val="18"/>
              </w:rPr>
              <w:lastRenderedPageBreak/>
              <w:t xml:space="preserve">HAN – CDG – HAN </w:t>
            </w:r>
          </w:p>
        </w:tc>
      </w:tr>
      <w:tr w:rsidR="001169AC" w:rsidRPr="00B474F8" w14:paraId="175AA5E2" w14:textId="77777777" w:rsidTr="006030BD">
        <w:tc>
          <w:tcPr>
            <w:tcW w:w="1701" w:type="dxa"/>
            <w:vMerge w:val="restart"/>
            <w:vAlign w:val="center"/>
          </w:tcPr>
          <w:p w14:paraId="7A01F66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3856616D" w14:textId="58487988"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64E45941" w14:textId="019C0ABB"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LFPG</w:t>
            </w:r>
          </w:p>
        </w:tc>
        <w:tc>
          <w:tcPr>
            <w:tcW w:w="1701" w:type="dxa"/>
          </w:tcPr>
          <w:p w14:paraId="2740F778" w14:textId="70B9A306"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HANCDGP500</w:t>
            </w:r>
          </w:p>
        </w:tc>
        <w:tc>
          <w:tcPr>
            <w:tcW w:w="2481" w:type="dxa"/>
          </w:tcPr>
          <w:p w14:paraId="02627CCE" w14:textId="2830CF48"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LFPO, EBBR, EGLL</w:t>
            </w:r>
          </w:p>
        </w:tc>
      </w:tr>
      <w:tr w:rsidR="001169AC" w:rsidRPr="00B474F8" w14:paraId="15EF9418" w14:textId="77777777" w:rsidTr="006030BD">
        <w:tc>
          <w:tcPr>
            <w:tcW w:w="1701" w:type="dxa"/>
            <w:vMerge/>
            <w:vAlign w:val="center"/>
          </w:tcPr>
          <w:p w14:paraId="0B9A87AE"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4253C7A5" w14:textId="7CEFE881"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LFPG</w:t>
            </w:r>
          </w:p>
        </w:tc>
        <w:tc>
          <w:tcPr>
            <w:tcW w:w="851" w:type="dxa"/>
          </w:tcPr>
          <w:p w14:paraId="231EEFF1" w14:textId="10033315"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74E7B2B6" w14:textId="47BC8BC3"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CDGHANP500</w:t>
            </w:r>
          </w:p>
        </w:tc>
        <w:tc>
          <w:tcPr>
            <w:tcW w:w="2481" w:type="dxa"/>
          </w:tcPr>
          <w:p w14:paraId="77BFD8DD" w14:textId="74531FE7"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VVDN</w:t>
            </w:r>
          </w:p>
        </w:tc>
      </w:tr>
      <w:tr w:rsidR="001169AC" w:rsidRPr="00B474F8" w14:paraId="16EAE9BE" w14:textId="77777777" w:rsidTr="00BD1C0B">
        <w:trPr>
          <w:trHeight w:val="261"/>
        </w:trPr>
        <w:tc>
          <w:tcPr>
            <w:tcW w:w="1701" w:type="dxa"/>
            <w:vAlign w:val="center"/>
          </w:tcPr>
          <w:p w14:paraId="7AC9C580" w14:textId="614B902E" w:rsidR="001169AC" w:rsidRPr="00B474F8"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29AAC240" w14:textId="022AEF17" w:rsidR="001169AC" w:rsidRPr="00B474F8"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5B303771" w14:textId="77777777" w:rsidTr="00D3614C">
        <w:tc>
          <w:tcPr>
            <w:tcW w:w="1701" w:type="dxa"/>
            <w:vAlign w:val="center"/>
          </w:tcPr>
          <w:p w14:paraId="23110F4C" w14:textId="0C85B6FF"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6084A163" w14:textId="62CB4504"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VTCC, 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2B3D886B" w14:textId="77777777" w:rsidTr="006030BD">
        <w:tc>
          <w:tcPr>
            <w:tcW w:w="1701" w:type="dxa"/>
            <w:vAlign w:val="center"/>
          </w:tcPr>
          <w:p w14:paraId="63CBDA24" w14:textId="0CC50C51"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E7C8D18" w14:textId="17E4B595"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3A695763" w14:textId="77777777" w:rsidTr="006030BD">
        <w:tc>
          <w:tcPr>
            <w:tcW w:w="1701" w:type="dxa"/>
            <w:vAlign w:val="center"/>
          </w:tcPr>
          <w:p w14:paraId="72A73B46" w14:textId="54E64844"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5DB232A"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6C775E4B" w14:textId="02E0CCF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75456821" w14:textId="77777777" w:rsidTr="006030BD">
        <w:tc>
          <w:tcPr>
            <w:tcW w:w="1701" w:type="dxa"/>
            <w:vAlign w:val="center"/>
          </w:tcPr>
          <w:p w14:paraId="764A396B" w14:textId="4AF74397"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889B084" w14:textId="229E39DC"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746D9167" w14:textId="77777777" w:rsidTr="006030BD">
        <w:tc>
          <w:tcPr>
            <w:tcW w:w="1701" w:type="dxa"/>
            <w:vAlign w:val="center"/>
          </w:tcPr>
          <w:p w14:paraId="03099943" w14:textId="47FA7400"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2496327" w14:textId="50A71823"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23D07FBE" w14:textId="77777777" w:rsidTr="004F7BDD">
        <w:tc>
          <w:tcPr>
            <w:tcW w:w="1701" w:type="dxa"/>
            <w:vAlign w:val="center"/>
          </w:tcPr>
          <w:p w14:paraId="6E5D33EB" w14:textId="375FB292"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Depressurization Procedure </w:t>
            </w:r>
          </w:p>
        </w:tc>
        <w:tc>
          <w:tcPr>
            <w:tcW w:w="5883" w:type="dxa"/>
            <w:gridSpan w:val="4"/>
            <w:vAlign w:val="center"/>
          </w:tcPr>
          <w:p w14:paraId="0B5CAFC7"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089DABB2" w14:textId="7DD0220E"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(refer to</w:t>
            </w:r>
            <w:r>
              <w:rPr>
                <w:rFonts w:ascii="Arial" w:hAnsi="Arial" w:cs="Arial"/>
                <w:color w:val="000000" w:themeColor="text1"/>
                <w:sz w:val="18"/>
                <w:szCs w:val="18"/>
              </w:rPr>
              <w:t xml:space="preserve">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79E22C0B" w14:textId="77777777" w:rsidTr="006030BD">
        <w:tc>
          <w:tcPr>
            <w:tcW w:w="1701" w:type="dxa"/>
            <w:vAlign w:val="center"/>
          </w:tcPr>
          <w:p w14:paraId="02B8B254" w14:textId="7E97BB23"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16C4F038"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F083B91" w14:textId="1C4057EE"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3815A5BC" w14:textId="77777777" w:rsidTr="00F173AF">
        <w:trPr>
          <w:trHeight w:val="337"/>
        </w:trPr>
        <w:tc>
          <w:tcPr>
            <w:tcW w:w="1701" w:type="dxa"/>
            <w:vAlign w:val="center"/>
          </w:tcPr>
          <w:p w14:paraId="74C09CCD" w14:textId="4623E940"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vAlign w:val="center"/>
          </w:tcPr>
          <w:p w14:paraId="1C4C5997" w14:textId="32094F7A" w:rsidR="001169AC" w:rsidRPr="00B474F8"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1169AC" w:rsidRPr="00B474F8" w14:paraId="2F1166DD" w14:textId="77777777" w:rsidTr="006030BD">
        <w:tc>
          <w:tcPr>
            <w:tcW w:w="7584" w:type="dxa"/>
            <w:gridSpan w:val="5"/>
            <w:shd w:val="clear" w:color="auto" w:fill="0070C0"/>
          </w:tcPr>
          <w:p w14:paraId="3183F9C2" w14:textId="53846DB9" w:rsidR="001169AC" w:rsidRPr="00B474F8" w:rsidRDefault="001169AC">
            <w:pPr>
              <w:pStyle w:val="ListParagraph"/>
              <w:numPr>
                <w:ilvl w:val="0"/>
                <w:numId w:val="3"/>
              </w:numPr>
              <w:autoSpaceDE w:val="0"/>
              <w:autoSpaceDN w:val="0"/>
              <w:adjustRightInd w:val="0"/>
              <w:jc w:val="both"/>
              <w:rPr>
                <w:rFonts w:ascii="Arial" w:hAnsi="Arial" w:cs="Arial"/>
                <w:b/>
                <w:color w:val="000000" w:themeColor="text1"/>
                <w:sz w:val="18"/>
                <w:szCs w:val="18"/>
              </w:rPr>
              <w:pPrChange w:id="180" w:author="Hoang Duc Thanh-OCC" w:date="2026-04-08T15:39:00Z">
                <w:pPr>
                  <w:pStyle w:val="ListParagraph"/>
                  <w:numPr>
                    <w:numId w:val="43"/>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FRA – HAN </w:t>
            </w:r>
          </w:p>
        </w:tc>
      </w:tr>
      <w:tr w:rsidR="001169AC" w:rsidRPr="00B474F8" w14:paraId="12ABE497" w14:textId="77777777" w:rsidTr="006030BD">
        <w:tc>
          <w:tcPr>
            <w:tcW w:w="1701" w:type="dxa"/>
            <w:vMerge w:val="restart"/>
            <w:vAlign w:val="center"/>
          </w:tcPr>
          <w:p w14:paraId="49A3E887"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301C5E62"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4B5D9930"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EDDF</w:t>
            </w:r>
          </w:p>
        </w:tc>
        <w:tc>
          <w:tcPr>
            <w:tcW w:w="1701" w:type="dxa"/>
          </w:tcPr>
          <w:p w14:paraId="60CA9A2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HANFRAP500</w:t>
            </w:r>
          </w:p>
        </w:tc>
        <w:tc>
          <w:tcPr>
            <w:tcW w:w="2481" w:type="dxa"/>
          </w:tcPr>
          <w:p w14:paraId="5787E012"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EDDL, EDDK, LFPG</w:t>
            </w:r>
          </w:p>
        </w:tc>
      </w:tr>
      <w:tr w:rsidR="001169AC" w:rsidRPr="00B474F8" w14:paraId="48A2DDA8" w14:textId="77777777" w:rsidTr="006030BD">
        <w:tc>
          <w:tcPr>
            <w:tcW w:w="1701" w:type="dxa"/>
            <w:vMerge/>
            <w:vAlign w:val="center"/>
          </w:tcPr>
          <w:p w14:paraId="676D245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6118BD67"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EDDF</w:t>
            </w:r>
          </w:p>
        </w:tc>
        <w:tc>
          <w:tcPr>
            <w:tcW w:w="851" w:type="dxa"/>
          </w:tcPr>
          <w:p w14:paraId="0D270C69"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2E13D284"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FRAHANP500</w:t>
            </w:r>
          </w:p>
        </w:tc>
        <w:tc>
          <w:tcPr>
            <w:tcW w:w="2481" w:type="dxa"/>
          </w:tcPr>
          <w:p w14:paraId="497FD88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1169AC" w:rsidRPr="00B474F8" w14:paraId="1E838322" w14:textId="77777777" w:rsidTr="00BD1C0B">
        <w:trPr>
          <w:trHeight w:val="177"/>
        </w:trPr>
        <w:tc>
          <w:tcPr>
            <w:tcW w:w="1701" w:type="dxa"/>
            <w:vAlign w:val="center"/>
          </w:tcPr>
          <w:p w14:paraId="4FC15B43" w14:textId="6DC08717" w:rsidR="001169AC" w:rsidRPr="00B474F8"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47D70264" w14:textId="69944B77" w:rsidR="001169AC" w:rsidRPr="00B474F8"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590A4698" w14:textId="77777777" w:rsidTr="00D3614C">
        <w:tc>
          <w:tcPr>
            <w:tcW w:w="1701" w:type="dxa"/>
            <w:vAlign w:val="center"/>
          </w:tcPr>
          <w:p w14:paraId="2B1E405D"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297EA74" w14:textId="70C0BD2C"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VTCC, 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68F590D2" w14:textId="77777777" w:rsidTr="006030BD">
        <w:tc>
          <w:tcPr>
            <w:tcW w:w="1701" w:type="dxa"/>
            <w:vAlign w:val="center"/>
          </w:tcPr>
          <w:p w14:paraId="7A4328FB"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D88175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3CBEB65B" w14:textId="77777777" w:rsidTr="006030BD">
        <w:tc>
          <w:tcPr>
            <w:tcW w:w="1701" w:type="dxa"/>
            <w:vAlign w:val="center"/>
          </w:tcPr>
          <w:p w14:paraId="2FC1A520" w14:textId="5C66F2DA"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89658B1"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202EC16A" w14:textId="3AD5808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6BD9B3CB" w14:textId="77777777" w:rsidTr="006030BD">
        <w:tc>
          <w:tcPr>
            <w:tcW w:w="1701" w:type="dxa"/>
            <w:vAlign w:val="center"/>
          </w:tcPr>
          <w:p w14:paraId="7B669965" w14:textId="7B289B37"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A17BDD1" w14:textId="576AB220"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65B839EB" w14:textId="77777777" w:rsidTr="006030BD">
        <w:tc>
          <w:tcPr>
            <w:tcW w:w="1701" w:type="dxa"/>
            <w:vAlign w:val="center"/>
          </w:tcPr>
          <w:p w14:paraId="793EF3CB" w14:textId="4329DBFF"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F1BB9EA" w14:textId="20483931"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1DD85F9B" w14:textId="77777777" w:rsidTr="004F7BDD">
        <w:tc>
          <w:tcPr>
            <w:tcW w:w="1701" w:type="dxa"/>
            <w:vAlign w:val="center"/>
          </w:tcPr>
          <w:p w14:paraId="1A6760E4" w14:textId="5FEBC7E7"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Depressurization Procedure </w:t>
            </w:r>
          </w:p>
        </w:tc>
        <w:tc>
          <w:tcPr>
            <w:tcW w:w="5883" w:type="dxa"/>
            <w:gridSpan w:val="4"/>
            <w:vAlign w:val="center"/>
          </w:tcPr>
          <w:p w14:paraId="7360C3CE"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0AFCC32E" w14:textId="4F008B90"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24608824" w14:textId="77777777" w:rsidTr="006030BD">
        <w:tc>
          <w:tcPr>
            <w:tcW w:w="1701" w:type="dxa"/>
            <w:vAlign w:val="center"/>
          </w:tcPr>
          <w:p w14:paraId="19D36DC8"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F274F05"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20F69F5"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42C4E56E" w14:textId="77777777" w:rsidTr="006030BD">
        <w:tc>
          <w:tcPr>
            <w:tcW w:w="1701" w:type="dxa"/>
            <w:vAlign w:val="center"/>
          </w:tcPr>
          <w:p w14:paraId="2653800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6C63912A" w14:textId="0C144534"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1169AC" w:rsidRPr="00B474F8" w14:paraId="721A8F29" w14:textId="77777777" w:rsidTr="00F173AF">
        <w:trPr>
          <w:trHeight w:val="60"/>
        </w:trPr>
        <w:tc>
          <w:tcPr>
            <w:tcW w:w="7584" w:type="dxa"/>
            <w:gridSpan w:val="5"/>
            <w:shd w:val="clear" w:color="auto" w:fill="0070C0"/>
            <w:vAlign w:val="center"/>
          </w:tcPr>
          <w:p w14:paraId="16A27977" w14:textId="1A7231E5" w:rsidR="001169AC" w:rsidRPr="00B474F8" w:rsidRDefault="001169AC">
            <w:pPr>
              <w:pStyle w:val="ListParagraph"/>
              <w:numPr>
                <w:ilvl w:val="0"/>
                <w:numId w:val="3"/>
              </w:numPr>
              <w:autoSpaceDE w:val="0"/>
              <w:autoSpaceDN w:val="0"/>
              <w:adjustRightInd w:val="0"/>
              <w:rPr>
                <w:rFonts w:ascii="Arial" w:hAnsi="Arial" w:cs="Arial"/>
                <w:b/>
                <w:color w:val="000000" w:themeColor="text1"/>
                <w:sz w:val="18"/>
                <w:szCs w:val="18"/>
              </w:rPr>
              <w:pPrChange w:id="181" w:author="Hoang Duc Thanh-OCC" w:date="2026-04-08T15:39:00Z">
                <w:pPr>
                  <w:pStyle w:val="ListParagraph"/>
                  <w:numPr>
                    <w:numId w:val="43"/>
                  </w:numPr>
                  <w:autoSpaceDE w:val="0"/>
                  <w:autoSpaceDN w:val="0"/>
                  <w:adjustRightInd w:val="0"/>
                  <w:ind w:hanging="360"/>
                </w:pPr>
              </w:pPrChange>
            </w:pPr>
            <w:r w:rsidRPr="00B474F8">
              <w:rPr>
                <w:rFonts w:ascii="Arial" w:hAnsi="Arial" w:cs="Arial"/>
                <w:b/>
                <w:color w:val="FFFFFF" w:themeColor="background1"/>
                <w:sz w:val="18"/>
                <w:szCs w:val="18"/>
              </w:rPr>
              <w:t xml:space="preserve">HAN – KZN – HAN </w:t>
            </w:r>
          </w:p>
        </w:tc>
      </w:tr>
      <w:tr w:rsidR="001169AC" w:rsidRPr="00B474F8" w14:paraId="71656A8E" w14:textId="77777777" w:rsidTr="006030BD">
        <w:tc>
          <w:tcPr>
            <w:tcW w:w="1701" w:type="dxa"/>
            <w:vMerge w:val="restart"/>
            <w:vAlign w:val="center"/>
          </w:tcPr>
          <w:p w14:paraId="7FF31C4A"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2C914197"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5B8DF753"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UWKD</w:t>
            </w:r>
          </w:p>
        </w:tc>
        <w:tc>
          <w:tcPr>
            <w:tcW w:w="1701" w:type="dxa"/>
          </w:tcPr>
          <w:p w14:paraId="70561134"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HANKZN</w:t>
            </w:r>
          </w:p>
        </w:tc>
        <w:tc>
          <w:tcPr>
            <w:tcW w:w="2481" w:type="dxa"/>
          </w:tcPr>
          <w:p w14:paraId="30DEE0DE"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UUEE, USSS</w:t>
            </w:r>
          </w:p>
        </w:tc>
      </w:tr>
      <w:tr w:rsidR="001169AC" w:rsidRPr="00B474F8" w14:paraId="24E3495E" w14:textId="77777777" w:rsidTr="006030BD">
        <w:tc>
          <w:tcPr>
            <w:tcW w:w="1701" w:type="dxa"/>
            <w:vMerge/>
            <w:vAlign w:val="center"/>
          </w:tcPr>
          <w:p w14:paraId="5AB5B57B"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08001F1B"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UWKD</w:t>
            </w:r>
          </w:p>
        </w:tc>
        <w:tc>
          <w:tcPr>
            <w:tcW w:w="851" w:type="dxa"/>
          </w:tcPr>
          <w:p w14:paraId="07B6061C"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6D151598"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KZNHAN</w:t>
            </w:r>
          </w:p>
        </w:tc>
        <w:tc>
          <w:tcPr>
            <w:tcW w:w="2481" w:type="dxa"/>
          </w:tcPr>
          <w:p w14:paraId="5CEA559D"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1169AC" w:rsidRPr="00B474F8" w14:paraId="3B1D3CBB" w14:textId="77777777" w:rsidTr="004F7BDD">
        <w:trPr>
          <w:trHeight w:val="407"/>
        </w:trPr>
        <w:tc>
          <w:tcPr>
            <w:tcW w:w="1701" w:type="dxa"/>
            <w:vAlign w:val="center"/>
          </w:tcPr>
          <w:p w14:paraId="25EFB0D8" w14:textId="54625E48" w:rsidR="001169AC" w:rsidRPr="00B474F8"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77600E9B" w14:textId="5C6C92A3" w:rsidR="001169AC" w:rsidRPr="00B474F8"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2F83D941" w14:textId="77777777" w:rsidTr="00D3614C">
        <w:tc>
          <w:tcPr>
            <w:tcW w:w="1701" w:type="dxa"/>
            <w:vAlign w:val="center"/>
          </w:tcPr>
          <w:p w14:paraId="3E82731D"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D8702D1" w14:textId="77777777"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ZPPP, ZLXY, ZMCK, UAAA, UNNT, USSS</w:t>
            </w:r>
          </w:p>
        </w:tc>
      </w:tr>
      <w:tr w:rsidR="001169AC" w:rsidRPr="00B474F8" w14:paraId="390586B8" w14:textId="77777777" w:rsidTr="006030BD">
        <w:tc>
          <w:tcPr>
            <w:tcW w:w="1701" w:type="dxa"/>
            <w:vAlign w:val="center"/>
          </w:tcPr>
          <w:p w14:paraId="70325778"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6529406"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4FB16310" w14:textId="77777777" w:rsidTr="006030BD">
        <w:tc>
          <w:tcPr>
            <w:tcW w:w="1701" w:type="dxa"/>
            <w:vAlign w:val="center"/>
          </w:tcPr>
          <w:p w14:paraId="240E00D6" w14:textId="5BDB6F83"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E8C07F3"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4546FEFF" w14:textId="4D19C560"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18D5DE0D" w14:textId="77777777" w:rsidTr="006030BD">
        <w:tc>
          <w:tcPr>
            <w:tcW w:w="1701" w:type="dxa"/>
            <w:vAlign w:val="center"/>
          </w:tcPr>
          <w:p w14:paraId="63324243" w14:textId="69A988C1"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A25024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1169AC" w:rsidRPr="00B474F8" w14:paraId="16CD28A3" w14:textId="77777777" w:rsidTr="006030BD">
        <w:tc>
          <w:tcPr>
            <w:tcW w:w="1701" w:type="dxa"/>
            <w:vAlign w:val="center"/>
          </w:tcPr>
          <w:p w14:paraId="682F523B" w14:textId="093753B9"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A7287B5" w14:textId="31150E66"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41707B7D" w14:textId="77777777" w:rsidTr="009C5CF5">
        <w:tc>
          <w:tcPr>
            <w:tcW w:w="1701" w:type="dxa"/>
            <w:vAlign w:val="center"/>
          </w:tcPr>
          <w:p w14:paraId="0E81FD24" w14:textId="41D4EF16"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Depressurization Procedure </w:t>
            </w:r>
          </w:p>
        </w:tc>
        <w:tc>
          <w:tcPr>
            <w:tcW w:w="5883" w:type="dxa"/>
            <w:gridSpan w:val="4"/>
            <w:vAlign w:val="center"/>
          </w:tcPr>
          <w:p w14:paraId="20E4F324"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2BD91111" w14:textId="7D324E40"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2675667F" w14:textId="77777777" w:rsidTr="006030BD">
        <w:tc>
          <w:tcPr>
            <w:tcW w:w="1701" w:type="dxa"/>
            <w:vAlign w:val="center"/>
          </w:tcPr>
          <w:p w14:paraId="5FB4544A"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412843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567B41B"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2997F9E9" w14:textId="77777777" w:rsidTr="006030BD">
        <w:tc>
          <w:tcPr>
            <w:tcW w:w="1701" w:type="dxa"/>
            <w:vAlign w:val="center"/>
          </w:tcPr>
          <w:p w14:paraId="00E9E531"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80A2E1E"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1169AC" w:rsidRPr="00B474F8" w14:paraId="325EE6D0" w14:textId="77777777" w:rsidTr="00F173AF">
        <w:trPr>
          <w:trHeight w:val="120"/>
        </w:trPr>
        <w:tc>
          <w:tcPr>
            <w:tcW w:w="7584" w:type="dxa"/>
            <w:gridSpan w:val="5"/>
            <w:shd w:val="clear" w:color="auto" w:fill="0070C0"/>
            <w:vAlign w:val="center"/>
          </w:tcPr>
          <w:p w14:paraId="465B29C9" w14:textId="29F0CFF2" w:rsidR="001169AC" w:rsidRPr="00B474F8" w:rsidRDefault="001169AC">
            <w:pPr>
              <w:pStyle w:val="ListParagraph"/>
              <w:numPr>
                <w:ilvl w:val="0"/>
                <w:numId w:val="3"/>
              </w:numPr>
              <w:autoSpaceDE w:val="0"/>
              <w:autoSpaceDN w:val="0"/>
              <w:adjustRightInd w:val="0"/>
              <w:rPr>
                <w:rFonts w:ascii="Arial" w:hAnsi="Arial" w:cs="Arial"/>
                <w:b/>
                <w:color w:val="000000" w:themeColor="text1"/>
                <w:sz w:val="18"/>
                <w:szCs w:val="18"/>
              </w:rPr>
              <w:pPrChange w:id="182" w:author="Hoang Duc Thanh-OCC" w:date="2026-04-08T15:39:00Z">
                <w:pPr>
                  <w:pStyle w:val="ListParagraph"/>
                  <w:numPr>
                    <w:numId w:val="43"/>
                  </w:numPr>
                  <w:autoSpaceDE w:val="0"/>
                  <w:autoSpaceDN w:val="0"/>
                  <w:adjustRightInd w:val="0"/>
                  <w:ind w:hanging="360"/>
                </w:pPr>
              </w:pPrChange>
            </w:pPr>
            <w:r w:rsidRPr="00B474F8">
              <w:rPr>
                <w:rFonts w:ascii="Arial" w:hAnsi="Arial" w:cs="Arial"/>
                <w:b/>
                <w:color w:val="FFFFFF" w:themeColor="background1"/>
                <w:sz w:val="18"/>
                <w:szCs w:val="18"/>
              </w:rPr>
              <w:t xml:space="preserve">HAN – LED – HAN </w:t>
            </w:r>
          </w:p>
        </w:tc>
      </w:tr>
      <w:tr w:rsidR="001169AC" w:rsidRPr="00B474F8" w14:paraId="5A5496D8" w14:textId="77777777" w:rsidTr="006030BD">
        <w:tc>
          <w:tcPr>
            <w:tcW w:w="1701" w:type="dxa"/>
            <w:vMerge w:val="restart"/>
            <w:vAlign w:val="center"/>
          </w:tcPr>
          <w:p w14:paraId="7DC9932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MID/ASIA</w:t>
            </w:r>
          </w:p>
        </w:tc>
        <w:tc>
          <w:tcPr>
            <w:tcW w:w="850" w:type="dxa"/>
          </w:tcPr>
          <w:p w14:paraId="3920087B"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1CF21626"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ULLI</w:t>
            </w:r>
          </w:p>
        </w:tc>
        <w:tc>
          <w:tcPr>
            <w:tcW w:w="1701" w:type="dxa"/>
          </w:tcPr>
          <w:p w14:paraId="0E4883E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HANLED</w:t>
            </w:r>
          </w:p>
        </w:tc>
        <w:tc>
          <w:tcPr>
            <w:tcW w:w="2481" w:type="dxa"/>
          </w:tcPr>
          <w:p w14:paraId="0EF7FA93"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UUWW, UUEE</w:t>
            </w:r>
          </w:p>
        </w:tc>
      </w:tr>
      <w:tr w:rsidR="001169AC" w:rsidRPr="00B474F8" w14:paraId="14177936" w14:textId="77777777" w:rsidTr="006030BD">
        <w:tc>
          <w:tcPr>
            <w:tcW w:w="1701" w:type="dxa"/>
            <w:vMerge/>
            <w:vAlign w:val="center"/>
          </w:tcPr>
          <w:p w14:paraId="7A2BB435"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79AD49FD"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ULLI</w:t>
            </w:r>
          </w:p>
        </w:tc>
        <w:tc>
          <w:tcPr>
            <w:tcW w:w="851" w:type="dxa"/>
          </w:tcPr>
          <w:p w14:paraId="07FC6F1E"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7A3F7D47"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LEDHAN</w:t>
            </w:r>
          </w:p>
        </w:tc>
        <w:tc>
          <w:tcPr>
            <w:tcW w:w="2481" w:type="dxa"/>
          </w:tcPr>
          <w:p w14:paraId="70B61383"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1169AC" w:rsidRPr="00B474F8" w14:paraId="75634933" w14:textId="77777777" w:rsidTr="004F7BDD">
        <w:trPr>
          <w:trHeight w:val="327"/>
        </w:trPr>
        <w:tc>
          <w:tcPr>
            <w:tcW w:w="1701" w:type="dxa"/>
            <w:vAlign w:val="center"/>
          </w:tcPr>
          <w:p w14:paraId="1E0DF96D" w14:textId="67647B12"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19268259" w14:textId="27D8D000"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2117BF48" w14:textId="77777777" w:rsidTr="00D3614C">
        <w:tc>
          <w:tcPr>
            <w:tcW w:w="1701" w:type="dxa"/>
            <w:vAlign w:val="center"/>
          </w:tcPr>
          <w:p w14:paraId="6391C06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698EA9DF" w14:textId="77777777"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ZPPP, ZLXY, ZMCK, UAAA, UNNT, USSS, UUEE</w:t>
            </w:r>
          </w:p>
        </w:tc>
      </w:tr>
      <w:tr w:rsidR="001169AC" w:rsidRPr="00B474F8" w14:paraId="5E4576D9" w14:textId="77777777" w:rsidTr="006030BD">
        <w:tc>
          <w:tcPr>
            <w:tcW w:w="1701" w:type="dxa"/>
            <w:vAlign w:val="center"/>
          </w:tcPr>
          <w:p w14:paraId="2711FCE2"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81F27C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176732B4" w14:textId="77777777" w:rsidTr="006030BD">
        <w:tc>
          <w:tcPr>
            <w:tcW w:w="1701" w:type="dxa"/>
            <w:vAlign w:val="center"/>
          </w:tcPr>
          <w:p w14:paraId="29ED4B5C" w14:textId="3BDBC771"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AA18BA5"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75213E7D" w14:textId="7276FCE6"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5688D377" w14:textId="77777777" w:rsidTr="006030BD">
        <w:tc>
          <w:tcPr>
            <w:tcW w:w="1701" w:type="dxa"/>
            <w:vAlign w:val="center"/>
          </w:tcPr>
          <w:p w14:paraId="6D10EF71" w14:textId="489AA7B6"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DBEA9E7"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1169AC" w:rsidRPr="00B474F8" w14:paraId="455A9C18" w14:textId="77777777" w:rsidTr="006030BD">
        <w:tc>
          <w:tcPr>
            <w:tcW w:w="1701" w:type="dxa"/>
            <w:vAlign w:val="center"/>
          </w:tcPr>
          <w:p w14:paraId="4FE95BC9" w14:textId="2F23B755"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6730383" w14:textId="2FF51BC6"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64DF392D" w14:textId="77777777" w:rsidTr="009C5CF5">
        <w:tc>
          <w:tcPr>
            <w:tcW w:w="1701" w:type="dxa"/>
            <w:vAlign w:val="center"/>
          </w:tcPr>
          <w:p w14:paraId="20C1378D" w14:textId="3AE4E52E"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Depressurization Procedure </w:t>
            </w:r>
          </w:p>
        </w:tc>
        <w:tc>
          <w:tcPr>
            <w:tcW w:w="5883" w:type="dxa"/>
            <w:gridSpan w:val="4"/>
            <w:vAlign w:val="center"/>
          </w:tcPr>
          <w:p w14:paraId="7A38DDF0"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2F7CE162" w14:textId="70451C20"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4A3A4553" w14:textId="77777777" w:rsidTr="006030BD">
        <w:tc>
          <w:tcPr>
            <w:tcW w:w="1701" w:type="dxa"/>
            <w:vAlign w:val="center"/>
          </w:tcPr>
          <w:p w14:paraId="5A25602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6E7D0C0"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640423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46B264DB" w14:textId="77777777" w:rsidTr="006030BD">
        <w:tc>
          <w:tcPr>
            <w:tcW w:w="1701" w:type="dxa"/>
            <w:vAlign w:val="center"/>
          </w:tcPr>
          <w:p w14:paraId="38826435"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D4B240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1169AC" w:rsidRPr="00B474F8" w14:paraId="13644474" w14:textId="77777777" w:rsidTr="006030BD">
        <w:tc>
          <w:tcPr>
            <w:tcW w:w="7584" w:type="dxa"/>
            <w:gridSpan w:val="5"/>
            <w:shd w:val="clear" w:color="auto" w:fill="0070C0"/>
          </w:tcPr>
          <w:p w14:paraId="44D3FB80" w14:textId="166641C5" w:rsidR="001169AC" w:rsidRPr="00B474F8" w:rsidRDefault="001169AC">
            <w:pPr>
              <w:pStyle w:val="ListParagraph"/>
              <w:numPr>
                <w:ilvl w:val="0"/>
                <w:numId w:val="3"/>
              </w:numPr>
              <w:autoSpaceDE w:val="0"/>
              <w:autoSpaceDN w:val="0"/>
              <w:adjustRightInd w:val="0"/>
              <w:jc w:val="both"/>
              <w:rPr>
                <w:rFonts w:ascii="Arial" w:hAnsi="Arial" w:cs="Arial"/>
                <w:b/>
                <w:color w:val="000000" w:themeColor="text1"/>
                <w:sz w:val="18"/>
                <w:szCs w:val="18"/>
              </w:rPr>
              <w:pPrChange w:id="183" w:author="Hoang Duc Thanh-OCC" w:date="2026-04-08T15:39:00Z">
                <w:pPr>
                  <w:pStyle w:val="ListParagraph"/>
                  <w:numPr>
                    <w:numId w:val="43"/>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LHR – HAN </w:t>
            </w:r>
          </w:p>
        </w:tc>
      </w:tr>
      <w:tr w:rsidR="001169AC" w:rsidRPr="00B474F8" w14:paraId="233EC489" w14:textId="77777777" w:rsidTr="006030BD">
        <w:tc>
          <w:tcPr>
            <w:tcW w:w="1701" w:type="dxa"/>
            <w:vMerge w:val="restart"/>
            <w:vAlign w:val="center"/>
          </w:tcPr>
          <w:p w14:paraId="08A2DFA6"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6B6A9E0C"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743E1BC8"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EGLL</w:t>
            </w:r>
          </w:p>
        </w:tc>
        <w:tc>
          <w:tcPr>
            <w:tcW w:w="1701" w:type="dxa"/>
          </w:tcPr>
          <w:p w14:paraId="0DBCB76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HANLHRP500</w:t>
            </w:r>
          </w:p>
        </w:tc>
        <w:tc>
          <w:tcPr>
            <w:tcW w:w="2481" w:type="dxa"/>
          </w:tcPr>
          <w:p w14:paraId="1BD3B11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EGKK, EGNX</w:t>
            </w:r>
          </w:p>
        </w:tc>
      </w:tr>
      <w:tr w:rsidR="001169AC" w:rsidRPr="00B474F8" w14:paraId="551C472F" w14:textId="77777777" w:rsidTr="006030BD">
        <w:tc>
          <w:tcPr>
            <w:tcW w:w="1701" w:type="dxa"/>
            <w:vMerge/>
            <w:vAlign w:val="center"/>
          </w:tcPr>
          <w:p w14:paraId="3A06802E"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26703855"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EGLL</w:t>
            </w:r>
          </w:p>
        </w:tc>
        <w:tc>
          <w:tcPr>
            <w:tcW w:w="851" w:type="dxa"/>
          </w:tcPr>
          <w:p w14:paraId="3A2DE3A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0D826DA9"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LHRHANP500</w:t>
            </w:r>
          </w:p>
        </w:tc>
        <w:tc>
          <w:tcPr>
            <w:tcW w:w="2481" w:type="dxa"/>
          </w:tcPr>
          <w:p w14:paraId="5FB59B86"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1169AC" w:rsidRPr="00B474F8" w14:paraId="5004753C" w14:textId="77777777" w:rsidTr="006030BD">
        <w:tc>
          <w:tcPr>
            <w:tcW w:w="1701" w:type="dxa"/>
            <w:vAlign w:val="center"/>
          </w:tcPr>
          <w:p w14:paraId="1A86F442" w14:textId="193AE6CB"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6554352" w14:textId="5F388D0A"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D3614C" w14:paraId="29DDC15B" w14:textId="77777777" w:rsidTr="00D3614C">
        <w:tc>
          <w:tcPr>
            <w:tcW w:w="1701" w:type="dxa"/>
            <w:vAlign w:val="center"/>
          </w:tcPr>
          <w:p w14:paraId="38E3B84E"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3226733" w14:textId="2BFC4A16"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VTCC, 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651EEE28" w14:textId="77777777" w:rsidTr="006030BD">
        <w:tc>
          <w:tcPr>
            <w:tcW w:w="1701" w:type="dxa"/>
            <w:vAlign w:val="center"/>
          </w:tcPr>
          <w:p w14:paraId="3B4F91E2"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69C4C10"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7513FF53" w14:textId="77777777" w:rsidTr="006030BD">
        <w:tc>
          <w:tcPr>
            <w:tcW w:w="1701" w:type="dxa"/>
            <w:vAlign w:val="center"/>
          </w:tcPr>
          <w:p w14:paraId="6EA3678B" w14:textId="18B27FF4"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1172BFB"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553533E0" w14:textId="30FF1E0B"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2D4EA208" w14:textId="77777777" w:rsidTr="006030BD">
        <w:tc>
          <w:tcPr>
            <w:tcW w:w="1701" w:type="dxa"/>
            <w:vAlign w:val="center"/>
          </w:tcPr>
          <w:p w14:paraId="1B370306" w14:textId="35D1C245"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87BB800" w14:textId="45C23391"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0F626673" w14:textId="77777777" w:rsidTr="006030BD">
        <w:tc>
          <w:tcPr>
            <w:tcW w:w="1701" w:type="dxa"/>
            <w:vAlign w:val="center"/>
          </w:tcPr>
          <w:p w14:paraId="5F55BDE1" w14:textId="520A05A7" w:rsidR="001169AC"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76240F1" w14:textId="6587A7FD" w:rsidR="001169AC" w:rsidRPr="00B474F8"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3C26C04A" w14:textId="77777777" w:rsidTr="009C5CF5">
        <w:tc>
          <w:tcPr>
            <w:tcW w:w="1701" w:type="dxa"/>
            <w:vAlign w:val="center"/>
          </w:tcPr>
          <w:p w14:paraId="19F531DC" w14:textId="73FCAFF7" w:rsidR="001169AC" w:rsidRDefault="001169AC" w:rsidP="001169A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Depressurization Procedure</w:t>
            </w:r>
          </w:p>
        </w:tc>
        <w:tc>
          <w:tcPr>
            <w:tcW w:w="5883" w:type="dxa"/>
            <w:gridSpan w:val="4"/>
            <w:vAlign w:val="center"/>
          </w:tcPr>
          <w:p w14:paraId="007B5DD6" w14:textId="77777777"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YES</w:t>
            </w:r>
          </w:p>
          <w:p w14:paraId="6E86959E" w14:textId="2574E92D"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1EEF7D5F" w14:textId="77777777" w:rsidTr="006030BD">
        <w:tc>
          <w:tcPr>
            <w:tcW w:w="1701" w:type="dxa"/>
            <w:vAlign w:val="center"/>
          </w:tcPr>
          <w:p w14:paraId="3CAAD211"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049A2C2"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3F59205"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0BAA0147" w14:textId="77777777" w:rsidTr="006030BD">
        <w:tc>
          <w:tcPr>
            <w:tcW w:w="1701" w:type="dxa"/>
            <w:vAlign w:val="center"/>
          </w:tcPr>
          <w:p w14:paraId="64A9662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1C19CD2" w14:textId="17A4A095"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1169AC" w:rsidRPr="00B474F8" w14:paraId="5617D131" w14:textId="77777777" w:rsidTr="00F173AF">
        <w:trPr>
          <w:trHeight w:val="276"/>
        </w:trPr>
        <w:tc>
          <w:tcPr>
            <w:tcW w:w="7584" w:type="dxa"/>
            <w:gridSpan w:val="5"/>
            <w:shd w:val="clear" w:color="auto" w:fill="0070C0"/>
            <w:vAlign w:val="center"/>
          </w:tcPr>
          <w:p w14:paraId="13FFC43B" w14:textId="6BF5E7A6" w:rsidR="001169AC" w:rsidRPr="00B474F8" w:rsidRDefault="001169AC">
            <w:pPr>
              <w:pStyle w:val="ListParagraph"/>
              <w:numPr>
                <w:ilvl w:val="0"/>
                <w:numId w:val="3"/>
              </w:numPr>
              <w:autoSpaceDE w:val="0"/>
              <w:autoSpaceDN w:val="0"/>
              <w:adjustRightInd w:val="0"/>
              <w:rPr>
                <w:rFonts w:ascii="Arial" w:hAnsi="Arial" w:cs="Arial"/>
                <w:b/>
                <w:color w:val="000000" w:themeColor="text1"/>
                <w:sz w:val="18"/>
                <w:szCs w:val="18"/>
              </w:rPr>
              <w:pPrChange w:id="184" w:author="Hoang Duc Thanh-OCC" w:date="2026-04-08T15:39:00Z">
                <w:pPr>
                  <w:pStyle w:val="ListParagraph"/>
                  <w:numPr>
                    <w:numId w:val="43"/>
                  </w:numPr>
                  <w:autoSpaceDE w:val="0"/>
                  <w:autoSpaceDN w:val="0"/>
                  <w:adjustRightInd w:val="0"/>
                  <w:ind w:hanging="360"/>
                </w:pPr>
              </w:pPrChange>
            </w:pPr>
            <w:r w:rsidRPr="00B474F8">
              <w:rPr>
                <w:rFonts w:ascii="Arial" w:hAnsi="Arial" w:cs="Arial"/>
                <w:b/>
                <w:color w:val="FFFFFF" w:themeColor="background1"/>
                <w:sz w:val="18"/>
                <w:szCs w:val="18"/>
              </w:rPr>
              <w:t xml:space="preserve">HAN – MUC – HAN </w:t>
            </w:r>
          </w:p>
        </w:tc>
      </w:tr>
      <w:tr w:rsidR="001169AC" w:rsidRPr="00B474F8" w14:paraId="0A1902A3" w14:textId="77777777" w:rsidTr="006030BD">
        <w:tc>
          <w:tcPr>
            <w:tcW w:w="1701" w:type="dxa"/>
            <w:vMerge w:val="restart"/>
            <w:vAlign w:val="center"/>
          </w:tcPr>
          <w:p w14:paraId="6AC122C2"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MID/ASIA</w:t>
            </w:r>
          </w:p>
        </w:tc>
        <w:tc>
          <w:tcPr>
            <w:tcW w:w="850" w:type="dxa"/>
          </w:tcPr>
          <w:p w14:paraId="0E5F642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7C916F9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EDDM</w:t>
            </w:r>
          </w:p>
        </w:tc>
        <w:tc>
          <w:tcPr>
            <w:tcW w:w="1701" w:type="dxa"/>
          </w:tcPr>
          <w:p w14:paraId="72742FF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HANMUCP500</w:t>
            </w:r>
          </w:p>
        </w:tc>
        <w:tc>
          <w:tcPr>
            <w:tcW w:w="2481" w:type="dxa"/>
          </w:tcPr>
          <w:p w14:paraId="6E6093F5"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EDDF, EDDS, LFPG</w:t>
            </w:r>
          </w:p>
        </w:tc>
      </w:tr>
      <w:tr w:rsidR="001169AC" w:rsidRPr="00B474F8" w14:paraId="5F85B5E4" w14:textId="77777777" w:rsidTr="006030BD">
        <w:tc>
          <w:tcPr>
            <w:tcW w:w="1701" w:type="dxa"/>
            <w:vMerge/>
            <w:vAlign w:val="center"/>
          </w:tcPr>
          <w:p w14:paraId="7C86D897"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5C300D98"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EDDM</w:t>
            </w:r>
          </w:p>
        </w:tc>
        <w:tc>
          <w:tcPr>
            <w:tcW w:w="851" w:type="dxa"/>
          </w:tcPr>
          <w:p w14:paraId="3A865A0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4F39C31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MUCHANP500</w:t>
            </w:r>
          </w:p>
        </w:tc>
        <w:tc>
          <w:tcPr>
            <w:tcW w:w="2481" w:type="dxa"/>
          </w:tcPr>
          <w:p w14:paraId="75FF55A6"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1169AC" w:rsidRPr="00B474F8" w14:paraId="693190C6" w14:textId="77777777" w:rsidTr="006030BD">
        <w:tc>
          <w:tcPr>
            <w:tcW w:w="1701" w:type="dxa"/>
            <w:vAlign w:val="center"/>
          </w:tcPr>
          <w:p w14:paraId="69F74B0F" w14:textId="599F3A2F"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F07616E" w14:textId="47C2F55A"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49E903B6" w14:textId="77777777" w:rsidTr="00D3614C">
        <w:tc>
          <w:tcPr>
            <w:tcW w:w="1701" w:type="dxa"/>
            <w:vAlign w:val="center"/>
          </w:tcPr>
          <w:p w14:paraId="279FDDF2"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B1258E4" w14:textId="571AE9BB"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VTCC, 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48163600" w14:textId="77777777" w:rsidTr="006030BD">
        <w:tc>
          <w:tcPr>
            <w:tcW w:w="1701" w:type="dxa"/>
            <w:vAlign w:val="center"/>
          </w:tcPr>
          <w:p w14:paraId="0B4031A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8BD0FD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18472B35" w14:textId="77777777" w:rsidTr="006030BD">
        <w:tc>
          <w:tcPr>
            <w:tcW w:w="1701" w:type="dxa"/>
            <w:vAlign w:val="center"/>
          </w:tcPr>
          <w:p w14:paraId="172277FE" w14:textId="3C8F9230"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54787E3"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6B543376" w14:textId="6434DF69"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58F8C07B" w14:textId="77777777" w:rsidTr="006030BD">
        <w:tc>
          <w:tcPr>
            <w:tcW w:w="1701" w:type="dxa"/>
            <w:vAlign w:val="center"/>
          </w:tcPr>
          <w:p w14:paraId="7D51551C" w14:textId="3FB2D770"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43B109A" w14:textId="49341ADC"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49A5BFB0" w14:textId="77777777" w:rsidTr="006030BD">
        <w:tc>
          <w:tcPr>
            <w:tcW w:w="1701" w:type="dxa"/>
            <w:vAlign w:val="center"/>
          </w:tcPr>
          <w:p w14:paraId="3A839C9A" w14:textId="611674C0"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61B8AB9" w14:textId="7D7F9E1D"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7B345C38" w14:textId="77777777" w:rsidTr="009C5CF5">
        <w:tc>
          <w:tcPr>
            <w:tcW w:w="1701" w:type="dxa"/>
            <w:vAlign w:val="center"/>
          </w:tcPr>
          <w:p w14:paraId="034EDFDD" w14:textId="750D8B8A"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Depressurization Procedure</w:t>
            </w:r>
          </w:p>
        </w:tc>
        <w:tc>
          <w:tcPr>
            <w:tcW w:w="5883" w:type="dxa"/>
            <w:gridSpan w:val="4"/>
            <w:vAlign w:val="center"/>
          </w:tcPr>
          <w:p w14:paraId="23AF1D74"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03EECCD3" w14:textId="64B5841B"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3C016814" w14:textId="77777777" w:rsidTr="006030BD">
        <w:tc>
          <w:tcPr>
            <w:tcW w:w="1701" w:type="dxa"/>
            <w:vAlign w:val="center"/>
          </w:tcPr>
          <w:p w14:paraId="59FD150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D1CD8C1"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6B43FD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0C9D1721" w14:textId="77777777" w:rsidTr="006030BD">
        <w:tc>
          <w:tcPr>
            <w:tcW w:w="1701" w:type="dxa"/>
            <w:vAlign w:val="center"/>
          </w:tcPr>
          <w:p w14:paraId="1D02ACB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AA8E670" w14:textId="48303F11"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1169AC" w:rsidRPr="00B474F8" w14:paraId="1A8E18F0" w14:textId="77777777" w:rsidTr="00F173AF">
        <w:trPr>
          <w:trHeight w:val="169"/>
        </w:trPr>
        <w:tc>
          <w:tcPr>
            <w:tcW w:w="7584" w:type="dxa"/>
            <w:gridSpan w:val="5"/>
            <w:shd w:val="clear" w:color="auto" w:fill="2E74B5" w:themeFill="accent5" w:themeFillShade="BF"/>
            <w:vAlign w:val="center"/>
          </w:tcPr>
          <w:p w14:paraId="018D088F" w14:textId="53C4B747" w:rsidR="001169AC" w:rsidRPr="00B474F8" w:rsidRDefault="001169AC">
            <w:pPr>
              <w:pStyle w:val="ListParagraph"/>
              <w:numPr>
                <w:ilvl w:val="0"/>
                <w:numId w:val="3"/>
              </w:numPr>
              <w:autoSpaceDE w:val="0"/>
              <w:autoSpaceDN w:val="0"/>
              <w:adjustRightInd w:val="0"/>
              <w:rPr>
                <w:rFonts w:ascii="Arial" w:hAnsi="Arial" w:cs="Arial"/>
                <w:b/>
                <w:color w:val="000000" w:themeColor="text1"/>
                <w:sz w:val="18"/>
                <w:szCs w:val="18"/>
              </w:rPr>
              <w:pPrChange w:id="185" w:author="Hoang Duc Thanh-OCC" w:date="2026-04-08T15:39:00Z">
                <w:pPr>
                  <w:pStyle w:val="ListParagraph"/>
                  <w:numPr>
                    <w:numId w:val="43"/>
                  </w:numPr>
                  <w:autoSpaceDE w:val="0"/>
                  <w:autoSpaceDN w:val="0"/>
                  <w:adjustRightInd w:val="0"/>
                  <w:ind w:hanging="360"/>
                </w:pPr>
              </w:pPrChange>
            </w:pPr>
            <w:r w:rsidRPr="00B474F8">
              <w:rPr>
                <w:rFonts w:ascii="Arial" w:hAnsi="Arial" w:cs="Arial"/>
                <w:b/>
                <w:color w:val="FFFFFF" w:themeColor="background1"/>
                <w:sz w:val="18"/>
                <w:szCs w:val="18"/>
              </w:rPr>
              <w:t xml:space="preserve">HAN – MXP – HAN </w:t>
            </w:r>
          </w:p>
        </w:tc>
      </w:tr>
      <w:tr w:rsidR="001169AC" w:rsidRPr="00B474F8" w14:paraId="2A8DDEE7" w14:textId="77777777" w:rsidTr="006030BD">
        <w:tc>
          <w:tcPr>
            <w:tcW w:w="1701" w:type="dxa"/>
            <w:vMerge w:val="restart"/>
            <w:vAlign w:val="center"/>
          </w:tcPr>
          <w:p w14:paraId="585F7180"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60921753"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5F95A8D0"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LIMC</w:t>
            </w:r>
          </w:p>
        </w:tc>
        <w:tc>
          <w:tcPr>
            <w:tcW w:w="1701" w:type="dxa"/>
          </w:tcPr>
          <w:p w14:paraId="0B7A0F5A"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HANMXP</w:t>
            </w:r>
          </w:p>
        </w:tc>
        <w:tc>
          <w:tcPr>
            <w:tcW w:w="2481" w:type="dxa"/>
          </w:tcPr>
          <w:p w14:paraId="64ABB6BA"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LIRF, EDDF, LFPG</w:t>
            </w:r>
          </w:p>
        </w:tc>
      </w:tr>
      <w:tr w:rsidR="001169AC" w:rsidRPr="00B474F8" w14:paraId="3C5A70F2" w14:textId="77777777" w:rsidTr="006030BD">
        <w:tc>
          <w:tcPr>
            <w:tcW w:w="1701" w:type="dxa"/>
            <w:vMerge/>
            <w:vAlign w:val="center"/>
          </w:tcPr>
          <w:p w14:paraId="1FAD1BE3"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4F139062"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LIMC</w:t>
            </w:r>
          </w:p>
        </w:tc>
        <w:tc>
          <w:tcPr>
            <w:tcW w:w="851" w:type="dxa"/>
          </w:tcPr>
          <w:p w14:paraId="3C96CCEE"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00408B53"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MXPHAN</w:t>
            </w:r>
          </w:p>
        </w:tc>
        <w:tc>
          <w:tcPr>
            <w:tcW w:w="2481" w:type="dxa"/>
          </w:tcPr>
          <w:p w14:paraId="472D9FDB"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1169AC" w:rsidRPr="00B474F8" w14:paraId="0898CB57" w14:textId="77777777" w:rsidTr="006030BD">
        <w:tc>
          <w:tcPr>
            <w:tcW w:w="1701" w:type="dxa"/>
            <w:vAlign w:val="center"/>
          </w:tcPr>
          <w:p w14:paraId="08436CD9" w14:textId="1A8A9533"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DB374E9" w14:textId="6F10ACF0"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15352592" w14:textId="77777777" w:rsidTr="00D3614C">
        <w:tc>
          <w:tcPr>
            <w:tcW w:w="1701" w:type="dxa"/>
            <w:vAlign w:val="center"/>
          </w:tcPr>
          <w:p w14:paraId="74ABDAB6"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FF28068" w14:textId="2579B820"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VTCC, 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445F1D97" w14:textId="77777777" w:rsidTr="006030BD">
        <w:tc>
          <w:tcPr>
            <w:tcW w:w="1701" w:type="dxa"/>
            <w:vAlign w:val="center"/>
          </w:tcPr>
          <w:p w14:paraId="32EF1B65"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9FAC4DD"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4AE4FF3D" w14:textId="77777777" w:rsidTr="006030BD">
        <w:tc>
          <w:tcPr>
            <w:tcW w:w="1701" w:type="dxa"/>
            <w:vAlign w:val="center"/>
          </w:tcPr>
          <w:p w14:paraId="0FFEF264" w14:textId="624BF012"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E81B78C"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650D50E3" w14:textId="616B5F5B"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227BA0F3" w14:textId="77777777" w:rsidTr="006030BD">
        <w:tc>
          <w:tcPr>
            <w:tcW w:w="1701" w:type="dxa"/>
            <w:vAlign w:val="center"/>
          </w:tcPr>
          <w:p w14:paraId="4E209AC8" w14:textId="4D8D12F1"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3DEB968" w14:textId="1FB5B89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35107439" w14:textId="77777777" w:rsidTr="006030BD">
        <w:tc>
          <w:tcPr>
            <w:tcW w:w="1701" w:type="dxa"/>
            <w:vAlign w:val="center"/>
          </w:tcPr>
          <w:p w14:paraId="00D54924" w14:textId="7526B342"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16399D0" w14:textId="66796539"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6DA977CE" w14:textId="77777777" w:rsidTr="009C5CF5">
        <w:tc>
          <w:tcPr>
            <w:tcW w:w="1701" w:type="dxa"/>
            <w:vAlign w:val="center"/>
          </w:tcPr>
          <w:p w14:paraId="296FE1E3" w14:textId="4223B4BB"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Depressurization Procedure</w:t>
            </w:r>
          </w:p>
        </w:tc>
        <w:tc>
          <w:tcPr>
            <w:tcW w:w="5883" w:type="dxa"/>
            <w:gridSpan w:val="4"/>
            <w:vAlign w:val="center"/>
          </w:tcPr>
          <w:p w14:paraId="6ED92F3D"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443984D3" w14:textId="062245BE"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0D18746E" w14:textId="77777777" w:rsidTr="006030BD">
        <w:tc>
          <w:tcPr>
            <w:tcW w:w="1701" w:type="dxa"/>
            <w:vAlign w:val="center"/>
          </w:tcPr>
          <w:p w14:paraId="7BDA5FC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398EC13"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CA550C6"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3E61A638" w14:textId="77777777" w:rsidTr="006030BD">
        <w:tc>
          <w:tcPr>
            <w:tcW w:w="1701" w:type="dxa"/>
            <w:vAlign w:val="center"/>
          </w:tcPr>
          <w:p w14:paraId="7E3751C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B498435" w14:textId="326BC069"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1169AC" w:rsidRPr="00B474F8" w14:paraId="023EFB06" w14:textId="77777777" w:rsidTr="00BD1C0B">
        <w:trPr>
          <w:trHeight w:val="313"/>
        </w:trPr>
        <w:tc>
          <w:tcPr>
            <w:tcW w:w="7584" w:type="dxa"/>
            <w:gridSpan w:val="5"/>
            <w:shd w:val="clear" w:color="auto" w:fill="2E74B5" w:themeFill="accent5" w:themeFillShade="BF"/>
            <w:vAlign w:val="center"/>
          </w:tcPr>
          <w:p w14:paraId="43327854" w14:textId="3CB7EEE4" w:rsidR="001169AC" w:rsidRPr="00B474F8" w:rsidRDefault="001169AC">
            <w:pPr>
              <w:pStyle w:val="ListParagraph"/>
              <w:numPr>
                <w:ilvl w:val="0"/>
                <w:numId w:val="3"/>
              </w:numPr>
              <w:autoSpaceDE w:val="0"/>
              <w:autoSpaceDN w:val="0"/>
              <w:adjustRightInd w:val="0"/>
              <w:rPr>
                <w:rFonts w:ascii="Arial" w:hAnsi="Arial" w:cs="Arial"/>
                <w:b/>
                <w:color w:val="000000" w:themeColor="text1"/>
                <w:sz w:val="18"/>
                <w:szCs w:val="18"/>
              </w:rPr>
              <w:pPrChange w:id="186" w:author="Hoang Duc Thanh-OCC" w:date="2026-04-08T15:39:00Z">
                <w:pPr>
                  <w:pStyle w:val="ListParagraph"/>
                  <w:numPr>
                    <w:numId w:val="43"/>
                  </w:numPr>
                  <w:autoSpaceDE w:val="0"/>
                  <w:autoSpaceDN w:val="0"/>
                  <w:adjustRightInd w:val="0"/>
                  <w:ind w:hanging="360"/>
                </w:pPr>
              </w:pPrChange>
            </w:pPr>
            <w:r w:rsidRPr="00B474F8">
              <w:rPr>
                <w:rFonts w:ascii="Arial" w:hAnsi="Arial" w:cs="Arial"/>
                <w:b/>
                <w:color w:val="FFFFFF" w:themeColor="background1"/>
                <w:sz w:val="18"/>
                <w:szCs w:val="18"/>
              </w:rPr>
              <w:t xml:space="preserve">HAN – SVO – HAN </w:t>
            </w:r>
          </w:p>
        </w:tc>
      </w:tr>
      <w:tr w:rsidR="001169AC" w:rsidRPr="00B474F8" w14:paraId="446BA5B9" w14:textId="77777777" w:rsidTr="006030BD">
        <w:tc>
          <w:tcPr>
            <w:tcW w:w="1701" w:type="dxa"/>
            <w:vMerge w:val="restart"/>
            <w:vAlign w:val="center"/>
          </w:tcPr>
          <w:p w14:paraId="4530B3C0"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786CAAC9"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7BE0D049"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UUEE</w:t>
            </w:r>
          </w:p>
        </w:tc>
        <w:tc>
          <w:tcPr>
            <w:tcW w:w="1701" w:type="dxa"/>
          </w:tcPr>
          <w:p w14:paraId="7AA376AE"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HANSVO</w:t>
            </w:r>
          </w:p>
        </w:tc>
        <w:tc>
          <w:tcPr>
            <w:tcW w:w="2481" w:type="dxa"/>
          </w:tcPr>
          <w:p w14:paraId="6C0CDC48" w14:textId="5F9B5023"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UUDD, UUWW, UWKD</w:t>
            </w:r>
          </w:p>
        </w:tc>
      </w:tr>
      <w:tr w:rsidR="001169AC" w:rsidRPr="00B474F8" w14:paraId="78B64ED9" w14:textId="77777777" w:rsidTr="006030BD">
        <w:tc>
          <w:tcPr>
            <w:tcW w:w="1701" w:type="dxa"/>
            <w:vMerge/>
            <w:vAlign w:val="center"/>
          </w:tcPr>
          <w:p w14:paraId="70C195E0"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4D9FB340"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UUEE</w:t>
            </w:r>
          </w:p>
        </w:tc>
        <w:tc>
          <w:tcPr>
            <w:tcW w:w="851" w:type="dxa"/>
          </w:tcPr>
          <w:p w14:paraId="02AC8847"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2FF4C018"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SVOHAN</w:t>
            </w:r>
          </w:p>
        </w:tc>
        <w:tc>
          <w:tcPr>
            <w:tcW w:w="2481" w:type="dxa"/>
          </w:tcPr>
          <w:p w14:paraId="5B7A2A51"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1169AC" w:rsidRPr="00B474F8" w14:paraId="79D810DA" w14:textId="77777777" w:rsidTr="006030BD">
        <w:tc>
          <w:tcPr>
            <w:tcW w:w="1701" w:type="dxa"/>
            <w:vAlign w:val="center"/>
          </w:tcPr>
          <w:p w14:paraId="2427C44A" w14:textId="1E36A34A"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4A21A4F" w14:textId="163E251D"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163C81D9" w14:textId="77777777" w:rsidTr="00D3614C">
        <w:tc>
          <w:tcPr>
            <w:tcW w:w="1701" w:type="dxa"/>
            <w:vAlign w:val="center"/>
          </w:tcPr>
          <w:p w14:paraId="04FBCA7B"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A9376AC" w14:textId="1F6F3B6A"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VTCC, 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257844C1" w14:textId="77777777" w:rsidTr="006030BD">
        <w:tc>
          <w:tcPr>
            <w:tcW w:w="1701" w:type="dxa"/>
            <w:vAlign w:val="center"/>
          </w:tcPr>
          <w:p w14:paraId="2A4E21B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27173E8"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1442E69A" w14:textId="77777777" w:rsidTr="006030BD">
        <w:tc>
          <w:tcPr>
            <w:tcW w:w="1701" w:type="dxa"/>
            <w:vAlign w:val="center"/>
          </w:tcPr>
          <w:p w14:paraId="11F25FCE" w14:textId="0DD415D8"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E8FCA68"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5C4D159C" w14:textId="7D54E34D"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70113B2A" w14:textId="77777777" w:rsidTr="006030BD">
        <w:tc>
          <w:tcPr>
            <w:tcW w:w="1701" w:type="dxa"/>
            <w:vAlign w:val="center"/>
          </w:tcPr>
          <w:p w14:paraId="65956F1F" w14:textId="3A23996A"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0D4D58C" w14:textId="0F3F6446"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793999B2" w14:textId="77777777" w:rsidTr="006030BD">
        <w:tc>
          <w:tcPr>
            <w:tcW w:w="1701" w:type="dxa"/>
            <w:vAlign w:val="center"/>
          </w:tcPr>
          <w:p w14:paraId="05BBE91A" w14:textId="34472BE7"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4EA3D2D" w14:textId="6C355935"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47C3DC43" w14:textId="77777777" w:rsidTr="009C5CF5">
        <w:tc>
          <w:tcPr>
            <w:tcW w:w="1701" w:type="dxa"/>
            <w:vAlign w:val="center"/>
          </w:tcPr>
          <w:p w14:paraId="5D92CA3D" w14:textId="27AADEEE"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Depressurization Procedure</w:t>
            </w:r>
          </w:p>
        </w:tc>
        <w:tc>
          <w:tcPr>
            <w:tcW w:w="5883" w:type="dxa"/>
            <w:gridSpan w:val="4"/>
            <w:vAlign w:val="center"/>
          </w:tcPr>
          <w:p w14:paraId="61371505"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63657EF1" w14:textId="30A6AFF4"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34FFFEAA" w14:textId="77777777" w:rsidTr="006030BD">
        <w:tc>
          <w:tcPr>
            <w:tcW w:w="1701" w:type="dxa"/>
            <w:vAlign w:val="center"/>
          </w:tcPr>
          <w:p w14:paraId="6017BC42"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99E0F8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FC5DEC6"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0F4A6463" w14:textId="77777777" w:rsidTr="006030BD">
        <w:tc>
          <w:tcPr>
            <w:tcW w:w="1701" w:type="dxa"/>
            <w:vAlign w:val="center"/>
          </w:tcPr>
          <w:p w14:paraId="5BD98417"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2AD595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1169AC" w:rsidRPr="00B474F8" w14:paraId="1315D0B6" w14:textId="77777777" w:rsidTr="006030BD">
        <w:tc>
          <w:tcPr>
            <w:tcW w:w="7584" w:type="dxa"/>
            <w:gridSpan w:val="5"/>
            <w:shd w:val="clear" w:color="auto" w:fill="2E74B5" w:themeFill="accent5" w:themeFillShade="BF"/>
          </w:tcPr>
          <w:p w14:paraId="33F9D965" w14:textId="77548155" w:rsidR="001169AC" w:rsidRPr="00B474F8" w:rsidRDefault="001169AC">
            <w:pPr>
              <w:pStyle w:val="ListParagraph"/>
              <w:numPr>
                <w:ilvl w:val="0"/>
                <w:numId w:val="3"/>
              </w:numPr>
              <w:autoSpaceDE w:val="0"/>
              <w:autoSpaceDN w:val="0"/>
              <w:adjustRightInd w:val="0"/>
              <w:jc w:val="both"/>
              <w:rPr>
                <w:rFonts w:ascii="Arial" w:hAnsi="Arial" w:cs="Arial"/>
                <w:b/>
                <w:color w:val="000000" w:themeColor="text1"/>
                <w:sz w:val="18"/>
                <w:szCs w:val="18"/>
              </w:rPr>
              <w:pPrChange w:id="187" w:author="Hoang Duc Thanh-OCC" w:date="2026-04-08T15:39:00Z">
                <w:pPr>
                  <w:pStyle w:val="ListParagraph"/>
                  <w:numPr>
                    <w:numId w:val="43"/>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CDG – SGN </w:t>
            </w:r>
          </w:p>
        </w:tc>
      </w:tr>
      <w:tr w:rsidR="001169AC" w:rsidRPr="00B474F8" w14:paraId="34F6BCD4" w14:textId="77777777" w:rsidTr="006030BD">
        <w:tc>
          <w:tcPr>
            <w:tcW w:w="1701" w:type="dxa"/>
            <w:vMerge w:val="restart"/>
            <w:vAlign w:val="center"/>
          </w:tcPr>
          <w:p w14:paraId="46F48180"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2D18EBDC"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301D2107"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LFPG</w:t>
            </w:r>
          </w:p>
        </w:tc>
        <w:tc>
          <w:tcPr>
            <w:tcW w:w="1701" w:type="dxa"/>
          </w:tcPr>
          <w:p w14:paraId="6888D5AB"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SGNCDGP500</w:t>
            </w:r>
          </w:p>
        </w:tc>
        <w:tc>
          <w:tcPr>
            <w:tcW w:w="2481" w:type="dxa"/>
          </w:tcPr>
          <w:p w14:paraId="6479EFF0"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LFPO, EBBR, EGLL</w:t>
            </w:r>
          </w:p>
        </w:tc>
      </w:tr>
      <w:tr w:rsidR="001169AC" w:rsidRPr="00B474F8" w14:paraId="2CA6300E" w14:textId="77777777" w:rsidTr="006030BD">
        <w:tc>
          <w:tcPr>
            <w:tcW w:w="1701" w:type="dxa"/>
            <w:vMerge/>
            <w:vAlign w:val="center"/>
          </w:tcPr>
          <w:p w14:paraId="78B6E768"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1BD86B2F"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LFPG</w:t>
            </w:r>
          </w:p>
        </w:tc>
        <w:tc>
          <w:tcPr>
            <w:tcW w:w="851" w:type="dxa"/>
          </w:tcPr>
          <w:p w14:paraId="58949ADA"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5805808D"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CDGSGNP500</w:t>
            </w:r>
          </w:p>
        </w:tc>
        <w:tc>
          <w:tcPr>
            <w:tcW w:w="2481" w:type="dxa"/>
          </w:tcPr>
          <w:p w14:paraId="6621758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VVCT, VVCR</w:t>
            </w:r>
          </w:p>
        </w:tc>
      </w:tr>
      <w:tr w:rsidR="001169AC" w:rsidRPr="00B474F8" w14:paraId="09390545" w14:textId="77777777" w:rsidTr="006030BD">
        <w:trPr>
          <w:trHeight w:val="245"/>
        </w:trPr>
        <w:tc>
          <w:tcPr>
            <w:tcW w:w="1701" w:type="dxa"/>
            <w:vAlign w:val="center"/>
          </w:tcPr>
          <w:p w14:paraId="54AED8C7" w14:textId="7EFC06C9"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52BF1FEF" w14:textId="6DF70D2B"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79AEF59A" w14:textId="77777777" w:rsidTr="00D3614C">
        <w:tc>
          <w:tcPr>
            <w:tcW w:w="1701" w:type="dxa"/>
            <w:vAlign w:val="center"/>
          </w:tcPr>
          <w:p w14:paraId="7E8E6086"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719F3E9" w14:textId="07BEC4E2"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7BBF998D" w14:textId="77777777" w:rsidTr="006030BD">
        <w:tc>
          <w:tcPr>
            <w:tcW w:w="1701" w:type="dxa"/>
            <w:vAlign w:val="center"/>
          </w:tcPr>
          <w:p w14:paraId="48110B7B"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0F2554F"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55092033" w14:textId="77777777" w:rsidTr="006030BD">
        <w:tc>
          <w:tcPr>
            <w:tcW w:w="1701" w:type="dxa"/>
            <w:vAlign w:val="center"/>
          </w:tcPr>
          <w:p w14:paraId="0072BEF9" w14:textId="44020C43"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5BA2410"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384548DD" w14:textId="51063B4D"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1E202C6E" w14:textId="77777777" w:rsidTr="006030BD">
        <w:tc>
          <w:tcPr>
            <w:tcW w:w="1701" w:type="dxa"/>
            <w:vAlign w:val="center"/>
          </w:tcPr>
          <w:p w14:paraId="5A251D2B" w14:textId="49C87E21"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CDCCFE3" w14:textId="466F3D4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23D5CCEF" w14:textId="77777777" w:rsidTr="006030BD">
        <w:tc>
          <w:tcPr>
            <w:tcW w:w="1701" w:type="dxa"/>
            <w:vAlign w:val="center"/>
          </w:tcPr>
          <w:p w14:paraId="72F25162" w14:textId="2E6C5312"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5291349" w14:textId="4681F952"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47908E0D" w14:textId="77777777" w:rsidTr="009C5CF5">
        <w:tc>
          <w:tcPr>
            <w:tcW w:w="1701" w:type="dxa"/>
            <w:vAlign w:val="center"/>
          </w:tcPr>
          <w:p w14:paraId="7E13E5C3" w14:textId="547C2730"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Depressurization Procedure</w:t>
            </w:r>
          </w:p>
        </w:tc>
        <w:tc>
          <w:tcPr>
            <w:tcW w:w="5883" w:type="dxa"/>
            <w:gridSpan w:val="4"/>
            <w:vAlign w:val="center"/>
          </w:tcPr>
          <w:p w14:paraId="39F83D9F"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5C6270DC" w14:textId="25206683"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1FA95CF5" w14:textId="77777777" w:rsidTr="006030BD">
        <w:tc>
          <w:tcPr>
            <w:tcW w:w="1701" w:type="dxa"/>
            <w:vAlign w:val="center"/>
          </w:tcPr>
          <w:p w14:paraId="53554031"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88C758A"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F85EB87"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011330F9" w14:textId="77777777" w:rsidTr="006030BD">
        <w:tc>
          <w:tcPr>
            <w:tcW w:w="1701" w:type="dxa"/>
            <w:vAlign w:val="center"/>
          </w:tcPr>
          <w:p w14:paraId="3F5FDE5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BE1D0C6" w14:textId="515BB77C"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1169AC" w:rsidRPr="00B474F8" w14:paraId="39B63BDD" w14:textId="77777777" w:rsidTr="006030BD">
        <w:tc>
          <w:tcPr>
            <w:tcW w:w="7584" w:type="dxa"/>
            <w:gridSpan w:val="5"/>
            <w:shd w:val="clear" w:color="auto" w:fill="2E74B5" w:themeFill="accent5" w:themeFillShade="BF"/>
          </w:tcPr>
          <w:p w14:paraId="584A694B" w14:textId="7FF29848" w:rsidR="001169AC" w:rsidRPr="00B474F8" w:rsidRDefault="001169AC">
            <w:pPr>
              <w:pStyle w:val="ListParagraph"/>
              <w:numPr>
                <w:ilvl w:val="0"/>
                <w:numId w:val="3"/>
              </w:numPr>
              <w:autoSpaceDE w:val="0"/>
              <w:autoSpaceDN w:val="0"/>
              <w:adjustRightInd w:val="0"/>
              <w:jc w:val="both"/>
              <w:rPr>
                <w:rFonts w:ascii="Arial" w:hAnsi="Arial" w:cs="Arial"/>
                <w:b/>
                <w:color w:val="000000" w:themeColor="text1"/>
                <w:sz w:val="18"/>
                <w:szCs w:val="18"/>
              </w:rPr>
              <w:pPrChange w:id="188" w:author="Hoang Duc Thanh-OCC" w:date="2026-04-08T15:39:00Z">
                <w:pPr>
                  <w:pStyle w:val="ListParagraph"/>
                  <w:numPr>
                    <w:numId w:val="43"/>
                  </w:numPr>
                  <w:autoSpaceDE w:val="0"/>
                  <w:autoSpaceDN w:val="0"/>
                  <w:adjustRightInd w:val="0"/>
                  <w:ind w:hanging="360"/>
                  <w:jc w:val="both"/>
                </w:pPr>
              </w:pPrChange>
            </w:pPr>
            <w:bookmarkStart w:id="189" w:name="_Hlk184741109"/>
            <w:bookmarkStart w:id="190" w:name="_Hlk184741114"/>
            <w:r w:rsidRPr="00B474F8">
              <w:rPr>
                <w:rFonts w:ascii="Arial" w:hAnsi="Arial" w:cs="Arial"/>
                <w:b/>
                <w:color w:val="FFFFFF" w:themeColor="background1"/>
                <w:sz w:val="18"/>
                <w:szCs w:val="18"/>
              </w:rPr>
              <w:t xml:space="preserve">SGN – FRA – SGN </w:t>
            </w:r>
            <w:bookmarkEnd w:id="189"/>
          </w:p>
        </w:tc>
      </w:tr>
      <w:bookmarkEnd w:id="190"/>
      <w:tr w:rsidR="001169AC" w:rsidRPr="00B474F8" w14:paraId="72BE829D" w14:textId="77777777" w:rsidTr="006030BD">
        <w:tc>
          <w:tcPr>
            <w:tcW w:w="1701" w:type="dxa"/>
            <w:vMerge w:val="restart"/>
            <w:vAlign w:val="center"/>
          </w:tcPr>
          <w:p w14:paraId="1F235585"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299486B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41FFF0B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EDDF</w:t>
            </w:r>
          </w:p>
        </w:tc>
        <w:tc>
          <w:tcPr>
            <w:tcW w:w="1701" w:type="dxa"/>
          </w:tcPr>
          <w:p w14:paraId="12C19F94"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SGNFRAP500</w:t>
            </w:r>
          </w:p>
        </w:tc>
        <w:tc>
          <w:tcPr>
            <w:tcW w:w="2481" w:type="dxa"/>
          </w:tcPr>
          <w:p w14:paraId="2913AC1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EDDL, EDDK, LFPG</w:t>
            </w:r>
          </w:p>
        </w:tc>
      </w:tr>
      <w:tr w:rsidR="001169AC" w:rsidRPr="00B474F8" w14:paraId="2BEB6428" w14:textId="77777777" w:rsidTr="006030BD">
        <w:tc>
          <w:tcPr>
            <w:tcW w:w="1701" w:type="dxa"/>
            <w:vMerge/>
            <w:vAlign w:val="center"/>
          </w:tcPr>
          <w:p w14:paraId="11A5B61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1D46C64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EDDF</w:t>
            </w:r>
          </w:p>
        </w:tc>
        <w:tc>
          <w:tcPr>
            <w:tcW w:w="851" w:type="dxa"/>
          </w:tcPr>
          <w:p w14:paraId="3F306CCD"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3FCACF5C"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FRASGNP500</w:t>
            </w:r>
          </w:p>
        </w:tc>
        <w:tc>
          <w:tcPr>
            <w:tcW w:w="2481" w:type="dxa"/>
          </w:tcPr>
          <w:p w14:paraId="6281E2E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VVCT, VVCR</w:t>
            </w:r>
          </w:p>
        </w:tc>
      </w:tr>
      <w:tr w:rsidR="001169AC" w:rsidRPr="00B474F8" w14:paraId="5E125759" w14:textId="77777777" w:rsidTr="006030BD">
        <w:tc>
          <w:tcPr>
            <w:tcW w:w="1701" w:type="dxa"/>
            <w:vAlign w:val="center"/>
          </w:tcPr>
          <w:p w14:paraId="2E6C6A9A" w14:textId="69F76781"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0426466" w14:textId="421BF7D5"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5B975DC2" w14:textId="77777777" w:rsidTr="00D3614C">
        <w:tc>
          <w:tcPr>
            <w:tcW w:w="1701" w:type="dxa"/>
            <w:vAlign w:val="center"/>
          </w:tcPr>
          <w:p w14:paraId="006E2601"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CB4B52E" w14:textId="0AED3D81"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08C88410" w14:textId="77777777" w:rsidTr="006030BD">
        <w:tc>
          <w:tcPr>
            <w:tcW w:w="1701" w:type="dxa"/>
            <w:vAlign w:val="center"/>
          </w:tcPr>
          <w:p w14:paraId="58F4BBB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FD27B1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2DC0DBD1" w14:textId="77777777" w:rsidTr="006030BD">
        <w:tc>
          <w:tcPr>
            <w:tcW w:w="1701" w:type="dxa"/>
            <w:vAlign w:val="center"/>
          </w:tcPr>
          <w:p w14:paraId="0F7F0C78" w14:textId="31EB1675"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69E9B46"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6C95112D" w14:textId="5DB78C44"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6DDB9CA9" w14:textId="77777777" w:rsidTr="006030BD">
        <w:tc>
          <w:tcPr>
            <w:tcW w:w="1701" w:type="dxa"/>
            <w:vAlign w:val="center"/>
          </w:tcPr>
          <w:p w14:paraId="5ABDAD20" w14:textId="0B10D0DE"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9A79A6A" w14:textId="6241C800"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2D8B45C6" w14:textId="77777777" w:rsidTr="006030BD">
        <w:tc>
          <w:tcPr>
            <w:tcW w:w="1701" w:type="dxa"/>
            <w:vAlign w:val="center"/>
          </w:tcPr>
          <w:p w14:paraId="28F4E771" w14:textId="3B134A7D"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65FA008" w14:textId="2EC42678"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65FE9450" w14:textId="77777777" w:rsidTr="009C5CF5">
        <w:tc>
          <w:tcPr>
            <w:tcW w:w="1701" w:type="dxa"/>
            <w:vAlign w:val="center"/>
          </w:tcPr>
          <w:p w14:paraId="6FC1A1D2" w14:textId="405ACCDB"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Depressurization Procedure</w:t>
            </w:r>
          </w:p>
        </w:tc>
        <w:tc>
          <w:tcPr>
            <w:tcW w:w="5883" w:type="dxa"/>
            <w:gridSpan w:val="4"/>
            <w:vAlign w:val="center"/>
          </w:tcPr>
          <w:p w14:paraId="7671C2F9"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7269F590" w14:textId="71C22B76"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Chapter 9 Escape Route Procedures </w:t>
            </w:r>
            <w:r w:rsidRPr="009970B5">
              <w:rPr>
                <w:rFonts w:ascii="Arial" w:hAnsi="Arial" w:cs="Arial"/>
                <w:color w:val="000000" w:themeColor="text1"/>
                <w:sz w:val="18"/>
                <w:szCs w:val="18"/>
              </w:rPr>
              <w:t>- Route Manual)</w:t>
            </w:r>
          </w:p>
        </w:tc>
      </w:tr>
      <w:tr w:rsidR="001169AC" w:rsidRPr="00B474F8" w14:paraId="43B9BD35" w14:textId="77777777" w:rsidTr="006030BD">
        <w:tc>
          <w:tcPr>
            <w:tcW w:w="1701" w:type="dxa"/>
            <w:vAlign w:val="center"/>
          </w:tcPr>
          <w:p w14:paraId="1D15FC87"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F8587B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0B3FB3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687B17F6" w14:textId="77777777" w:rsidTr="006030BD">
        <w:tc>
          <w:tcPr>
            <w:tcW w:w="1701" w:type="dxa"/>
            <w:vAlign w:val="center"/>
          </w:tcPr>
          <w:p w14:paraId="479C6BB3"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6DC9CE0" w14:textId="18EAEFA3"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1169AC" w:rsidRPr="00B474F8" w14:paraId="726684F6" w14:textId="77777777" w:rsidTr="00F173AF">
        <w:trPr>
          <w:trHeight w:val="281"/>
        </w:trPr>
        <w:tc>
          <w:tcPr>
            <w:tcW w:w="7584" w:type="dxa"/>
            <w:gridSpan w:val="5"/>
            <w:shd w:val="clear" w:color="auto" w:fill="2E74B5" w:themeFill="accent5" w:themeFillShade="BF"/>
          </w:tcPr>
          <w:p w14:paraId="5553295C" w14:textId="4901163B" w:rsidR="001169AC" w:rsidRPr="00B474F8" w:rsidRDefault="001169AC">
            <w:pPr>
              <w:pStyle w:val="ListParagraph"/>
              <w:numPr>
                <w:ilvl w:val="0"/>
                <w:numId w:val="3"/>
              </w:numPr>
              <w:autoSpaceDE w:val="0"/>
              <w:autoSpaceDN w:val="0"/>
              <w:adjustRightInd w:val="0"/>
              <w:jc w:val="both"/>
              <w:rPr>
                <w:rFonts w:ascii="Arial" w:hAnsi="Arial" w:cs="Arial"/>
                <w:b/>
                <w:color w:val="000000" w:themeColor="text1"/>
                <w:sz w:val="18"/>
                <w:szCs w:val="18"/>
              </w:rPr>
              <w:pPrChange w:id="191" w:author="Hoang Duc Thanh-OCC" w:date="2026-04-08T15:39:00Z">
                <w:pPr>
                  <w:pStyle w:val="ListParagraph"/>
                  <w:numPr>
                    <w:numId w:val="43"/>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LHR – SGN </w:t>
            </w:r>
          </w:p>
        </w:tc>
      </w:tr>
      <w:tr w:rsidR="001169AC" w:rsidRPr="00B474F8" w14:paraId="3B0C6EBB" w14:textId="77777777" w:rsidTr="006030BD">
        <w:tc>
          <w:tcPr>
            <w:tcW w:w="1701" w:type="dxa"/>
            <w:vMerge w:val="restart"/>
            <w:vAlign w:val="center"/>
          </w:tcPr>
          <w:p w14:paraId="6207C9B3"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5FD1CD70"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0EC333BB"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EGLL</w:t>
            </w:r>
          </w:p>
        </w:tc>
        <w:tc>
          <w:tcPr>
            <w:tcW w:w="1701" w:type="dxa"/>
          </w:tcPr>
          <w:p w14:paraId="71A451F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SGNLHRP500</w:t>
            </w:r>
          </w:p>
        </w:tc>
        <w:tc>
          <w:tcPr>
            <w:tcW w:w="2481" w:type="dxa"/>
          </w:tcPr>
          <w:p w14:paraId="47E86F8E"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EGKK, EGNX</w:t>
            </w:r>
          </w:p>
        </w:tc>
      </w:tr>
      <w:tr w:rsidR="001169AC" w:rsidRPr="00B474F8" w14:paraId="5D1AEB26" w14:textId="77777777" w:rsidTr="006030BD">
        <w:tc>
          <w:tcPr>
            <w:tcW w:w="1701" w:type="dxa"/>
            <w:vMerge/>
            <w:vAlign w:val="center"/>
          </w:tcPr>
          <w:p w14:paraId="6700D519"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25FBFFC4"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EGLL</w:t>
            </w:r>
          </w:p>
        </w:tc>
        <w:tc>
          <w:tcPr>
            <w:tcW w:w="851" w:type="dxa"/>
          </w:tcPr>
          <w:p w14:paraId="4F8FDA5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5CB746A4"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LHRSGNP500</w:t>
            </w:r>
          </w:p>
        </w:tc>
        <w:tc>
          <w:tcPr>
            <w:tcW w:w="2481" w:type="dxa"/>
          </w:tcPr>
          <w:p w14:paraId="7E1DED06"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VVCT, VVCR</w:t>
            </w:r>
          </w:p>
        </w:tc>
      </w:tr>
      <w:tr w:rsidR="001169AC" w:rsidRPr="00B474F8" w14:paraId="7306F063" w14:textId="77777777" w:rsidTr="006030BD">
        <w:tc>
          <w:tcPr>
            <w:tcW w:w="1701" w:type="dxa"/>
            <w:vAlign w:val="center"/>
          </w:tcPr>
          <w:p w14:paraId="45DAC8E0" w14:textId="1BC7CB58"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559044D" w14:textId="74122B18"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48C89BA8" w14:textId="77777777" w:rsidTr="00D3614C">
        <w:tc>
          <w:tcPr>
            <w:tcW w:w="1701" w:type="dxa"/>
            <w:vAlign w:val="center"/>
          </w:tcPr>
          <w:p w14:paraId="6CBC0744"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46F9C37" w14:textId="734C1302"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71633204" w14:textId="77777777" w:rsidTr="006030BD">
        <w:tc>
          <w:tcPr>
            <w:tcW w:w="1701" w:type="dxa"/>
            <w:vAlign w:val="center"/>
          </w:tcPr>
          <w:p w14:paraId="53086647"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448A15D"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174A66BE" w14:textId="77777777" w:rsidTr="006030BD">
        <w:tc>
          <w:tcPr>
            <w:tcW w:w="1701" w:type="dxa"/>
            <w:vAlign w:val="center"/>
          </w:tcPr>
          <w:p w14:paraId="0582BD5E" w14:textId="205FBA37"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0522C91"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473354D6" w14:textId="0B848474"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606FD995" w14:textId="77777777" w:rsidTr="006030BD">
        <w:tc>
          <w:tcPr>
            <w:tcW w:w="1701" w:type="dxa"/>
            <w:vAlign w:val="center"/>
          </w:tcPr>
          <w:p w14:paraId="1C544810" w14:textId="14F98096"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85D5AC3" w14:textId="4904FC9E"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044969B0" w14:textId="77777777" w:rsidTr="006030BD">
        <w:tc>
          <w:tcPr>
            <w:tcW w:w="1701" w:type="dxa"/>
            <w:vAlign w:val="center"/>
          </w:tcPr>
          <w:p w14:paraId="58DE5CCC" w14:textId="7C364C6C"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59AF22C" w14:textId="2623A10B"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37C8EF77" w14:textId="77777777" w:rsidTr="009C5CF5">
        <w:tc>
          <w:tcPr>
            <w:tcW w:w="1701" w:type="dxa"/>
            <w:vAlign w:val="center"/>
          </w:tcPr>
          <w:p w14:paraId="3166EA18" w14:textId="78FA25EC"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Depressurization Procedure</w:t>
            </w:r>
          </w:p>
        </w:tc>
        <w:tc>
          <w:tcPr>
            <w:tcW w:w="5883" w:type="dxa"/>
            <w:gridSpan w:val="4"/>
            <w:vAlign w:val="center"/>
          </w:tcPr>
          <w:p w14:paraId="2F8DC114"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542F5B28" w14:textId="4128B3E5"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49C09AB4" w14:textId="77777777" w:rsidTr="006030BD">
        <w:tc>
          <w:tcPr>
            <w:tcW w:w="1701" w:type="dxa"/>
            <w:vAlign w:val="center"/>
          </w:tcPr>
          <w:p w14:paraId="3DFB14CD"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459D6F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5996B92"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43E2773A" w14:textId="77777777" w:rsidTr="006030BD">
        <w:tc>
          <w:tcPr>
            <w:tcW w:w="1701" w:type="dxa"/>
            <w:vAlign w:val="center"/>
          </w:tcPr>
          <w:p w14:paraId="7CFBBCF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608E0854" w14:textId="69D0AEFA"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1169AC" w:rsidRPr="00B474F8" w14:paraId="69FE8646" w14:textId="77777777" w:rsidTr="00F173AF">
        <w:trPr>
          <w:trHeight w:val="333"/>
        </w:trPr>
        <w:tc>
          <w:tcPr>
            <w:tcW w:w="7584" w:type="dxa"/>
            <w:gridSpan w:val="5"/>
            <w:shd w:val="clear" w:color="auto" w:fill="2E74B5" w:themeFill="accent5" w:themeFillShade="BF"/>
          </w:tcPr>
          <w:p w14:paraId="6204B772" w14:textId="49BEA814" w:rsidR="001169AC" w:rsidRPr="00B474F8" w:rsidRDefault="001169AC">
            <w:pPr>
              <w:pStyle w:val="ListParagraph"/>
              <w:numPr>
                <w:ilvl w:val="0"/>
                <w:numId w:val="3"/>
              </w:numPr>
              <w:autoSpaceDE w:val="0"/>
              <w:autoSpaceDN w:val="0"/>
              <w:adjustRightInd w:val="0"/>
              <w:jc w:val="both"/>
              <w:rPr>
                <w:rFonts w:ascii="Arial" w:hAnsi="Arial" w:cs="Arial"/>
                <w:b/>
                <w:color w:val="000000" w:themeColor="text1"/>
                <w:sz w:val="18"/>
                <w:szCs w:val="18"/>
              </w:rPr>
              <w:pPrChange w:id="192" w:author="Hoang Duc Thanh-OCC" w:date="2026-04-08T15:39:00Z">
                <w:pPr>
                  <w:pStyle w:val="ListParagraph"/>
                  <w:numPr>
                    <w:numId w:val="43"/>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MUC – SGN </w:t>
            </w:r>
          </w:p>
        </w:tc>
      </w:tr>
      <w:tr w:rsidR="001169AC" w:rsidRPr="00B474F8" w14:paraId="0C15F25D" w14:textId="77777777" w:rsidTr="006030BD">
        <w:tc>
          <w:tcPr>
            <w:tcW w:w="1701" w:type="dxa"/>
            <w:vMerge w:val="restart"/>
            <w:vAlign w:val="center"/>
          </w:tcPr>
          <w:p w14:paraId="647220EA"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0965AA05"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1C3842B5"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EDDM</w:t>
            </w:r>
          </w:p>
        </w:tc>
        <w:tc>
          <w:tcPr>
            <w:tcW w:w="1701" w:type="dxa"/>
          </w:tcPr>
          <w:p w14:paraId="3563D8C5"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SGNMUCP500</w:t>
            </w:r>
          </w:p>
        </w:tc>
        <w:tc>
          <w:tcPr>
            <w:tcW w:w="2481" w:type="dxa"/>
          </w:tcPr>
          <w:p w14:paraId="527FCE30" w14:textId="6221F708"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EDD</w:t>
            </w:r>
            <w:r>
              <w:rPr>
                <w:rFonts w:ascii="Arial" w:hAnsi="Arial" w:cs="Arial"/>
                <w:color w:val="000000" w:themeColor="text1"/>
                <w:sz w:val="18"/>
                <w:szCs w:val="18"/>
              </w:rPr>
              <w:t>B</w:t>
            </w:r>
            <w:r w:rsidRPr="00B474F8">
              <w:rPr>
                <w:rFonts w:ascii="Arial" w:hAnsi="Arial" w:cs="Arial"/>
                <w:color w:val="000000" w:themeColor="text1"/>
                <w:sz w:val="18"/>
                <w:szCs w:val="18"/>
              </w:rPr>
              <w:t xml:space="preserve">, </w:t>
            </w:r>
            <w:r>
              <w:rPr>
                <w:rFonts w:ascii="Arial" w:hAnsi="Arial" w:cs="Arial"/>
                <w:color w:val="000000" w:themeColor="text1"/>
                <w:sz w:val="18"/>
                <w:szCs w:val="18"/>
              </w:rPr>
              <w:t>ESSA, ENGM</w:t>
            </w:r>
          </w:p>
        </w:tc>
      </w:tr>
      <w:tr w:rsidR="001169AC" w:rsidRPr="00B474F8" w14:paraId="5D5DDB65" w14:textId="77777777" w:rsidTr="006030BD">
        <w:tc>
          <w:tcPr>
            <w:tcW w:w="1701" w:type="dxa"/>
            <w:vMerge/>
            <w:vAlign w:val="center"/>
          </w:tcPr>
          <w:p w14:paraId="40FF94FB"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p>
        </w:tc>
        <w:tc>
          <w:tcPr>
            <w:tcW w:w="850" w:type="dxa"/>
          </w:tcPr>
          <w:p w14:paraId="280327B1"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EDDM</w:t>
            </w:r>
          </w:p>
        </w:tc>
        <w:tc>
          <w:tcPr>
            <w:tcW w:w="851" w:type="dxa"/>
          </w:tcPr>
          <w:p w14:paraId="1C168838"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27749ACC" w14:textId="77777777"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MUCSGNP500</w:t>
            </w:r>
          </w:p>
        </w:tc>
        <w:tc>
          <w:tcPr>
            <w:tcW w:w="2481" w:type="dxa"/>
          </w:tcPr>
          <w:p w14:paraId="3F633E67" w14:textId="7AD0C8D8"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VVCT, VVCR</w:t>
            </w:r>
            <w:r>
              <w:rPr>
                <w:rFonts w:ascii="Arial" w:hAnsi="Arial" w:cs="Arial"/>
                <w:color w:val="000000" w:themeColor="text1"/>
                <w:sz w:val="18"/>
                <w:szCs w:val="18"/>
              </w:rPr>
              <w:t>, VVDN</w:t>
            </w:r>
          </w:p>
        </w:tc>
      </w:tr>
      <w:tr w:rsidR="001169AC" w:rsidRPr="00B474F8" w14:paraId="01EDAFC3" w14:textId="77777777" w:rsidTr="006030BD">
        <w:tc>
          <w:tcPr>
            <w:tcW w:w="1701" w:type="dxa"/>
            <w:vAlign w:val="center"/>
          </w:tcPr>
          <w:p w14:paraId="2AA8840D" w14:textId="511B60DA"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DDEA85D" w14:textId="04E76BCC"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 EUR</w:t>
            </w:r>
          </w:p>
        </w:tc>
      </w:tr>
      <w:tr w:rsidR="001169AC" w:rsidRPr="00B474F8" w14:paraId="749E98CF" w14:textId="77777777" w:rsidTr="004E35BC">
        <w:tc>
          <w:tcPr>
            <w:tcW w:w="1701" w:type="dxa"/>
            <w:vAlign w:val="center"/>
          </w:tcPr>
          <w:p w14:paraId="74B693B2"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B4D03FC" w14:textId="4F3A8B39" w:rsidR="001169AC" w:rsidRPr="00B474F8" w:rsidRDefault="001169AC" w:rsidP="001169A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p>
        </w:tc>
      </w:tr>
      <w:tr w:rsidR="001169AC" w:rsidRPr="00B474F8" w14:paraId="2E1F8EA9" w14:textId="77777777" w:rsidTr="006030BD">
        <w:tc>
          <w:tcPr>
            <w:tcW w:w="1701" w:type="dxa"/>
            <w:vAlign w:val="center"/>
          </w:tcPr>
          <w:p w14:paraId="03593B3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1420DFE"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1169AC" w:rsidRPr="00B474F8" w14:paraId="1B6378A4" w14:textId="77777777" w:rsidTr="006030BD">
        <w:tc>
          <w:tcPr>
            <w:tcW w:w="1701" w:type="dxa"/>
            <w:vAlign w:val="center"/>
          </w:tcPr>
          <w:p w14:paraId="0BB0A484" w14:textId="6D4556CA"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BCEE01E" w14:textId="77777777" w:rsidR="001169AC"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3CBF8BD0" w14:textId="5A78BD88" w:rsidR="001169AC" w:rsidRPr="00B474F8" w:rsidRDefault="001169AC" w:rsidP="001169AC">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1169AC" w:rsidRPr="00B474F8" w14:paraId="0DA719C8" w14:textId="77777777" w:rsidTr="006030BD">
        <w:tc>
          <w:tcPr>
            <w:tcW w:w="1701" w:type="dxa"/>
            <w:vAlign w:val="center"/>
          </w:tcPr>
          <w:p w14:paraId="5217E965" w14:textId="5ECFC971"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A619BE8" w14:textId="6A2CDEE6"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1169AC" w:rsidRPr="00B474F8" w14:paraId="7580C3CA" w14:textId="77777777" w:rsidTr="006030BD">
        <w:tc>
          <w:tcPr>
            <w:tcW w:w="1701" w:type="dxa"/>
            <w:vAlign w:val="center"/>
          </w:tcPr>
          <w:p w14:paraId="0D0FAEF4" w14:textId="64E00EEF"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DB78BF3" w14:textId="06F3E14B"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1169AC" w:rsidRPr="00B474F8" w14:paraId="70E58753" w14:textId="77777777" w:rsidTr="009C5CF5">
        <w:tc>
          <w:tcPr>
            <w:tcW w:w="1701" w:type="dxa"/>
            <w:vAlign w:val="center"/>
          </w:tcPr>
          <w:p w14:paraId="13BF8D85" w14:textId="71955627" w:rsidR="001169AC"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Depressurization Procedure</w:t>
            </w:r>
          </w:p>
        </w:tc>
        <w:tc>
          <w:tcPr>
            <w:tcW w:w="5883" w:type="dxa"/>
            <w:gridSpan w:val="4"/>
            <w:vAlign w:val="center"/>
          </w:tcPr>
          <w:p w14:paraId="09170298" w14:textId="77777777" w:rsidR="001169AC" w:rsidRDefault="001169AC" w:rsidP="001169A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YES</w:t>
            </w:r>
          </w:p>
          <w:p w14:paraId="36A4F205" w14:textId="3A7533B2" w:rsidR="001169AC" w:rsidRPr="009970B5" w:rsidRDefault="001169AC" w:rsidP="001169AC">
            <w:pPr>
              <w:autoSpaceDE w:val="0"/>
              <w:autoSpaceDN w:val="0"/>
              <w:adjustRightInd w:val="0"/>
              <w:jc w:val="center"/>
              <w:rPr>
                <w:rFonts w:ascii="Arial" w:hAnsi="Arial" w:cs="Arial"/>
                <w:color w:val="000000" w:themeColor="text1"/>
                <w:sz w:val="18"/>
                <w:szCs w:val="18"/>
              </w:rPr>
            </w:pPr>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p>
        </w:tc>
      </w:tr>
      <w:tr w:rsidR="001169AC" w:rsidRPr="00B474F8" w14:paraId="7C251621" w14:textId="77777777" w:rsidTr="006030BD">
        <w:tc>
          <w:tcPr>
            <w:tcW w:w="1701" w:type="dxa"/>
            <w:vAlign w:val="center"/>
          </w:tcPr>
          <w:p w14:paraId="5E94C2EE"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C0703EC"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42E37F3"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1169AC" w:rsidRPr="00B474F8" w14:paraId="3DE46825" w14:textId="77777777" w:rsidTr="006030BD">
        <w:tc>
          <w:tcPr>
            <w:tcW w:w="1701" w:type="dxa"/>
            <w:vAlign w:val="center"/>
          </w:tcPr>
          <w:p w14:paraId="35CEDA50" w14:textId="77777777" w:rsidR="001169AC" w:rsidRPr="00B474F8" w:rsidRDefault="001169AC" w:rsidP="001169A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B99FF4F" w14:textId="61BD64B6" w:rsidR="001169AC" w:rsidRPr="00B474F8" w:rsidRDefault="001169AC" w:rsidP="001169A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FA2D39" w:rsidRPr="00B474F8" w14:paraId="5F92F3E9" w14:textId="77777777" w:rsidTr="00FA2D39">
        <w:trPr>
          <w:trHeight w:val="333"/>
          <w:ins w:id="193" w:author="Hoang Duc Thanh-OCC" w:date="2026-04-08T15:38:00Z"/>
        </w:trPr>
        <w:tc>
          <w:tcPr>
            <w:tcW w:w="7584" w:type="dxa"/>
            <w:gridSpan w:val="5"/>
            <w:shd w:val="clear" w:color="auto" w:fill="2E74B5" w:themeFill="accent5" w:themeFillShade="BF"/>
          </w:tcPr>
          <w:p w14:paraId="074E3D51" w14:textId="77777777" w:rsidR="00FA2D39" w:rsidRPr="00B474F8" w:rsidRDefault="00FA2D39">
            <w:pPr>
              <w:pStyle w:val="ListParagraph"/>
              <w:numPr>
                <w:ilvl w:val="0"/>
                <w:numId w:val="3"/>
              </w:numPr>
              <w:autoSpaceDE w:val="0"/>
              <w:autoSpaceDN w:val="0"/>
              <w:adjustRightInd w:val="0"/>
              <w:jc w:val="both"/>
              <w:rPr>
                <w:ins w:id="194" w:author="Hoang Duc Thanh-OCC" w:date="2026-04-08T15:38:00Z"/>
                <w:rFonts w:ascii="Arial" w:hAnsi="Arial" w:cs="Arial"/>
                <w:b/>
                <w:color w:val="000000" w:themeColor="text1"/>
                <w:sz w:val="18"/>
                <w:szCs w:val="18"/>
              </w:rPr>
              <w:pPrChange w:id="195" w:author="Hoang Duc Thanh-OCC" w:date="2026-04-08T15:39:00Z">
                <w:pPr>
                  <w:pStyle w:val="ListParagraph"/>
                  <w:numPr>
                    <w:numId w:val="44"/>
                  </w:numPr>
                  <w:autoSpaceDE w:val="0"/>
                  <w:autoSpaceDN w:val="0"/>
                  <w:adjustRightInd w:val="0"/>
                  <w:ind w:hanging="360"/>
                  <w:jc w:val="both"/>
                </w:pPr>
              </w:pPrChange>
            </w:pPr>
            <w:ins w:id="196" w:author="Hoang Duc Thanh-OCC" w:date="2026-04-08T15:38:00Z">
              <w:r w:rsidRPr="00B474F8">
                <w:rPr>
                  <w:rFonts w:ascii="Arial" w:hAnsi="Arial" w:cs="Arial"/>
                  <w:b/>
                  <w:color w:val="FFFFFF" w:themeColor="background1"/>
                  <w:sz w:val="18"/>
                  <w:szCs w:val="18"/>
                </w:rPr>
                <w:t xml:space="preserve">SGN – </w:t>
              </w:r>
              <w:r>
                <w:rPr>
                  <w:rFonts w:ascii="Arial" w:hAnsi="Arial" w:cs="Arial"/>
                  <w:b/>
                  <w:color w:val="FFFFFF" w:themeColor="background1"/>
                  <w:sz w:val="18"/>
                  <w:szCs w:val="18"/>
                </w:rPr>
                <w:t>CPH</w:t>
              </w:r>
              <w:r w:rsidRPr="00B474F8">
                <w:rPr>
                  <w:rFonts w:ascii="Arial" w:hAnsi="Arial" w:cs="Arial"/>
                  <w:b/>
                  <w:color w:val="FFFFFF" w:themeColor="background1"/>
                  <w:sz w:val="18"/>
                  <w:szCs w:val="18"/>
                </w:rPr>
                <w:t xml:space="preserve"> – SGN </w:t>
              </w:r>
            </w:ins>
          </w:p>
        </w:tc>
      </w:tr>
      <w:tr w:rsidR="00FA2D39" w:rsidRPr="00B474F8" w14:paraId="0B249D18" w14:textId="77777777" w:rsidTr="00FA2D39">
        <w:trPr>
          <w:ins w:id="197" w:author="Hoang Duc Thanh-OCC" w:date="2026-04-08T15:38:00Z"/>
        </w:trPr>
        <w:tc>
          <w:tcPr>
            <w:tcW w:w="1701" w:type="dxa"/>
            <w:vMerge w:val="restart"/>
            <w:vAlign w:val="center"/>
          </w:tcPr>
          <w:p w14:paraId="23A42749" w14:textId="77777777" w:rsidR="00FA2D39" w:rsidRPr="00B474F8" w:rsidRDefault="00FA2D39" w:rsidP="00FA2D39">
            <w:pPr>
              <w:autoSpaceDE w:val="0"/>
              <w:autoSpaceDN w:val="0"/>
              <w:adjustRightInd w:val="0"/>
              <w:jc w:val="both"/>
              <w:rPr>
                <w:ins w:id="198" w:author="Hoang Duc Thanh-OCC" w:date="2026-04-08T15:38:00Z"/>
                <w:rFonts w:ascii="Arial" w:hAnsi="Arial" w:cs="Arial"/>
                <w:color w:val="000000" w:themeColor="text1"/>
                <w:sz w:val="18"/>
                <w:szCs w:val="18"/>
              </w:rPr>
            </w:pPr>
          </w:p>
        </w:tc>
        <w:tc>
          <w:tcPr>
            <w:tcW w:w="850" w:type="dxa"/>
          </w:tcPr>
          <w:p w14:paraId="6B83D5BD" w14:textId="77777777" w:rsidR="00FA2D39" w:rsidRPr="00B474F8" w:rsidRDefault="00FA2D39" w:rsidP="00FA2D39">
            <w:pPr>
              <w:autoSpaceDE w:val="0"/>
              <w:autoSpaceDN w:val="0"/>
              <w:adjustRightInd w:val="0"/>
              <w:jc w:val="center"/>
              <w:rPr>
                <w:ins w:id="199" w:author="Hoang Duc Thanh-OCC" w:date="2026-04-08T15:38:00Z"/>
                <w:rFonts w:ascii="Arial" w:hAnsi="Arial" w:cs="Arial"/>
                <w:color w:val="000000" w:themeColor="text1"/>
                <w:sz w:val="18"/>
                <w:szCs w:val="18"/>
              </w:rPr>
            </w:pPr>
            <w:ins w:id="200" w:author="Hoang Duc Thanh-OCC" w:date="2026-04-08T15:38:00Z">
              <w:r w:rsidRPr="00B474F8">
                <w:rPr>
                  <w:rFonts w:ascii="Arial" w:hAnsi="Arial" w:cs="Arial"/>
                  <w:color w:val="000000" w:themeColor="text1"/>
                  <w:sz w:val="18"/>
                  <w:szCs w:val="18"/>
                </w:rPr>
                <w:t>VVTS</w:t>
              </w:r>
            </w:ins>
          </w:p>
        </w:tc>
        <w:tc>
          <w:tcPr>
            <w:tcW w:w="851" w:type="dxa"/>
          </w:tcPr>
          <w:p w14:paraId="3BAB92AB" w14:textId="77777777" w:rsidR="00FA2D39" w:rsidRPr="00B474F8" w:rsidRDefault="00FA2D39" w:rsidP="00FA2D39">
            <w:pPr>
              <w:autoSpaceDE w:val="0"/>
              <w:autoSpaceDN w:val="0"/>
              <w:adjustRightInd w:val="0"/>
              <w:jc w:val="center"/>
              <w:rPr>
                <w:ins w:id="201" w:author="Hoang Duc Thanh-OCC" w:date="2026-04-08T15:38:00Z"/>
                <w:rFonts w:ascii="Arial" w:hAnsi="Arial" w:cs="Arial"/>
                <w:color w:val="000000" w:themeColor="text1"/>
                <w:sz w:val="18"/>
                <w:szCs w:val="18"/>
              </w:rPr>
            </w:pPr>
            <w:ins w:id="202" w:author="Hoang Duc Thanh-OCC" w:date="2026-04-08T15:38:00Z">
              <w:r>
                <w:rPr>
                  <w:rFonts w:ascii="Arial" w:hAnsi="Arial" w:cs="Arial"/>
                  <w:color w:val="000000" w:themeColor="text1"/>
                  <w:sz w:val="18"/>
                  <w:szCs w:val="18"/>
                </w:rPr>
                <w:t>EKCH</w:t>
              </w:r>
            </w:ins>
          </w:p>
        </w:tc>
        <w:tc>
          <w:tcPr>
            <w:tcW w:w="1701" w:type="dxa"/>
          </w:tcPr>
          <w:p w14:paraId="40269040" w14:textId="77777777" w:rsidR="00FA2D39" w:rsidRPr="00B474F8" w:rsidRDefault="00FA2D39" w:rsidP="00FA2D39">
            <w:pPr>
              <w:autoSpaceDE w:val="0"/>
              <w:autoSpaceDN w:val="0"/>
              <w:adjustRightInd w:val="0"/>
              <w:jc w:val="center"/>
              <w:rPr>
                <w:ins w:id="203" w:author="Hoang Duc Thanh-OCC" w:date="2026-04-08T15:38:00Z"/>
                <w:rFonts w:ascii="Arial" w:hAnsi="Arial" w:cs="Arial"/>
                <w:color w:val="000000" w:themeColor="text1"/>
                <w:sz w:val="18"/>
                <w:szCs w:val="18"/>
              </w:rPr>
            </w:pPr>
            <w:ins w:id="204" w:author="Hoang Duc Thanh-OCC" w:date="2026-04-08T15:38:00Z">
              <w:r w:rsidRPr="00B474F8">
                <w:rPr>
                  <w:rFonts w:ascii="Arial" w:hAnsi="Arial" w:cs="Arial"/>
                  <w:color w:val="000000" w:themeColor="text1"/>
                  <w:sz w:val="18"/>
                  <w:szCs w:val="18"/>
                </w:rPr>
                <w:t>SGN</w:t>
              </w:r>
              <w:r>
                <w:rPr>
                  <w:rFonts w:ascii="Arial" w:hAnsi="Arial" w:cs="Arial"/>
                  <w:color w:val="000000" w:themeColor="text1"/>
                  <w:sz w:val="18"/>
                  <w:szCs w:val="18"/>
                </w:rPr>
                <w:t>CPHL750</w:t>
              </w:r>
            </w:ins>
          </w:p>
        </w:tc>
        <w:tc>
          <w:tcPr>
            <w:tcW w:w="2481" w:type="dxa"/>
          </w:tcPr>
          <w:p w14:paraId="2278B0D5" w14:textId="77777777" w:rsidR="00FA2D39" w:rsidRPr="00B474F8" w:rsidRDefault="00FA2D39" w:rsidP="00FA2D39">
            <w:pPr>
              <w:autoSpaceDE w:val="0"/>
              <w:autoSpaceDN w:val="0"/>
              <w:adjustRightInd w:val="0"/>
              <w:jc w:val="both"/>
              <w:rPr>
                <w:ins w:id="205" w:author="Hoang Duc Thanh-OCC" w:date="2026-04-08T15:38:00Z"/>
                <w:rFonts w:ascii="Arial" w:hAnsi="Arial" w:cs="Arial"/>
                <w:color w:val="000000" w:themeColor="text1"/>
                <w:sz w:val="18"/>
                <w:szCs w:val="18"/>
              </w:rPr>
            </w:pPr>
            <w:ins w:id="206" w:author="Hoang Duc Thanh-OCC" w:date="2026-04-08T15:38:00Z">
              <w:r w:rsidRPr="00B474F8">
                <w:rPr>
                  <w:rFonts w:ascii="Arial" w:hAnsi="Arial" w:cs="Arial"/>
                  <w:color w:val="000000" w:themeColor="text1"/>
                  <w:sz w:val="18"/>
                  <w:szCs w:val="18"/>
                </w:rPr>
                <w:t>EDDF, EDDS, LFPG</w:t>
              </w:r>
            </w:ins>
          </w:p>
        </w:tc>
      </w:tr>
      <w:tr w:rsidR="00FA2D39" w:rsidRPr="00B474F8" w14:paraId="0BA488FC" w14:textId="77777777" w:rsidTr="00FA2D39">
        <w:trPr>
          <w:ins w:id="207" w:author="Hoang Duc Thanh-OCC" w:date="2026-04-08T15:38:00Z"/>
        </w:trPr>
        <w:tc>
          <w:tcPr>
            <w:tcW w:w="1701" w:type="dxa"/>
            <w:vMerge/>
            <w:vAlign w:val="center"/>
          </w:tcPr>
          <w:p w14:paraId="16AB60A9" w14:textId="77777777" w:rsidR="00FA2D39" w:rsidRPr="00B474F8" w:rsidRDefault="00FA2D39" w:rsidP="00FA2D39">
            <w:pPr>
              <w:autoSpaceDE w:val="0"/>
              <w:autoSpaceDN w:val="0"/>
              <w:adjustRightInd w:val="0"/>
              <w:jc w:val="both"/>
              <w:rPr>
                <w:ins w:id="208" w:author="Hoang Duc Thanh-OCC" w:date="2026-04-08T15:38:00Z"/>
                <w:rFonts w:ascii="Arial" w:hAnsi="Arial" w:cs="Arial"/>
                <w:color w:val="000000" w:themeColor="text1"/>
                <w:sz w:val="18"/>
                <w:szCs w:val="18"/>
              </w:rPr>
            </w:pPr>
          </w:p>
        </w:tc>
        <w:tc>
          <w:tcPr>
            <w:tcW w:w="850" w:type="dxa"/>
          </w:tcPr>
          <w:p w14:paraId="47A7FD0D" w14:textId="77777777" w:rsidR="00FA2D39" w:rsidRPr="00B474F8" w:rsidRDefault="00FA2D39" w:rsidP="00FA2D39">
            <w:pPr>
              <w:autoSpaceDE w:val="0"/>
              <w:autoSpaceDN w:val="0"/>
              <w:adjustRightInd w:val="0"/>
              <w:jc w:val="center"/>
              <w:rPr>
                <w:ins w:id="209" w:author="Hoang Duc Thanh-OCC" w:date="2026-04-08T15:38:00Z"/>
                <w:rFonts w:ascii="Arial" w:hAnsi="Arial" w:cs="Arial"/>
                <w:color w:val="000000" w:themeColor="text1"/>
                <w:sz w:val="18"/>
                <w:szCs w:val="18"/>
              </w:rPr>
            </w:pPr>
            <w:ins w:id="210" w:author="Hoang Duc Thanh-OCC" w:date="2026-04-08T15:38:00Z">
              <w:r>
                <w:rPr>
                  <w:rFonts w:ascii="Arial" w:hAnsi="Arial" w:cs="Arial"/>
                  <w:color w:val="000000" w:themeColor="text1"/>
                  <w:sz w:val="18"/>
                  <w:szCs w:val="18"/>
                </w:rPr>
                <w:t>EKCH</w:t>
              </w:r>
            </w:ins>
          </w:p>
        </w:tc>
        <w:tc>
          <w:tcPr>
            <w:tcW w:w="851" w:type="dxa"/>
          </w:tcPr>
          <w:p w14:paraId="12A3A468" w14:textId="77777777" w:rsidR="00FA2D39" w:rsidRPr="00B474F8" w:rsidRDefault="00FA2D39" w:rsidP="00FA2D39">
            <w:pPr>
              <w:autoSpaceDE w:val="0"/>
              <w:autoSpaceDN w:val="0"/>
              <w:adjustRightInd w:val="0"/>
              <w:jc w:val="center"/>
              <w:rPr>
                <w:ins w:id="211" w:author="Hoang Duc Thanh-OCC" w:date="2026-04-08T15:38:00Z"/>
                <w:rFonts w:ascii="Arial" w:hAnsi="Arial" w:cs="Arial"/>
                <w:color w:val="000000" w:themeColor="text1"/>
                <w:sz w:val="18"/>
                <w:szCs w:val="18"/>
              </w:rPr>
            </w:pPr>
            <w:ins w:id="212" w:author="Hoang Duc Thanh-OCC" w:date="2026-04-08T15:38:00Z">
              <w:r>
                <w:rPr>
                  <w:rFonts w:ascii="Arial" w:hAnsi="Arial" w:cs="Arial"/>
                  <w:color w:val="000000" w:themeColor="text1"/>
                  <w:sz w:val="18"/>
                  <w:szCs w:val="18"/>
                </w:rPr>
                <w:t>VVTS</w:t>
              </w:r>
            </w:ins>
          </w:p>
        </w:tc>
        <w:tc>
          <w:tcPr>
            <w:tcW w:w="1701" w:type="dxa"/>
          </w:tcPr>
          <w:p w14:paraId="2AE6E49A" w14:textId="77777777" w:rsidR="00FA2D39" w:rsidRPr="00B474F8" w:rsidRDefault="00FA2D39" w:rsidP="00FA2D39">
            <w:pPr>
              <w:autoSpaceDE w:val="0"/>
              <w:autoSpaceDN w:val="0"/>
              <w:adjustRightInd w:val="0"/>
              <w:jc w:val="center"/>
              <w:rPr>
                <w:ins w:id="213" w:author="Hoang Duc Thanh-OCC" w:date="2026-04-08T15:38:00Z"/>
                <w:rFonts w:ascii="Arial" w:hAnsi="Arial" w:cs="Arial"/>
                <w:color w:val="000000" w:themeColor="text1"/>
                <w:sz w:val="18"/>
                <w:szCs w:val="18"/>
              </w:rPr>
            </w:pPr>
            <w:ins w:id="214" w:author="Hoang Duc Thanh-OCC" w:date="2026-04-08T15:38:00Z">
              <w:r>
                <w:rPr>
                  <w:rFonts w:ascii="Arial" w:hAnsi="Arial" w:cs="Arial"/>
                  <w:color w:val="000000" w:themeColor="text1"/>
                  <w:sz w:val="18"/>
                  <w:szCs w:val="18"/>
                </w:rPr>
                <w:t>CPHSGNL750</w:t>
              </w:r>
            </w:ins>
          </w:p>
        </w:tc>
        <w:tc>
          <w:tcPr>
            <w:tcW w:w="2481" w:type="dxa"/>
          </w:tcPr>
          <w:p w14:paraId="76DCB1F9" w14:textId="77777777" w:rsidR="00FA2D39" w:rsidRPr="00B474F8" w:rsidRDefault="00FA2D39" w:rsidP="00FA2D39">
            <w:pPr>
              <w:autoSpaceDE w:val="0"/>
              <w:autoSpaceDN w:val="0"/>
              <w:adjustRightInd w:val="0"/>
              <w:jc w:val="both"/>
              <w:rPr>
                <w:ins w:id="215" w:author="Hoang Duc Thanh-OCC" w:date="2026-04-08T15:38:00Z"/>
                <w:rFonts w:ascii="Arial" w:hAnsi="Arial" w:cs="Arial"/>
                <w:color w:val="000000" w:themeColor="text1"/>
                <w:sz w:val="18"/>
                <w:szCs w:val="18"/>
              </w:rPr>
            </w:pPr>
            <w:ins w:id="216" w:author="Hoang Duc Thanh-OCC" w:date="2026-04-08T15:38:00Z">
              <w:r w:rsidRPr="00B474F8">
                <w:rPr>
                  <w:rFonts w:ascii="Arial" w:hAnsi="Arial" w:cs="Arial"/>
                  <w:color w:val="000000" w:themeColor="text1"/>
                  <w:sz w:val="18"/>
                  <w:szCs w:val="18"/>
                </w:rPr>
                <w:t>VVCT, VVCR</w:t>
              </w:r>
            </w:ins>
          </w:p>
        </w:tc>
      </w:tr>
      <w:tr w:rsidR="00FA2D39" w:rsidRPr="00B474F8" w14:paraId="69DB49D3" w14:textId="77777777" w:rsidTr="00FA2D39">
        <w:trPr>
          <w:ins w:id="217" w:author="Hoang Duc Thanh-OCC" w:date="2026-04-08T15:38:00Z"/>
        </w:trPr>
        <w:tc>
          <w:tcPr>
            <w:tcW w:w="1701" w:type="dxa"/>
            <w:vAlign w:val="center"/>
          </w:tcPr>
          <w:p w14:paraId="4227D1D6" w14:textId="77777777" w:rsidR="00FA2D39" w:rsidRPr="00B474F8" w:rsidRDefault="00FA2D39" w:rsidP="00FA2D39">
            <w:pPr>
              <w:autoSpaceDE w:val="0"/>
              <w:autoSpaceDN w:val="0"/>
              <w:adjustRightInd w:val="0"/>
              <w:jc w:val="both"/>
              <w:rPr>
                <w:ins w:id="218" w:author="Hoang Duc Thanh-OCC" w:date="2026-04-08T15:38:00Z"/>
                <w:rFonts w:ascii="Arial" w:hAnsi="Arial" w:cs="Arial"/>
                <w:color w:val="000000" w:themeColor="text1"/>
                <w:sz w:val="18"/>
                <w:szCs w:val="18"/>
              </w:rPr>
            </w:pPr>
            <w:ins w:id="219" w:author="Hoang Duc Thanh-OCC" w:date="2026-04-08T15:38:00Z">
              <w:r>
                <w:rPr>
                  <w:rFonts w:ascii="Arial" w:hAnsi="Arial" w:cs="Arial"/>
                  <w:color w:val="000000" w:themeColor="text1"/>
                  <w:sz w:val="18"/>
                  <w:szCs w:val="18"/>
                </w:rPr>
                <w:t>Area Operation</w:t>
              </w:r>
            </w:ins>
          </w:p>
        </w:tc>
        <w:tc>
          <w:tcPr>
            <w:tcW w:w="5883" w:type="dxa"/>
            <w:gridSpan w:val="4"/>
          </w:tcPr>
          <w:p w14:paraId="0CA9D19E" w14:textId="77777777" w:rsidR="00FA2D39" w:rsidRPr="00B474F8" w:rsidRDefault="00FA2D39" w:rsidP="00FA2D39">
            <w:pPr>
              <w:autoSpaceDE w:val="0"/>
              <w:autoSpaceDN w:val="0"/>
              <w:adjustRightInd w:val="0"/>
              <w:jc w:val="both"/>
              <w:rPr>
                <w:ins w:id="220" w:author="Hoang Duc Thanh-OCC" w:date="2026-04-08T15:38:00Z"/>
                <w:rFonts w:ascii="Arial" w:hAnsi="Arial" w:cs="Arial"/>
                <w:color w:val="000000" w:themeColor="text1"/>
                <w:sz w:val="18"/>
                <w:szCs w:val="18"/>
              </w:rPr>
            </w:pPr>
            <w:ins w:id="221" w:author="Hoang Duc Thanh-OCC" w:date="2026-04-08T15:38:00Z">
              <w:r>
                <w:rPr>
                  <w:rFonts w:ascii="Arial" w:hAnsi="Arial" w:cs="Arial"/>
                  <w:color w:val="000000" w:themeColor="text1"/>
                  <w:sz w:val="18"/>
                  <w:szCs w:val="18"/>
                </w:rPr>
                <w:t>MID/ASIA, EUR</w:t>
              </w:r>
            </w:ins>
          </w:p>
        </w:tc>
      </w:tr>
      <w:tr w:rsidR="00FA2D39" w:rsidRPr="00B474F8" w14:paraId="39D3D607" w14:textId="77777777" w:rsidTr="00FA2D39">
        <w:trPr>
          <w:ins w:id="222" w:author="Hoang Duc Thanh-OCC" w:date="2026-04-08T15:38:00Z"/>
        </w:trPr>
        <w:tc>
          <w:tcPr>
            <w:tcW w:w="1701" w:type="dxa"/>
            <w:vAlign w:val="center"/>
          </w:tcPr>
          <w:p w14:paraId="1CAC2308" w14:textId="77777777" w:rsidR="00FA2D39" w:rsidRPr="00B474F8" w:rsidRDefault="00FA2D39" w:rsidP="00FA2D39">
            <w:pPr>
              <w:autoSpaceDE w:val="0"/>
              <w:autoSpaceDN w:val="0"/>
              <w:adjustRightInd w:val="0"/>
              <w:jc w:val="both"/>
              <w:rPr>
                <w:ins w:id="223" w:author="Hoang Duc Thanh-OCC" w:date="2026-04-08T15:38:00Z"/>
                <w:rFonts w:ascii="Arial" w:hAnsi="Arial" w:cs="Arial"/>
                <w:color w:val="000000" w:themeColor="text1"/>
                <w:sz w:val="18"/>
                <w:szCs w:val="18"/>
              </w:rPr>
            </w:pPr>
            <w:ins w:id="224" w:author="Hoang Duc Thanh-OCC" w:date="2026-04-08T15:38:00Z">
              <w:r w:rsidRPr="00B474F8">
                <w:rPr>
                  <w:rFonts w:ascii="Arial" w:hAnsi="Arial" w:cs="Arial"/>
                  <w:color w:val="000000" w:themeColor="text1"/>
                  <w:sz w:val="18"/>
                  <w:szCs w:val="18"/>
                </w:rPr>
                <w:t>Preferred Enroute Alternate Airport</w:t>
              </w:r>
            </w:ins>
          </w:p>
        </w:tc>
        <w:tc>
          <w:tcPr>
            <w:tcW w:w="5883" w:type="dxa"/>
            <w:gridSpan w:val="4"/>
            <w:vAlign w:val="center"/>
          </w:tcPr>
          <w:p w14:paraId="12C8BBA8" w14:textId="77777777" w:rsidR="00FA2D39" w:rsidRPr="00B474F8" w:rsidRDefault="00FA2D39" w:rsidP="00FA2D39">
            <w:pPr>
              <w:autoSpaceDE w:val="0"/>
              <w:autoSpaceDN w:val="0"/>
              <w:adjustRightInd w:val="0"/>
              <w:rPr>
                <w:ins w:id="225" w:author="Hoang Duc Thanh-OCC" w:date="2026-04-08T15:38:00Z"/>
                <w:rFonts w:ascii="Arial" w:hAnsi="Arial" w:cs="Arial"/>
                <w:color w:val="000000" w:themeColor="text1"/>
                <w:sz w:val="18"/>
                <w:szCs w:val="18"/>
              </w:rPr>
            </w:pPr>
            <w:ins w:id="226" w:author="Hoang Duc Thanh-OCC" w:date="2026-04-08T15:38:00Z">
              <w:r>
                <w:rPr>
                  <w:rFonts w:ascii="Arial" w:hAnsi="Arial" w:cs="Arial"/>
                  <w:color w:val="000000" w:themeColor="text1"/>
                  <w:sz w:val="18"/>
                  <w:szCs w:val="18"/>
                </w:rPr>
                <w:t>VLVT, VYYY, VECC, VIDP, VIAR, UZSA, UBBG, LTCE, LROP, LOWW, EDDB</w:t>
              </w:r>
            </w:ins>
          </w:p>
        </w:tc>
      </w:tr>
      <w:tr w:rsidR="00FA2D39" w:rsidRPr="00B474F8" w14:paraId="30831AC8" w14:textId="77777777" w:rsidTr="00FA2D39">
        <w:trPr>
          <w:ins w:id="227" w:author="Hoang Duc Thanh-OCC" w:date="2026-04-08T15:38:00Z"/>
        </w:trPr>
        <w:tc>
          <w:tcPr>
            <w:tcW w:w="1701" w:type="dxa"/>
            <w:vAlign w:val="center"/>
          </w:tcPr>
          <w:p w14:paraId="0EC694A6" w14:textId="77777777" w:rsidR="00FA2D39" w:rsidRPr="00B474F8" w:rsidRDefault="00FA2D39" w:rsidP="00FA2D39">
            <w:pPr>
              <w:autoSpaceDE w:val="0"/>
              <w:autoSpaceDN w:val="0"/>
              <w:adjustRightInd w:val="0"/>
              <w:jc w:val="both"/>
              <w:rPr>
                <w:ins w:id="228" w:author="Hoang Duc Thanh-OCC" w:date="2026-04-08T15:38:00Z"/>
                <w:rFonts w:ascii="Arial" w:hAnsi="Arial" w:cs="Arial"/>
                <w:color w:val="000000" w:themeColor="text1"/>
                <w:sz w:val="18"/>
                <w:szCs w:val="18"/>
              </w:rPr>
            </w:pPr>
            <w:ins w:id="229" w:author="Hoang Duc Thanh-OCC" w:date="2026-04-08T15:38:00Z">
              <w:r w:rsidRPr="00B474F8">
                <w:rPr>
                  <w:rFonts w:ascii="Arial" w:hAnsi="Arial" w:cs="Arial"/>
                  <w:color w:val="000000" w:themeColor="text1"/>
                  <w:sz w:val="18"/>
                  <w:szCs w:val="18"/>
                </w:rPr>
                <w:t>RVSM</w:t>
              </w:r>
            </w:ins>
          </w:p>
        </w:tc>
        <w:tc>
          <w:tcPr>
            <w:tcW w:w="5883" w:type="dxa"/>
            <w:gridSpan w:val="4"/>
          </w:tcPr>
          <w:p w14:paraId="7341706E" w14:textId="77777777" w:rsidR="00FA2D39" w:rsidRPr="00B474F8" w:rsidRDefault="00FA2D39" w:rsidP="00FA2D39">
            <w:pPr>
              <w:autoSpaceDE w:val="0"/>
              <w:autoSpaceDN w:val="0"/>
              <w:adjustRightInd w:val="0"/>
              <w:jc w:val="both"/>
              <w:rPr>
                <w:ins w:id="230" w:author="Hoang Duc Thanh-OCC" w:date="2026-04-08T15:38:00Z"/>
                <w:rFonts w:ascii="Arial" w:hAnsi="Arial" w:cs="Arial"/>
                <w:color w:val="000000" w:themeColor="text1"/>
                <w:sz w:val="18"/>
                <w:szCs w:val="18"/>
              </w:rPr>
            </w:pPr>
            <w:ins w:id="231" w:author="Hoang Duc Thanh-OCC" w:date="2026-04-08T15:38:00Z">
              <w:r w:rsidRPr="00B474F8">
                <w:rPr>
                  <w:rFonts w:ascii="Arial" w:hAnsi="Arial" w:cs="Arial"/>
                  <w:color w:val="000000" w:themeColor="text1"/>
                  <w:sz w:val="18"/>
                  <w:szCs w:val="18"/>
                </w:rPr>
                <w:t>Required</w:t>
              </w:r>
            </w:ins>
          </w:p>
        </w:tc>
      </w:tr>
      <w:tr w:rsidR="00FA2D39" w:rsidRPr="00B474F8" w14:paraId="0DF96596" w14:textId="77777777" w:rsidTr="00FA2D39">
        <w:trPr>
          <w:ins w:id="232" w:author="Hoang Duc Thanh-OCC" w:date="2026-04-08T15:38:00Z"/>
        </w:trPr>
        <w:tc>
          <w:tcPr>
            <w:tcW w:w="1701" w:type="dxa"/>
            <w:vAlign w:val="center"/>
          </w:tcPr>
          <w:p w14:paraId="30A73702" w14:textId="77777777" w:rsidR="00FA2D39" w:rsidRPr="00B474F8" w:rsidRDefault="00FA2D39" w:rsidP="00FA2D39">
            <w:pPr>
              <w:autoSpaceDE w:val="0"/>
              <w:autoSpaceDN w:val="0"/>
              <w:adjustRightInd w:val="0"/>
              <w:jc w:val="both"/>
              <w:rPr>
                <w:ins w:id="233" w:author="Hoang Duc Thanh-OCC" w:date="2026-04-08T15:38:00Z"/>
                <w:rFonts w:ascii="Arial" w:hAnsi="Arial" w:cs="Arial"/>
                <w:color w:val="000000" w:themeColor="text1"/>
                <w:sz w:val="18"/>
                <w:szCs w:val="18"/>
              </w:rPr>
            </w:pPr>
            <w:ins w:id="234" w:author="Hoang Duc Thanh-OCC" w:date="2026-04-08T15:38:00Z">
              <w:r>
                <w:rPr>
                  <w:rFonts w:ascii="Arial" w:hAnsi="Arial" w:cs="Arial"/>
                  <w:color w:val="000000" w:themeColor="text1"/>
                  <w:sz w:val="18"/>
                  <w:szCs w:val="18"/>
                </w:rPr>
                <w:t>EDTO</w:t>
              </w:r>
            </w:ins>
          </w:p>
        </w:tc>
        <w:tc>
          <w:tcPr>
            <w:tcW w:w="5883" w:type="dxa"/>
            <w:gridSpan w:val="4"/>
          </w:tcPr>
          <w:p w14:paraId="19F62517" w14:textId="77777777" w:rsidR="00FA2D39" w:rsidRDefault="00FA2D39" w:rsidP="00FA2D39">
            <w:pPr>
              <w:autoSpaceDE w:val="0"/>
              <w:autoSpaceDN w:val="0"/>
              <w:adjustRightInd w:val="0"/>
              <w:jc w:val="center"/>
              <w:rPr>
                <w:ins w:id="235" w:author="Hoang Duc Thanh-OCC" w:date="2026-04-08T15:38:00Z"/>
                <w:rFonts w:ascii="Arial" w:hAnsi="Arial" w:cs="Arial"/>
                <w:color w:val="000000" w:themeColor="text1"/>
                <w:sz w:val="18"/>
                <w:szCs w:val="18"/>
              </w:rPr>
            </w:pPr>
            <w:ins w:id="236" w:author="Hoang Duc Thanh-OCC" w:date="2026-04-08T15:38:00Z">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ins>
          </w:p>
          <w:p w14:paraId="12F9A346" w14:textId="77777777" w:rsidR="00FA2D39" w:rsidRPr="00B474F8" w:rsidRDefault="00FA2D39" w:rsidP="00FA2D39">
            <w:pPr>
              <w:autoSpaceDE w:val="0"/>
              <w:autoSpaceDN w:val="0"/>
              <w:adjustRightInd w:val="0"/>
              <w:jc w:val="center"/>
              <w:rPr>
                <w:ins w:id="237" w:author="Hoang Duc Thanh-OCC" w:date="2026-04-08T15:38:00Z"/>
                <w:rFonts w:ascii="Arial" w:hAnsi="Arial" w:cs="Arial"/>
                <w:color w:val="000000" w:themeColor="text1"/>
                <w:sz w:val="18"/>
                <w:szCs w:val="18"/>
              </w:rPr>
            </w:pPr>
            <w:ins w:id="238" w:author="Hoang Duc Thanh-OCC" w:date="2026-04-08T15:38:00Z">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ins>
          </w:p>
        </w:tc>
      </w:tr>
      <w:tr w:rsidR="00FA2D39" w:rsidRPr="00B474F8" w14:paraId="1333CCD9" w14:textId="77777777" w:rsidTr="00FA2D39">
        <w:trPr>
          <w:ins w:id="239" w:author="Hoang Duc Thanh-OCC" w:date="2026-04-08T15:38:00Z"/>
        </w:trPr>
        <w:tc>
          <w:tcPr>
            <w:tcW w:w="1701" w:type="dxa"/>
            <w:vAlign w:val="center"/>
          </w:tcPr>
          <w:p w14:paraId="33BAE4F7" w14:textId="77777777" w:rsidR="00FA2D39" w:rsidRPr="00B474F8" w:rsidRDefault="00FA2D39" w:rsidP="00FA2D39">
            <w:pPr>
              <w:autoSpaceDE w:val="0"/>
              <w:autoSpaceDN w:val="0"/>
              <w:adjustRightInd w:val="0"/>
              <w:jc w:val="both"/>
              <w:rPr>
                <w:ins w:id="240" w:author="Hoang Duc Thanh-OCC" w:date="2026-04-08T15:38:00Z"/>
                <w:rFonts w:ascii="Arial" w:hAnsi="Arial" w:cs="Arial"/>
                <w:color w:val="000000" w:themeColor="text1"/>
                <w:sz w:val="18"/>
                <w:szCs w:val="18"/>
              </w:rPr>
            </w:pPr>
            <w:ins w:id="241" w:author="Hoang Duc Thanh-OCC" w:date="2026-04-08T15:38:00Z">
              <w:r>
                <w:rPr>
                  <w:rFonts w:ascii="Arial" w:hAnsi="Arial" w:cs="Arial"/>
                  <w:color w:val="000000" w:themeColor="text1"/>
                  <w:sz w:val="18"/>
                  <w:szCs w:val="18"/>
                </w:rPr>
                <w:t>PBN</w:t>
              </w:r>
            </w:ins>
          </w:p>
        </w:tc>
        <w:tc>
          <w:tcPr>
            <w:tcW w:w="5883" w:type="dxa"/>
            <w:gridSpan w:val="4"/>
          </w:tcPr>
          <w:p w14:paraId="23EE976C" w14:textId="77777777" w:rsidR="00FA2D39" w:rsidRPr="00B474F8" w:rsidRDefault="00FA2D39" w:rsidP="00FA2D39">
            <w:pPr>
              <w:autoSpaceDE w:val="0"/>
              <w:autoSpaceDN w:val="0"/>
              <w:adjustRightInd w:val="0"/>
              <w:jc w:val="both"/>
              <w:rPr>
                <w:ins w:id="242" w:author="Hoang Duc Thanh-OCC" w:date="2026-04-08T15:38:00Z"/>
                <w:rFonts w:ascii="Arial" w:hAnsi="Arial" w:cs="Arial"/>
                <w:color w:val="000000" w:themeColor="text1"/>
                <w:sz w:val="18"/>
                <w:szCs w:val="18"/>
              </w:rPr>
            </w:pPr>
            <w:ins w:id="243" w:author="Hoang Duc Thanh-OCC" w:date="2026-04-08T15:38:00Z">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ins>
          </w:p>
        </w:tc>
      </w:tr>
      <w:tr w:rsidR="00FA2D39" w:rsidRPr="00B474F8" w14:paraId="219F691E" w14:textId="77777777" w:rsidTr="00FA2D39">
        <w:trPr>
          <w:ins w:id="244" w:author="Hoang Duc Thanh-OCC" w:date="2026-04-08T15:38:00Z"/>
        </w:trPr>
        <w:tc>
          <w:tcPr>
            <w:tcW w:w="1701" w:type="dxa"/>
            <w:vAlign w:val="center"/>
          </w:tcPr>
          <w:p w14:paraId="454666AA" w14:textId="77777777" w:rsidR="00FA2D39" w:rsidRDefault="00FA2D39" w:rsidP="00FA2D39">
            <w:pPr>
              <w:autoSpaceDE w:val="0"/>
              <w:autoSpaceDN w:val="0"/>
              <w:adjustRightInd w:val="0"/>
              <w:jc w:val="both"/>
              <w:rPr>
                <w:ins w:id="245" w:author="Hoang Duc Thanh-OCC" w:date="2026-04-08T15:38:00Z"/>
                <w:rFonts w:ascii="Arial" w:hAnsi="Arial" w:cs="Arial"/>
                <w:color w:val="000000" w:themeColor="text1"/>
                <w:sz w:val="18"/>
                <w:szCs w:val="18"/>
              </w:rPr>
            </w:pPr>
            <w:ins w:id="246" w:author="Hoang Duc Thanh-OCC" w:date="2026-04-08T15:38:00Z">
              <w:r>
                <w:rPr>
                  <w:rFonts w:ascii="Arial" w:hAnsi="Arial" w:cs="Arial"/>
                  <w:color w:val="000000" w:themeColor="text1"/>
                  <w:sz w:val="18"/>
                  <w:szCs w:val="18"/>
                </w:rPr>
                <w:t>Datalink</w:t>
              </w:r>
            </w:ins>
          </w:p>
        </w:tc>
        <w:tc>
          <w:tcPr>
            <w:tcW w:w="5883" w:type="dxa"/>
            <w:gridSpan w:val="4"/>
          </w:tcPr>
          <w:p w14:paraId="38DD6CB0" w14:textId="77777777" w:rsidR="00FA2D39" w:rsidRPr="00B474F8" w:rsidRDefault="00FA2D39" w:rsidP="00FA2D39">
            <w:pPr>
              <w:autoSpaceDE w:val="0"/>
              <w:autoSpaceDN w:val="0"/>
              <w:adjustRightInd w:val="0"/>
              <w:jc w:val="both"/>
              <w:rPr>
                <w:ins w:id="247" w:author="Hoang Duc Thanh-OCC" w:date="2026-04-08T15:38:00Z"/>
                <w:rFonts w:ascii="Arial" w:hAnsi="Arial" w:cs="Arial"/>
                <w:color w:val="000000" w:themeColor="text1"/>
                <w:sz w:val="18"/>
                <w:szCs w:val="18"/>
              </w:rPr>
            </w:pPr>
            <w:ins w:id="248" w:author="Hoang Duc Thanh-OCC" w:date="2026-04-08T15:38:00Z">
              <w:r>
                <w:rPr>
                  <w:rFonts w:ascii="Arial" w:hAnsi="Arial" w:cs="Arial"/>
                  <w:color w:val="000000" w:themeColor="text1"/>
                  <w:sz w:val="18"/>
                  <w:szCs w:val="18"/>
                </w:rPr>
                <w:t>CPDLC/ ADS-C, ADS-B</w:t>
              </w:r>
            </w:ins>
          </w:p>
        </w:tc>
      </w:tr>
      <w:tr w:rsidR="00FA2D39" w:rsidRPr="009970B5" w14:paraId="201859E1" w14:textId="77777777" w:rsidTr="00FA2D39">
        <w:trPr>
          <w:ins w:id="249" w:author="Hoang Duc Thanh-OCC" w:date="2026-04-08T15:38:00Z"/>
        </w:trPr>
        <w:tc>
          <w:tcPr>
            <w:tcW w:w="1701" w:type="dxa"/>
            <w:vAlign w:val="center"/>
          </w:tcPr>
          <w:p w14:paraId="7B905AD1" w14:textId="77777777" w:rsidR="00FA2D39" w:rsidRDefault="00FA2D39" w:rsidP="00FA2D39">
            <w:pPr>
              <w:autoSpaceDE w:val="0"/>
              <w:autoSpaceDN w:val="0"/>
              <w:adjustRightInd w:val="0"/>
              <w:jc w:val="both"/>
              <w:rPr>
                <w:ins w:id="250" w:author="Hoang Duc Thanh-OCC" w:date="2026-04-08T15:38:00Z"/>
                <w:rFonts w:ascii="Arial" w:hAnsi="Arial" w:cs="Arial"/>
                <w:color w:val="000000" w:themeColor="text1"/>
                <w:sz w:val="18"/>
                <w:szCs w:val="18"/>
              </w:rPr>
            </w:pPr>
            <w:ins w:id="251" w:author="Hoang Duc Thanh-OCC" w:date="2026-04-08T15:38:00Z">
              <w:r>
                <w:rPr>
                  <w:rFonts w:ascii="Arial" w:hAnsi="Arial" w:cs="Arial"/>
                  <w:color w:val="000000" w:themeColor="text1"/>
                  <w:sz w:val="18"/>
                  <w:szCs w:val="18"/>
                </w:rPr>
                <w:t>Depressurization Procedure</w:t>
              </w:r>
            </w:ins>
          </w:p>
        </w:tc>
        <w:tc>
          <w:tcPr>
            <w:tcW w:w="5883" w:type="dxa"/>
            <w:gridSpan w:val="4"/>
            <w:vAlign w:val="center"/>
          </w:tcPr>
          <w:p w14:paraId="6BF90998" w14:textId="77777777" w:rsidR="00FA2D39" w:rsidRDefault="00FA2D39" w:rsidP="00FA2D39">
            <w:pPr>
              <w:autoSpaceDE w:val="0"/>
              <w:autoSpaceDN w:val="0"/>
              <w:adjustRightInd w:val="0"/>
              <w:jc w:val="center"/>
              <w:rPr>
                <w:ins w:id="252" w:author="Hoang Duc Thanh-OCC" w:date="2026-04-08T15:38:00Z"/>
                <w:rFonts w:ascii="Arial" w:hAnsi="Arial" w:cs="Arial"/>
                <w:color w:val="000000" w:themeColor="text1"/>
                <w:sz w:val="18"/>
                <w:szCs w:val="18"/>
              </w:rPr>
            </w:pPr>
            <w:ins w:id="253" w:author="Hoang Duc Thanh-OCC" w:date="2026-04-08T15:38:00Z">
              <w:r>
                <w:rPr>
                  <w:rFonts w:ascii="Arial" w:hAnsi="Arial" w:cs="Arial"/>
                  <w:color w:val="000000" w:themeColor="text1"/>
                  <w:sz w:val="18"/>
                  <w:szCs w:val="18"/>
                </w:rPr>
                <w:t>YES</w:t>
              </w:r>
            </w:ins>
          </w:p>
          <w:p w14:paraId="4BF20E38" w14:textId="77777777" w:rsidR="00FA2D39" w:rsidRPr="009970B5" w:rsidRDefault="00FA2D39" w:rsidP="00FA2D39">
            <w:pPr>
              <w:autoSpaceDE w:val="0"/>
              <w:autoSpaceDN w:val="0"/>
              <w:adjustRightInd w:val="0"/>
              <w:jc w:val="center"/>
              <w:rPr>
                <w:ins w:id="254" w:author="Hoang Duc Thanh-OCC" w:date="2026-04-08T15:38:00Z"/>
                <w:rFonts w:ascii="Arial" w:hAnsi="Arial" w:cs="Arial"/>
                <w:color w:val="000000" w:themeColor="text1"/>
                <w:sz w:val="18"/>
                <w:szCs w:val="18"/>
              </w:rPr>
            </w:pPr>
            <w:ins w:id="255" w:author="Hoang Duc Thanh-OCC" w:date="2026-04-08T15:38:00Z">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ins>
          </w:p>
        </w:tc>
      </w:tr>
      <w:tr w:rsidR="00FA2D39" w:rsidRPr="00B474F8" w14:paraId="1B2FE21D" w14:textId="77777777" w:rsidTr="00FA2D39">
        <w:trPr>
          <w:ins w:id="256" w:author="Hoang Duc Thanh-OCC" w:date="2026-04-08T15:38:00Z"/>
        </w:trPr>
        <w:tc>
          <w:tcPr>
            <w:tcW w:w="1701" w:type="dxa"/>
            <w:vAlign w:val="center"/>
          </w:tcPr>
          <w:p w14:paraId="613CD6EA" w14:textId="77777777" w:rsidR="00FA2D39" w:rsidRPr="00B474F8" w:rsidRDefault="00FA2D39" w:rsidP="00FA2D39">
            <w:pPr>
              <w:autoSpaceDE w:val="0"/>
              <w:autoSpaceDN w:val="0"/>
              <w:adjustRightInd w:val="0"/>
              <w:jc w:val="both"/>
              <w:rPr>
                <w:ins w:id="257" w:author="Hoang Duc Thanh-OCC" w:date="2026-04-08T15:38:00Z"/>
                <w:rFonts w:ascii="Arial" w:hAnsi="Arial" w:cs="Arial"/>
                <w:color w:val="000000" w:themeColor="text1"/>
                <w:sz w:val="18"/>
                <w:szCs w:val="18"/>
              </w:rPr>
            </w:pPr>
            <w:ins w:id="258" w:author="Hoang Duc Thanh-OCC" w:date="2026-04-08T15:38:00Z">
              <w:r w:rsidRPr="00B474F8">
                <w:rPr>
                  <w:rFonts w:ascii="Arial" w:hAnsi="Arial" w:cs="Arial"/>
                  <w:color w:val="000000" w:themeColor="text1"/>
                  <w:sz w:val="18"/>
                  <w:szCs w:val="18"/>
                </w:rPr>
                <w:t>Flight level</w:t>
              </w:r>
            </w:ins>
          </w:p>
        </w:tc>
        <w:tc>
          <w:tcPr>
            <w:tcW w:w="5883" w:type="dxa"/>
            <w:gridSpan w:val="4"/>
          </w:tcPr>
          <w:p w14:paraId="760DC877" w14:textId="77777777" w:rsidR="00FA2D39" w:rsidRPr="00B474F8" w:rsidRDefault="00FA2D39" w:rsidP="00FA2D39">
            <w:pPr>
              <w:autoSpaceDE w:val="0"/>
              <w:autoSpaceDN w:val="0"/>
              <w:adjustRightInd w:val="0"/>
              <w:jc w:val="both"/>
              <w:rPr>
                <w:ins w:id="259" w:author="Hoang Duc Thanh-OCC" w:date="2026-04-08T15:38:00Z"/>
                <w:rFonts w:ascii="Arial" w:hAnsi="Arial" w:cs="Arial"/>
                <w:color w:val="000000" w:themeColor="text1"/>
                <w:sz w:val="18"/>
                <w:szCs w:val="18"/>
              </w:rPr>
            </w:pPr>
            <w:ins w:id="260" w:author="Hoang Duc Thanh-OCC" w:date="2026-04-08T15:38:00Z">
              <w:r w:rsidRPr="00B474F8">
                <w:rPr>
                  <w:rFonts w:ascii="Arial" w:hAnsi="Arial" w:cs="Arial"/>
                  <w:color w:val="000000" w:themeColor="text1"/>
                  <w:sz w:val="18"/>
                  <w:szCs w:val="18"/>
                </w:rPr>
                <w:t>MIN – MAX: GND – FL410</w:t>
              </w:r>
            </w:ins>
          </w:p>
          <w:p w14:paraId="09D067EF" w14:textId="77777777" w:rsidR="00FA2D39" w:rsidRPr="00B474F8" w:rsidRDefault="00FA2D39" w:rsidP="00FA2D39">
            <w:pPr>
              <w:autoSpaceDE w:val="0"/>
              <w:autoSpaceDN w:val="0"/>
              <w:adjustRightInd w:val="0"/>
              <w:jc w:val="both"/>
              <w:rPr>
                <w:ins w:id="261" w:author="Hoang Duc Thanh-OCC" w:date="2026-04-08T15:38:00Z"/>
                <w:rFonts w:ascii="Arial" w:hAnsi="Arial" w:cs="Arial"/>
                <w:color w:val="000000" w:themeColor="text1"/>
                <w:sz w:val="18"/>
                <w:szCs w:val="18"/>
              </w:rPr>
            </w:pPr>
            <w:ins w:id="262" w:author="Hoang Duc Thanh-OCC" w:date="2026-04-08T15:38: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p>
        </w:tc>
      </w:tr>
      <w:tr w:rsidR="00FA2D39" w:rsidRPr="00B474F8" w14:paraId="6510EC6A" w14:textId="77777777" w:rsidTr="00FA2D39">
        <w:trPr>
          <w:ins w:id="263" w:author="Hoang Duc Thanh-OCC" w:date="2026-04-08T15:38:00Z"/>
        </w:trPr>
        <w:tc>
          <w:tcPr>
            <w:tcW w:w="1701" w:type="dxa"/>
            <w:vAlign w:val="center"/>
          </w:tcPr>
          <w:p w14:paraId="17024569" w14:textId="77777777" w:rsidR="00FA2D39" w:rsidRPr="00B474F8" w:rsidRDefault="00FA2D39" w:rsidP="00FA2D39">
            <w:pPr>
              <w:autoSpaceDE w:val="0"/>
              <w:autoSpaceDN w:val="0"/>
              <w:adjustRightInd w:val="0"/>
              <w:jc w:val="both"/>
              <w:rPr>
                <w:ins w:id="264" w:author="Hoang Duc Thanh-OCC" w:date="2026-04-08T15:38:00Z"/>
                <w:rFonts w:ascii="Arial" w:hAnsi="Arial" w:cs="Arial"/>
                <w:color w:val="000000" w:themeColor="text1"/>
                <w:sz w:val="18"/>
                <w:szCs w:val="18"/>
              </w:rPr>
            </w:pPr>
            <w:ins w:id="265" w:author="Hoang Duc Thanh-OCC" w:date="2026-04-08T15:38:00Z">
              <w:r w:rsidRPr="00B474F8">
                <w:rPr>
                  <w:rFonts w:ascii="Arial" w:hAnsi="Arial" w:cs="Arial"/>
                  <w:color w:val="000000" w:themeColor="text1"/>
                  <w:sz w:val="18"/>
                  <w:szCs w:val="18"/>
                </w:rPr>
                <w:t>Restriction</w:t>
              </w:r>
            </w:ins>
          </w:p>
        </w:tc>
        <w:tc>
          <w:tcPr>
            <w:tcW w:w="5883" w:type="dxa"/>
            <w:gridSpan w:val="4"/>
          </w:tcPr>
          <w:p w14:paraId="4D2D7C93" w14:textId="77777777" w:rsidR="00FA2D39" w:rsidRPr="00B474F8" w:rsidRDefault="00FA2D39" w:rsidP="00FA2D39">
            <w:pPr>
              <w:autoSpaceDE w:val="0"/>
              <w:autoSpaceDN w:val="0"/>
              <w:adjustRightInd w:val="0"/>
              <w:jc w:val="both"/>
              <w:rPr>
                <w:ins w:id="266" w:author="Hoang Duc Thanh-OCC" w:date="2026-04-08T15:38:00Z"/>
                <w:rFonts w:ascii="Arial" w:hAnsi="Arial" w:cs="Arial"/>
                <w:color w:val="000000" w:themeColor="text1"/>
                <w:sz w:val="18"/>
                <w:szCs w:val="18"/>
              </w:rPr>
            </w:pPr>
            <w:ins w:id="267" w:author="Hoang Duc Thanh-OCC" w:date="2026-04-08T15:38:00Z">
              <w:r>
                <w:rPr>
                  <w:rFonts w:ascii="Arial" w:hAnsi="Arial" w:cs="Arial"/>
                  <w:color w:val="000000" w:themeColor="text1"/>
                  <w:sz w:val="18"/>
                  <w:szCs w:val="18"/>
                </w:rPr>
                <w:t>Airway M890: Flights shall flight plan at and above FL300</w:t>
              </w:r>
            </w:ins>
          </w:p>
        </w:tc>
      </w:tr>
      <w:tr w:rsidR="001169AC" w:rsidRPr="00B474F8" w:rsidDel="00FA2D39" w14:paraId="2023F0A7" w14:textId="783450F4" w:rsidTr="004E5DBA">
        <w:trPr>
          <w:trHeight w:val="333"/>
          <w:del w:id="268" w:author="Hoang Duc Thanh-OCC" w:date="2026-04-08T15:38:00Z"/>
        </w:trPr>
        <w:tc>
          <w:tcPr>
            <w:tcW w:w="7584" w:type="dxa"/>
            <w:gridSpan w:val="5"/>
            <w:shd w:val="clear" w:color="auto" w:fill="2E74B5" w:themeFill="accent5" w:themeFillShade="BF"/>
          </w:tcPr>
          <w:p w14:paraId="2AB295A7" w14:textId="17216BE1" w:rsidR="001169AC" w:rsidRPr="00B474F8" w:rsidDel="00FA2D39" w:rsidRDefault="001169AC">
            <w:pPr>
              <w:pStyle w:val="ListParagraph"/>
              <w:numPr>
                <w:ilvl w:val="0"/>
                <w:numId w:val="3"/>
              </w:numPr>
              <w:autoSpaceDE w:val="0"/>
              <w:autoSpaceDN w:val="0"/>
              <w:adjustRightInd w:val="0"/>
              <w:jc w:val="both"/>
              <w:rPr>
                <w:del w:id="269" w:author="Hoang Duc Thanh-OCC" w:date="2026-04-08T15:38:00Z"/>
                <w:rFonts w:ascii="Arial" w:hAnsi="Arial" w:cs="Arial"/>
                <w:b/>
                <w:color w:val="000000" w:themeColor="text1"/>
                <w:sz w:val="18"/>
                <w:szCs w:val="18"/>
              </w:rPr>
              <w:pPrChange w:id="270" w:author="Hoang Duc Thanh-OCC" w:date="2026-04-08T15:39:00Z">
                <w:pPr>
                  <w:pStyle w:val="ListParagraph"/>
                  <w:numPr>
                    <w:numId w:val="44"/>
                  </w:numPr>
                  <w:autoSpaceDE w:val="0"/>
                  <w:autoSpaceDN w:val="0"/>
                  <w:adjustRightInd w:val="0"/>
                  <w:ind w:hanging="360"/>
                  <w:jc w:val="both"/>
                </w:pPr>
              </w:pPrChange>
            </w:pPr>
            <w:del w:id="271" w:author="Hoang Duc Thanh-OCC" w:date="2026-04-08T15:38:00Z">
              <w:r w:rsidRPr="00B474F8" w:rsidDel="00FA2D39">
                <w:rPr>
                  <w:rFonts w:ascii="Arial" w:hAnsi="Arial" w:cs="Arial"/>
                  <w:b/>
                  <w:color w:val="FFFFFF" w:themeColor="background1"/>
                  <w:sz w:val="18"/>
                  <w:szCs w:val="18"/>
                </w:rPr>
                <w:delText xml:space="preserve">SGN – </w:delText>
              </w:r>
              <w:r w:rsidDel="00FA2D39">
                <w:rPr>
                  <w:rFonts w:ascii="Arial" w:hAnsi="Arial" w:cs="Arial"/>
                  <w:b/>
                  <w:color w:val="FFFFFF" w:themeColor="background1"/>
                  <w:sz w:val="18"/>
                  <w:szCs w:val="18"/>
                </w:rPr>
                <w:delText>CPH</w:delText>
              </w:r>
              <w:r w:rsidRPr="00B474F8" w:rsidDel="00FA2D39">
                <w:rPr>
                  <w:rFonts w:ascii="Arial" w:hAnsi="Arial" w:cs="Arial"/>
                  <w:b/>
                  <w:color w:val="FFFFFF" w:themeColor="background1"/>
                  <w:sz w:val="18"/>
                  <w:szCs w:val="18"/>
                </w:rPr>
                <w:delText xml:space="preserve"> – SGN </w:delText>
              </w:r>
            </w:del>
          </w:p>
        </w:tc>
      </w:tr>
      <w:tr w:rsidR="001169AC" w:rsidRPr="00B474F8" w:rsidDel="00FA2D39" w14:paraId="43DDEB30" w14:textId="263AF3B0" w:rsidTr="004E5DBA">
        <w:trPr>
          <w:del w:id="272" w:author="Hoang Duc Thanh-OCC" w:date="2026-04-08T15:38:00Z"/>
        </w:trPr>
        <w:tc>
          <w:tcPr>
            <w:tcW w:w="1701" w:type="dxa"/>
            <w:vMerge w:val="restart"/>
            <w:vAlign w:val="center"/>
          </w:tcPr>
          <w:p w14:paraId="1DD3E700" w14:textId="0A12A604" w:rsidR="001169AC" w:rsidRPr="00B474F8" w:rsidDel="00FA2D39" w:rsidRDefault="001169AC">
            <w:pPr>
              <w:numPr>
                <w:ilvl w:val="0"/>
                <w:numId w:val="3"/>
              </w:numPr>
              <w:autoSpaceDE w:val="0"/>
              <w:autoSpaceDN w:val="0"/>
              <w:adjustRightInd w:val="0"/>
              <w:jc w:val="both"/>
              <w:rPr>
                <w:del w:id="273" w:author="Hoang Duc Thanh-OCC" w:date="2026-04-08T15:38:00Z"/>
                <w:rFonts w:ascii="Arial" w:hAnsi="Arial" w:cs="Arial"/>
                <w:color w:val="000000" w:themeColor="text1"/>
                <w:sz w:val="18"/>
                <w:szCs w:val="18"/>
              </w:rPr>
              <w:pPrChange w:id="274" w:author="Hoang Duc Thanh-OCC" w:date="2026-04-08T15:39:00Z">
                <w:pPr>
                  <w:autoSpaceDE w:val="0"/>
                  <w:autoSpaceDN w:val="0"/>
                  <w:adjustRightInd w:val="0"/>
                  <w:jc w:val="both"/>
                </w:pPr>
              </w:pPrChange>
            </w:pPr>
          </w:p>
        </w:tc>
        <w:tc>
          <w:tcPr>
            <w:tcW w:w="850" w:type="dxa"/>
          </w:tcPr>
          <w:p w14:paraId="6551A48B" w14:textId="0877A739" w:rsidR="001169AC" w:rsidRPr="00B474F8" w:rsidDel="00FA2D39" w:rsidRDefault="001169AC">
            <w:pPr>
              <w:numPr>
                <w:ilvl w:val="0"/>
                <w:numId w:val="3"/>
              </w:numPr>
              <w:autoSpaceDE w:val="0"/>
              <w:autoSpaceDN w:val="0"/>
              <w:adjustRightInd w:val="0"/>
              <w:jc w:val="center"/>
              <w:rPr>
                <w:del w:id="275" w:author="Hoang Duc Thanh-OCC" w:date="2026-04-08T15:38:00Z"/>
                <w:rFonts w:ascii="Arial" w:hAnsi="Arial" w:cs="Arial"/>
                <w:color w:val="000000" w:themeColor="text1"/>
                <w:sz w:val="18"/>
                <w:szCs w:val="18"/>
              </w:rPr>
              <w:pPrChange w:id="276" w:author="Hoang Duc Thanh-OCC" w:date="2026-04-08T15:39:00Z">
                <w:pPr>
                  <w:autoSpaceDE w:val="0"/>
                  <w:autoSpaceDN w:val="0"/>
                  <w:adjustRightInd w:val="0"/>
                  <w:jc w:val="center"/>
                </w:pPr>
              </w:pPrChange>
            </w:pPr>
            <w:del w:id="277" w:author="Hoang Duc Thanh-OCC" w:date="2026-04-08T15:38:00Z">
              <w:r w:rsidRPr="00B474F8" w:rsidDel="00FA2D39">
                <w:rPr>
                  <w:rFonts w:ascii="Arial" w:hAnsi="Arial" w:cs="Arial"/>
                  <w:color w:val="000000" w:themeColor="text1"/>
                  <w:sz w:val="18"/>
                  <w:szCs w:val="18"/>
                </w:rPr>
                <w:delText>VVTS</w:delText>
              </w:r>
            </w:del>
          </w:p>
        </w:tc>
        <w:tc>
          <w:tcPr>
            <w:tcW w:w="851" w:type="dxa"/>
          </w:tcPr>
          <w:p w14:paraId="08225585" w14:textId="2BCCBDD0" w:rsidR="001169AC" w:rsidRPr="00B474F8" w:rsidDel="00FA2D39" w:rsidRDefault="001169AC">
            <w:pPr>
              <w:numPr>
                <w:ilvl w:val="0"/>
                <w:numId w:val="3"/>
              </w:numPr>
              <w:autoSpaceDE w:val="0"/>
              <w:autoSpaceDN w:val="0"/>
              <w:adjustRightInd w:val="0"/>
              <w:jc w:val="center"/>
              <w:rPr>
                <w:del w:id="278" w:author="Hoang Duc Thanh-OCC" w:date="2026-04-08T15:38:00Z"/>
                <w:rFonts w:ascii="Arial" w:hAnsi="Arial" w:cs="Arial"/>
                <w:color w:val="000000" w:themeColor="text1"/>
                <w:sz w:val="18"/>
                <w:szCs w:val="18"/>
              </w:rPr>
              <w:pPrChange w:id="279" w:author="Hoang Duc Thanh-OCC" w:date="2026-04-08T15:39:00Z">
                <w:pPr>
                  <w:autoSpaceDE w:val="0"/>
                  <w:autoSpaceDN w:val="0"/>
                  <w:adjustRightInd w:val="0"/>
                  <w:jc w:val="center"/>
                </w:pPr>
              </w:pPrChange>
            </w:pPr>
            <w:del w:id="280" w:author="Hoang Duc Thanh-OCC" w:date="2026-04-08T15:38:00Z">
              <w:r w:rsidDel="00FA2D39">
                <w:rPr>
                  <w:rFonts w:ascii="Arial" w:hAnsi="Arial" w:cs="Arial"/>
                  <w:color w:val="000000" w:themeColor="text1"/>
                  <w:sz w:val="18"/>
                  <w:szCs w:val="18"/>
                </w:rPr>
                <w:delText>EKCH</w:delText>
              </w:r>
            </w:del>
          </w:p>
        </w:tc>
        <w:tc>
          <w:tcPr>
            <w:tcW w:w="1701" w:type="dxa"/>
          </w:tcPr>
          <w:p w14:paraId="28378DCF" w14:textId="156A71E4" w:rsidR="001169AC" w:rsidRPr="00B474F8" w:rsidDel="00FA2D39" w:rsidRDefault="001169AC">
            <w:pPr>
              <w:numPr>
                <w:ilvl w:val="0"/>
                <w:numId w:val="3"/>
              </w:numPr>
              <w:autoSpaceDE w:val="0"/>
              <w:autoSpaceDN w:val="0"/>
              <w:adjustRightInd w:val="0"/>
              <w:jc w:val="center"/>
              <w:rPr>
                <w:del w:id="281" w:author="Hoang Duc Thanh-OCC" w:date="2026-04-08T15:38:00Z"/>
                <w:rFonts w:ascii="Arial" w:hAnsi="Arial" w:cs="Arial"/>
                <w:color w:val="000000" w:themeColor="text1"/>
                <w:sz w:val="18"/>
                <w:szCs w:val="18"/>
              </w:rPr>
              <w:pPrChange w:id="282" w:author="Hoang Duc Thanh-OCC" w:date="2026-04-08T15:39:00Z">
                <w:pPr>
                  <w:autoSpaceDE w:val="0"/>
                  <w:autoSpaceDN w:val="0"/>
                  <w:adjustRightInd w:val="0"/>
                  <w:jc w:val="center"/>
                </w:pPr>
              </w:pPrChange>
            </w:pPr>
            <w:del w:id="283" w:author="Hoang Duc Thanh-OCC" w:date="2026-04-08T15:38:00Z">
              <w:r w:rsidRPr="00B474F8" w:rsidDel="00FA2D39">
                <w:rPr>
                  <w:rFonts w:ascii="Arial" w:hAnsi="Arial" w:cs="Arial"/>
                  <w:color w:val="000000" w:themeColor="text1"/>
                  <w:sz w:val="18"/>
                  <w:szCs w:val="18"/>
                </w:rPr>
                <w:delText>SGN</w:delText>
              </w:r>
              <w:r w:rsidDel="00FA2D39">
                <w:rPr>
                  <w:rFonts w:ascii="Arial" w:hAnsi="Arial" w:cs="Arial"/>
                  <w:color w:val="000000" w:themeColor="text1"/>
                  <w:sz w:val="18"/>
                  <w:szCs w:val="18"/>
                </w:rPr>
                <w:delText>CPHL750</w:delText>
              </w:r>
            </w:del>
          </w:p>
        </w:tc>
        <w:tc>
          <w:tcPr>
            <w:tcW w:w="2481" w:type="dxa"/>
          </w:tcPr>
          <w:p w14:paraId="76480467" w14:textId="2F9FF306" w:rsidR="001169AC" w:rsidRPr="00B474F8" w:rsidDel="00FA2D39" w:rsidRDefault="001169AC">
            <w:pPr>
              <w:numPr>
                <w:ilvl w:val="0"/>
                <w:numId w:val="3"/>
              </w:numPr>
              <w:autoSpaceDE w:val="0"/>
              <w:autoSpaceDN w:val="0"/>
              <w:adjustRightInd w:val="0"/>
              <w:jc w:val="both"/>
              <w:rPr>
                <w:del w:id="284" w:author="Hoang Duc Thanh-OCC" w:date="2026-04-08T15:38:00Z"/>
                <w:rFonts w:ascii="Arial" w:hAnsi="Arial" w:cs="Arial"/>
                <w:color w:val="000000" w:themeColor="text1"/>
                <w:sz w:val="18"/>
                <w:szCs w:val="18"/>
              </w:rPr>
              <w:pPrChange w:id="285" w:author="Hoang Duc Thanh-OCC" w:date="2026-04-08T15:39:00Z">
                <w:pPr>
                  <w:autoSpaceDE w:val="0"/>
                  <w:autoSpaceDN w:val="0"/>
                  <w:adjustRightInd w:val="0"/>
                  <w:jc w:val="both"/>
                </w:pPr>
              </w:pPrChange>
            </w:pPr>
            <w:del w:id="286" w:author="Hoang Duc Thanh-OCC" w:date="2026-04-08T15:38:00Z">
              <w:r w:rsidRPr="00B474F8" w:rsidDel="00FA2D39">
                <w:rPr>
                  <w:rFonts w:ascii="Arial" w:hAnsi="Arial" w:cs="Arial"/>
                  <w:color w:val="000000" w:themeColor="text1"/>
                  <w:sz w:val="18"/>
                  <w:szCs w:val="18"/>
                </w:rPr>
                <w:delText>EDDF, EDDS, LFPG</w:delText>
              </w:r>
            </w:del>
          </w:p>
        </w:tc>
      </w:tr>
      <w:tr w:rsidR="001169AC" w:rsidRPr="00B474F8" w:rsidDel="00FA2D39" w14:paraId="1A3A4260" w14:textId="6F946733" w:rsidTr="004E5DBA">
        <w:trPr>
          <w:del w:id="287" w:author="Hoang Duc Thanh-OCC" w:date="2026-04-08T15:38:00Z"/>
        </w:trPr>
        <w:tc>
          <w:tcPr>
            <w:tcW w:w="1701" w:type="dxa"/>
            <w:vMerge/>
            <w:vAlign w:val="center"/>
          </w:tcPr>
          <w:p w14:paraId="33946F5F" w14:textId="3EA37DDB" w:rsidR="001169AC" w:rsidRPr="00B474F8" w:rsidDel="00FA2D39" w:rsidRDefault="001169AC">
            <w:pPr>
              <w:numPr>
                <w:ilvl w:val="0"/>
                <w:numId w:val="3"/>
              </w:numPr>
              <w:autoSpaceDE w:val="0"/>
              <w:autoSpaceDN w:val="0"/>
              <w:adjustRightInd w:val="0"/>
              <w:jc w:val="both"/>
              <w:rPr>
                <w:del w:id="288" w:author="Hoang Duc Thanh-OCC" w:date="2026-04-08T15:38:00Z"/>
                <w:rFonts w:ascii="Arial" w:hAnsi="Arial" w:cs="Arial"/>
                <w:color w:val="000000" w:themeColor="text1"/>
                <w:sz w:val="18"/>
                <w:szCs w:val="18"/>
              </w:rPr>
              <w:pPrChange w:id="289" w:author="Hoang Duc Thanh-OCC" w:date="2026-04-08T15:39:00Z">
                <w:pPr>
                  <w:autoSpaceDE w:val="0"/>
                  <w:autoSpaceDN w:val="0"/>
                  <w:adjustRightInd w:val="0"/>
                  <w:jc w:val="both"/>
                </w:pPr>
              </w:pPrChange>
            </w:pPr>
          </w:p>
        </w:tc>
        <w:tc>
          <w:tcPr>
            <w:tcW w:w="850" w:type="dxa"/>
          </w:tcPr>
          <w:p w14:paraId="60816EAB" w14:textId="65067262" w:rsidR="001169AC" w:rsidRPr="00B474F8" w:rsidDel="00FA2D39" w:rsidRDefault="001169AC">
            <w:pPr>
              <w:numPr>
                <w:ilvl w:val="0"/>
                <w:numId w:val="3"/>
              </w:numPr>
              <w:autoSpaceDE w:val="0"/>
              <w:autoSpaceDN w:val="0"/>
              <w:adjustRightInd w:val="0"/>
              <w:jc w:val="center"/>
              <w:rPr>
                <w:del w:id="290" w:author="Hoang Duc Thanh-OCC" w:date="2026-04-08T15:38:00Z"/>
                <w:rFonts w:ascii="Arial" w:hAnsi="Arial" w:cs="Arial"/>
                <w:color w:val="000000" w:themeColor="text1"/>
                <w:sz w:val="18"/>
                <w:szCs w:val="18"/>
              </w:rPr>
              <w:pPrChange w:id="291" w:author="Hoang Duc Thanh-OCC" w:date="2026-04-08T15:39:00Z">
                <w:pPr>
                  <w:autoSpaceDE w:val="0"/>
                  <w:autoSpaceDN w:val="0"/>
                  <w:adjustRightInd w:val="0"/>
                  <w:jc w:val="center"/>
                </w:pPr>
              </w:pPrChange>
            </w:pPr>
            <w:del w:id="292" w:author="Hoang Duc Thanh-OCC" w:date="2026-04-08T15:38:00Z">
              <w:r w:rsidDel="00FA2D39">
                <w:rPr>
                  <w:rFonts w:ascii="Arial" w:hAnsi="Arial" w:cs="Arial"/>
                  <w:color w:val="000000" w:themeColor="text1"/>
                  <w:sz w:val="18"/>
                  <w:szCs w:val="18"/>
                </w:rPr>
                <w:delText>EKCH</w:delText>
              </w:r>
            </w:del>
          </w:p>
        </w:tc>
        <w:tc>
          <w:tcPr>
            <w:tcW w:w="851" w:type="dxa"/>
          </w:tcPr>
          <w:p w14:paraId="607F8A2F" w14:textId="2E7FB2C6" w:rsidR="001169AC" w:rsidRPr="00B474F8" w:rsidDel="00FA2D39" w:rsidRDefault="001169AC">
            <w:pPr>
              <w:numPr>
                <w:ilvl w:val="0"/>
                <w:numId w:val="3"/>
              </w:numPr>
              <w:autoSpaceDE w:val="0"/>
              <w:autoSpaceDN w:val="0"/>
              <w:adjustRightInd w:val="0"/>
              <w:jc w:val="center"/>
              <w:rPr>
                <w:del w:id="293" w:author="Hoang Duc Thanh-OCC" w:date="2026-04-08T15:38:00Z"/>
                <w:rFonts w:ascii="Arial" w:hAnsi="Arial" w:cs="Arial"/>
                <w:color w:val="000000" w:themeColor="text1"/>
                <w:sz w:val="18"/>
                <w:szCs w:val="18"/>
              </w:rPr>
              <w:pPrChange w:id="294" w:author="Hoang Duc Thanh-OCC" w:date="2026-04-08T15:39:00Z">
                <w:pPr>
                  <w:autoSpaceDE w:val="0"/>
                  <w:autoSpaceDN w:val="0"/>
                  <w:adjustRightInd w:val="0"/>
                  <w:jc w:val="center"/>
                </w:pPr>
              </w:pPrChange>
            </w:pPr>
            <w:del w:id="295" w:author="Hoang Duc Thanh-OCC" w:date="2026-04-08T15:38:00Z">
              <w:r w:rsidDel="00FA2D39">
                <w:rPr>
                  <w:rFonts w:ascii="Arial" w:hAnsi="Arial" w:cs="Arial"/>
                  <w:color w:val="000000" w:themeColor="text1"/>
                  <w:sz w:val="18"/>
                  <w:szCs w:val="18"/>
                </w:rPr>
                <w:delText>VVTS</w:delText>
              </w:r>
            </w:del>
          </w:p>
        </w:tc>
        <w:tc>
          <w:tcPr>
            <w:tcW w:w="1701" w:type="dxa"/>
          </w:tcPr>
          <w:p w14:paraId="17E514C7" w14:textId="5DA605A7" w:rsidR="001169AC" w:rsidRPr="00B474F8" w:rsidDel="00FA2D39" w:rsidRDefault="001169AC">
            <w:pPr>
              <w:numPr>
                <w:ilvl w:val="0"/>
                <w:numId w:val="3"/>
              </w:numPr>
              <w:autoSpaceDE w:val="0"/>
              <w:autoSpaceDN w:val="0"/>
              <w:adjustRightInd w:val="0"/>
              <w:jc w:val="center"/>
              <w:rPr>
                <w:del w:id="296" w:author="Hoang Duc Thanh-OCC" w:date="2026-04-08T15:38:00Z"/>
                <w:rFonts w:ascii="Arial" w:hAnsi="Arial" w:cs="Arial"/>
                <w:color w:val="000000" w:themeColor="text1"/>
                <w:sz w:val="18"/>
                <w:szCs w:val="18"/>
              </w:rPr>
              <w:pPrChange w:id="297" w:author="Hoang Duc Thanh-OCC" w:date="2026-04-08T15:39:00Z">
                <w:pPr>
                  <w:autoSpaceDE w:val="0"/>
                  <w:autoSpaceDN w:val="0"/>
                  <w:adjustRightInd w:val="0"/>
                  <w:jc w:val="center"/>
                </w:pPr>
              </w:pPrChange>
            </w:pPr>
            <w:del w:id="298" w:author="Hoang Duc Thanh-OCC" w:date="2026-04-08T15:38:00Z">
              <w:r w:rsidDel="00FA2D39">
                <w:rPr>
                  <w:rFonts w:ascii="Arial" w:hAnsi="Arial" w:cs="Arial"/>
                  <w:color w:val="000000" w:themeColor="text1"/>
                  <w:sz w:val="18"/>
                  <w:szCs w:val="18"/>
                </w:rPr>
                <w:delText>CPHSGNL750</w:delText>
              </w:r>
            </w:del>
          </w:p>
        </w:tc>
        <w:tc>
          <w:tcPr>
            <w:tcW w:w="2481" w:type="dxa"/>
          </w:tcPr>
          <w:p w14:paraId="4A5AD8C1" w14:textId="4533CEE1" w:rsidR="001169AC" w:rsidRPr="00B474F8" w:rsidDel="00FA2D39" w:rsidRDefault="001169AC">
            <w:pPr>
              <w:numPr>
                <w:ilvl w:val="0"/>
                <w:numId w:val="3"/>
              </w:numPr>
              <w:autoSpaceDE w:val="0"/>
              <w:autoSpaceDN w:val="0"/>
              <w:adjustRightInd w:val="0"/>
              <w:jc w:val="both"/>
              <w:rPr>
                <w:del w:id="299" w:author="Hoang Duc Thanh-OCC" w:date="2026-04-08T15:38:00Z"/>
                <w:rFonts w:ascii="Arial" w:hAnsi="Arial" w:cs="Arial"/>
                <w:color w:val="000000" w:themeColor="text1"/>
                <w:sz w:val="18"/>
                <w:szCs w:val="18"/>
              </w:rPr>
              <w:pPrChange w:id="300" w:author="Hoang Duc Thanh-OCC" w:date="2026-04-08T15:39:00Z">
                <w:pPr>
                  <w:autoSpaceDE w:val="0"/>
                  <w:autoSpaceDN w:val="0"/>
                  <w:adjustRightInd w:val="0"/>
                  <w:jc w:val="both"/>
                </w:pPr>
              </w:pPrChange>
            </w:pPr>
            <w:del w:id="301" w:author="Hoang Duc Thanh-OCC" w:date="2026-04-08T15:38:00Z">
              <w:r w:rsidRPr="00B474F8" w:rsidDel="00FA2D39">
                <w:rPr>
                  <w:rFonts w:ascii="Arial" w:hAnsi="Arial" w:cs="Arial"/>
                  <w:color w:val="000000" w:themeColor="text1"/>
                  <w:sz w:val="18"/>
                  <w:szCs w:val="18"/>
                </w:rPr>
                <w:delText>VVCT, VVCR</w:delText>
              </w:r>
            </w:del>
          </w:p>
        </w:tc>
      </w:tr>
      <w:tr w:rsidR="001169AC" w:rsidRPr="00B474F8" w:rsidDel="00FA2D39" w14:paraId="1C698D55" w14:textId="39B58AB1" w:rsidTr="004E5DBA">
        <w:trPr>
          <w:del w:id="302" w:author="Hoang Duc Thanh-OCC" w:date="2026-04-08T15:38:00Z"/>
        </w:trPr>
        <w:tc>
          <w:tcPr>
            <w:tcW w:w="1701" w:type="dxa"/>
            <w:vAlign w:val="center"/>
          </w:tcPr>
          <w:p w14:paraId="481123AF" w14:textId="05DE12B4" w:rsidR="001169AC" w:rsidRPr="00B474F8" w:rsidDel="00FA2D39" w:rsidRDefault="001169AC">
            <w:pPr>
              <w:numPr>
                <w:ilvl w:val="0"/>
                <w:numId w:val="3"/>
              </w:numPr>
              <w:autoSpaceDE w:val="0"/>
              <w:autoSpaceDN w:val="0"/>
              <w:adjustRightInd w:val="0"/>
              <w:jc w:val="both"/>
              <w:rPr>
                <w:del w:id="303" w:author="Hoang Duc Thanh-OCC" w:date="2026-04-08T15:38:00Z"/>
                <w:rFonts w:ascii="Arial" w:hAnsi="Arial" w:cs="Arial"/>
                <w:color w:val="000000" w:themeColor="text1"/>
                <w:sz w:val="18"/>
                <w:szCs w:val="18"/>
              </w:rPr>
              <w:pPrChange w:id="304" w:author="Hoang Duc Thanh-OCC" w:date="2026-04-08T15:39:00Z">
                <w:pPr>
                  <w:autoSpaceDE w:val="0"/>
                  <w:autoSpaceDN w:val="0"/>
                  <w:adjustRightInd w:val="0"/>
                  <w:jc w:val="both"/>
                </w:pPr>
              </w:pPrChange>
            </w:pPr>
            <w:del w:id="305" w:author="Hoang Duc Thanh-OCC" w:date="2026-04-08T15:38:00Z">
              <w:r w:rsidDel="00FA2D39">
                <w:rPr>
                  <w:rFonts w:ascii="Arial" w:hAnsi="Arial" w:cs="Arial"/>
                  <w:color w:val="000000" w:themeColor="text1"/>
                  <w:sz w:val="18"/>
                  <w:szCs w:val="18"/>
                </w:rPr>
                <w:delText>Area Operation</w:delText>
              </w:r>
            </w:del>
          </w:p>
        </w:tc>
        <w:tc>
          <w:tcPr>
            <w:tcW w:w="5883" w:type="dxa"/>
            <w:gridSpan w:val="4"/>
          </w:tcPr>
          <w:p w14:paraId="5492BD00" w14:textId="57CB9F92" w:rsidR="001169AC" w:rsidRPr="00B474F8" w:rsidDel="00FA2D39" w:rsidRDefault="001169AC">
            <w:pPr>
              <w:numPr>
                <w:ilvl w:val="0"/>
                <w:numId w:val="3"/>
              </w:numPr>
              <w:autoSpaceDE w:val="0"/>
              <w:autoSpaceDN w:val="0"/>
              <w:adjustRightInd w:val="0"/>
              <w:jc w:val="both"/>
              <w:rPr>
                <w:del w:id="306" w:author="Hoang Duc Thanh-OCC" w:date="2026-04-08T15:38:00Z"/>
                <w:rFonts w:ascii="Arial" w:hAnsi="Arial" w:cs="Arial"/>
                <w:color w:val="000000" w:themeColor="text1"/>
                <w:sz w:val="18"/>
                <w:szCs w:val="18"/>
              </w:rPr>
              <w:pPrChange w:id="307" w:author="Hoang Duc Thanh-OCC" w:date="2026-04-08T15:39:00Z">
                <w:pPr>
                  <w:autoSpaceDE w:val="0"/>
                  <w:autoSpaceDN w:val="0"/>
                  <w:adjustRightInd w:val="0"/>
                  <w:jc w:val="both"/>
                </w:pPr>
              </w:pPrChange>
            </w:pPr>
            <w:del w:id="308" w:author="Hoang Duc Thanh-OCC" w:date="2026-04-08T15:38:00Z">
              <w:r w:rsidDel="00FA2D39">
                <w:rPr>
                  <w:rFonts w:ascii="Arial" w:hAnsi="Arial" w:cs="Arial"/>
                  <w:color w:val="000000" w:themeColor="text1"/>
                  <w:sz w:val="18"/>
                  <w:szCs w:val="18"/>
                </w:rPr>
                <w:delText>MID/ASIA, EUR</w:delText>
              </w:r>
            </w:del>
          </w:p>
        </w:tc>
      </w:tr>
      <w:tr w:rsidR="001169AC" w:rsidRPr="00B474F8" w:rsidDel="00FA2D39" w14:paraId="0B659E31" w14:textId="1F0F6B4F" w:rsidTr="004E5DBA">
        <w:trPr>
          <w:del w:id="309" w:author="Hoang Duc Thanh-OCC" w:date="2026-04-08T15:38:00Z"/>
        </w:trPr>
        <w:tc>
          <w:tcPr>
            <w:tcW w:w="1701" w:type="dxa"/>
            <w:vAlign w:val="center"/>
          </w:tcPr>
          <w:p w14:paraId="185FB1AD" w14:textId="1C2B3AD7" w:rsidR="001169AC" w:rsidRPr="00B474F8" w:rsidDel="00FA2D39" w:rsidRDefault="001169AC">
            <w:pPr>
              <w:numPr>
                <w:ilvl w:val="0"/>
                <w:numId w:val="3"/>
              </w:numPr>
              <w:autoSpaceDE w:val="0"/>
              <w:autoSpaceDN w:val="0"/>
              <w:adjustRightInd w:val="0"/>
              <w:jc w:val="both"/>
              <w:rPr>
                <w:del w:id="310" w:author="Hoang Duc Thanh-OCC" w:date="2026-04-08T15:38:00Z"/>
                <w:rFonts w:ascii="Arial" w:hAnsi="Arial" w:cs="Arial"/>
                <w:color w:val="000000" w:themeColor="text1"/>
                <w:sz w:val="18"/>
                <w:szCs w:val="18"/>
              </w:rPr>
              <w:pPrChange w:id="311" w:author="Hoang Duc Thanh-OCC" w:date="2026-04-08T15:39:00Z">
                <w:pPr>
                  <w:autoSpaceDE w:val="0"/>
                  <w:autoSpaceDN w:val="0"/>
                  <w:adjustRightInd w:val="0"/>
                  <w:jc w:val="both"/>
                </w:pPr>
              </w:pPrChange>
            </w:pPr>
            <w:del w:id="312" w:author="Hoang Duc Thanh-OCC" w:date="2026-04-08T15:38:00Z">
              <w:r w:rsidRPr="00B474F8" w:rsidDel="00FA2D39">
                <w:rPr>
                  <w:rFonts w:ascii="Arial" w:hAnsi="Arial" w:cs="Arial"/>
                  <w:color w:val="000000" w:themeColor="text1"/>
                  <w:sz w:val="18"/>
                  <w:szCs w:val="18"/>
                </w:rPr>
                <w:delText>Preferred Enroute Alternate Airport</w:delText>
              </w:r>
            </w:del>
          </w:p>
        </w:tc>
        <w:tc>
          <w:tcPr>
            <w:tcW w:w="5883" w:type="dxa"/>
            <w:gridSpan w:val="4"/>
            <w:vAlign w:val="center"/>
          </w:tcPr>
          <w:p w14:paraId="2A2FEB60" w14:textId="7535767C" w:rsidR="001169AC" w:rsidRPr="00B474F8" w:rsidDel="00FA2D39" w:rsidRDefault="001169AC">
            <w:pPr>
              <w:numPr>
                <w:ilvl w:val="0"/>
                <w:numId w:val="3"/>
              </w:numPr>
              <w:autoSpaceDE w:val="0"/>
              <w:autoSpaceDN w:val="0"/>
              <w:adjustRightInd w:val="0"/>
              <w:rPr>
                <w:del w:id="313" w:author="Hoang Duc Thanh-OCC" w:date="2026-04-08T15:38:00Z"/>
                <w:rFonts w:ascii="Arial" w:hAnsi="Arial" w:cs="Arial"/>
                <w:color w:val="000000" w:themeColor="text1"/>
                <w:sz w:val="18"/>
                <w:szCs w:val="18"/>
              </w:rPr>
              <w:pPrChange w:id="314" w:author="Hoang Duc Thanh-OCC" w:date="2026-04-08T15:39:00Z">
                <w:pPr>
                  <w:autoSpaceDE w:val="0"/>
                  <w:autoSpaceDN w:val="0"/>
                  <w:adjustRightInd w:val="0"/>
                </w:pPr>
              </w:pPrChange>
            </w:pPr>
            <w:del w:id="315" w:author="Hoang Duc Thanh-OCC" w:date="2026-04-08T15:38:00Z">
              <w:r w:rsidDel="00FA2D39">
                <w:rPr>
                  <w:rFonts w:ascii="Arial" w:hAnsi="Arial" w:cs="Arial"/>
                  <w:color w:val="000000" w:themeColor="text1"/>
                  <w:sz w:val="18"/>
                  <w:szCs w:val="18"/>
                </w:rPr>
                <w:delText>VLVT, VYYY, VECC, VIDP, VIAR, UZSA, UBBG, LTCE, LROP, LOWW, EDDB</w:delText>
              </w:r>
            </w:del>
          </w:p>
        </w:tc>
      </w:tr>
      <w:tr w:rsidR="001169AC" w:rsidRPr="00B474F8" w:rsidDel="00FA2D39" w14:paraId="497B94DE" w14:textId="11F1B040" w:rsidTr="004E5DBA">
        <w:trPr>
          <w:del w:id="316" w:author="Hoang Duc Thanh-OCC" w:date="2026-04-08T15:38:00Z"/>
        </w:trPr>
        <w:tc>
          <w:tcPr>
            <w:tcW w:w="1701" w:type="dxa"/>
            <w:vAlign w:val="center"/>
          </w:tcPr>
          <w:p w14:paraId="547268E2" w14:textId="2D947DB5" w:rsidR="001169AC" w:rsidRPr="00B474F8" w:rsidDel="00FA2D39" w:rsidRDefault="001169AC">
            <w:pPr>
              <w:numPr>
                <w:ilvl w:val="0"/>
                <w:numId w:val="3"/>
              </w:numPr>
              <w:autoSpaceDE w:val="0"/>
              <w:autoSpaceDN w:val="0"/>
              <w:adjustRightInd w:val="0"/>
              <w:jc w:val="both"/>
              <w:rPr>
                <w:del w:id="317" w:author="Hoang Duc Thanh-OCC" w:date="2026-04-08T15:38:00Z"/>
                <w:rFonts w:ascii="Arial" w:hAnsi="Arial" w:cs="Arial"/>
                <w:color w:val="000000" w:themeColor="text1"/>
                <w:sz w:val="18"/>
                <w:szCs w:val="18"/>
              </w:rPr>
              <w:pPrChange w:id="318" w:author="Hoang Duc Thanh-OCC" w:date="2026-04-08T15:39:00Z">
                <w:pPr>
                  <w:autoSpaceDE w:val="0"/>
                  <w:autoSpaceDN w:val="0"/>
                  <w:adjustRightInd w:val="0"/>
                  <w:jc w:val="both"/>
                </w:pPr>
              </w:pPrChange>
            </w:pPr>
            <w:del w:id="319" w:author="Hoang Duc Thanh-OCC" w:date="2026-04-08T15:38:00Z">
              <w:r w:rsidRPr="00B474F8" w:rsidDel="00FA2D39">
                <w:rPr>
                  <w:rFonts w:ascii="Arial" w:hAnsi="Arial" w:cs="Arial"/>
                  <w:color w:val="000000" w:themeColor="text1"/>
                  <w:sz w:val="18"/>
                  <w:szCs w:val="18"/>
                </w:rPr>
                <w:delText>RVSM</w:delText>
              </w:r>
            </w:del>
          </w:p>
        </w:tc>
        <w:tc>
          <w:tcPr>
            <w:tcW w:w="5883" w:type="dxa"/>
            <w:gridSpan w:val="4"/>
          </w:tcPr>
          <w:p w14:paraId="442E90F3" w14:textId="34A75196" w:rsidR="001169AC" w:rsidRPr="00B474F8" w:rsidDel="00FA2D39" w:rsidRDefault="001169AC">
            <w:pPr>
              <w:numPr>
                <w:ilvl w:val="0"/>
                <w:numId w:val="3"/>
              </w:numPr>
              <w:autoSpaceDE w:val="0"/>
              <w:autoSpaceDN w:val="0"/>
              <w:adjustRightInd w:val="0"/>
              <w:jc w:val="both"/>
              <w:rPr>
                <w:del w:id="320" w:author="Hoang Duc Thanh-OCC" w:date="2026-04-08T15:38:00Z"/>
                <w:rFonts w:ascii="Arial" w:hAnsi="Arial" w:cs="Arial"/>
                <w:color w:val="000000" w:themeColor="text1"/>
                <w:sz w:val="18"/>
                <w:szCs w:val="18"/>
              </w:rPr>
              <w:pPrChange w:id="321" w:author="Hoang Duc Thanh-OCC" w:date="2026-04-08T15:39:00Z">
                <w:pPr>
                  <w:autoSpaceDE w:val="0"/>
                  <w:autoSpaceDN w:val="0"/>
                  <w:adjustRightInd w:val="0"/>
                  <w:jc w:val="both"/>
                </w:pPr>
              </w:pPrChange>
            </w:pPr>
            <w:del w:id="322" w:author="Hoang Duc Thanh-OCC" w:date="2026-04-08T15:38:00Z">
              <w:r w:rsidRPr="00B474F8" w:rsidDel="00FA2D39">
                <w:rPr>
                  <w:rFonts w:ascii="Arial" w:hAnsi="Arial" w:cs="Arial"/>
                  <w:color w:val="000000" w:themeColor="text1"/>
                  <w:sz w:val="18"/>
                  <w:szCs w:val="18"/>
                </w:rPr>
                <w:delText>Required</w:delText>
              </w:r>
            </w:del>
          </w:p>
        </w:tc>
      </w:tr>
      <w:tr w:rsidR="001169AC" w:rsidRPr="00B474F8" w:rsidDel="00FA2D39" w14:paraId="7BD8B6E0" w14:textId="2810CC6F" w:rsidTr="004E5DBA">
        <w:trPr>
          <w:del w:id="323" w:author="Hoang Duc Thanh-OCC" w:date="2026-04-08T15:38:00Z"/>
        </w:trPr>
        <w:tc>
          <w:tcPr>
            <w:tcW w:w="1701" w:type="dxa"/>
            <w:vAlign w:val="center"/>
          </w:tcPr>
          <w:p w14:paraId="250AD347" w14:textId="1915CA8B" w:rsidR="001169AC" w:rsidRPr="00B474F8" w:rsidDel="00FA2D39" w:rsidRDefault="001169AC">
            <w:pPr>
              <w:numPr>
                <w:ilvl w:val="0"/>
                <w:numId w:val="3"/>
              </w:numPr>
              <w:autoSpaceDE w:val="0"/>
              <w:autoSpaceDN w:val="0"/>
              <w:adjustRightInd w:val="0"/>
              <w:jc w:val="both"/>
              <w:rPr>
                <w:del w:id="324" w:author="Hoang Duc Thanh-OCC" w:date="2026-04-08T15:38:00Z"/>
                <w:rFonts w:ascii="Arial" w:hAnsi="Arial" w:cs="Arial"/>
                <w:color w:val="000000" w:themeColor="text1"/>
                <w:sz w:val="18"/>
                <w:szCs w:val="18"/>
              </w:rPr>
              <w:pPrChange w:id="325" w:author="Hoang Duc Thanh-OCC" w:date="2026-04-08T15:39:00Z">
                <w:pPr>
                  <w:autoSpaceDE w:val="0"/>
                  <w:autoSpaceDN w:val="0"/>
                  <w:adjustRightInd w:val="0"/>
                  <w:jc w:val="both"/>
                </w:pPr>
              </w:pPrChange>
            </w:pPr>
            <w:del w:id="326" w:author="Hoang Duc Thanh-OCC" w:date="2026-04-08T15:38:00Z">
              <w:r w:rsidDel="00FA2D39">
                <w:rPr>
                  <w:rFonts w:ascii="Arial" w:hAnsi="Arial" w:cs="Arial"/>
                  <w:color w:val="000000" w:themeColor="text1"/>
                  <w:sz w:val="18"/>
                  <w:szCs w:val="18"/>
                </w:rPr>
                <w:delText>EDTO</w:delText>
              </w:r>
            </w:del>
          </w:p>
        </w:tc>
        <w:tc>
          <w:tcPr>
            <w:tcW w:w="5883" w:type="dxa"/>
            <w:gridSpan w:val="4"/>
          </w:tcPr>
          <w:p w14:paraId="2B582156" w14:textId="715C95C8" w:rsidR="001169AC" w:rsidDel="00FA2D39" w:rsidRDefault="001169AC">
            <w:pPr>
              <w:numPr>
                <w:ilvl w:val="0"/>
                <w:numId w:val="3"/>
              </w:numPr>
              <w:autoSpaceDE w:val="0"/>
              <w:autoSpaceDN w:val="0"/>
              <w:adjustRightInd w:val="0"/>
              <w:jc w:val="center"/>
              <w:rPr>
                <w:del w:id="327" w:author="Hoang Duc Thanh-OCC" w:date="2026-04-08T15:38:00Z"/>
                <w:rFonts w:ascii="Arial" w:hAnsi="Arial" w:cs="Arial"/>
                <w:color w:val="000000" w:themeColor="text1"/>
                <w:sz w:val="18"/>
                <w:szCs w:val="18"/>
              </w:rPr>
              <w:pPrChange w:id="328" w:author="Hoang Duc Thanh-OCC" w:date="2026-04-08T15:39:00Z">
                <w:pPr>
                  <w:autoSpaceDE w:val="0"/>
                  <w:autoSpaceDN w:val="0"/>
                  <w:adjustRightInd w:val="0"/>
                  <w:jc w:val="center"/>
                </w:pPr>
              </w:pPrChange>
            </w:pPr>
            <w:del w:id="329" w:author="Hoang Duc Thanh-OCC" w:date="2026-04-08T15:38:00Z">
              <w:r w:rsidRPr="00B474F8" w:rsidDel="00FA2D39">
                <w:rPr>
                  <w:rFonts w:ascii="Arial" w:hAnsi="Arial" w:cs="Arial"/>
                  <w:color w:val="000000" w:themeColor="text1"/>
                  <w:sz w:val="18"/>
                  <w:szCs w:val="18"/>
                </w:rPr>
                <w:delText xml:space="preserve">If </w:delText>
              </w:r>
              <w:r w:rsidDel="00FA2D39">
                <w:rPr>
                  <w:rFonts w:ascii="Arial" w:hAnsi="Arial" w:cs="Arial"/>
                  <w:color w:val="000000" w:themeColor="text1"/>
                  <w:sz w:val="18"/>
                  <w:szCs w:val="18"/>
                </w:rPr>
                <w:delText>required</w:delText>
              </w:r>
            </w:del>
          </w:p>
          <w:p w14:paraId="6F03B236" w14:textId="6591DE7A" w:rsidR="001169AC" w:rsidRPr="00B474F8" w:rsidDel="00FA2D39" w:rsidRDefault="001169AC">
            <w:pPr>
              <w:numPr>
                <w:ilvl w:val="0"/>
                <w:numId w:val="3"/>
              </w:numPr>
              <w:autoSpaceDE w:val="0"/>
              <w:autoSpaceDN w:val="0"/>
              <w:adjustRightInd w:val="0"/>
              <w:jc w:val="center"/>
              <w:rPr>
                <w:del w:id="330" w:author="Hoang Duc Thanh-OCC" w:date="2026-04-08T15:38:00Z"/>
                <w:rFonts w:ascii="Arial" w:hAnsi="Arial" w:cs="Arial"/>
                <w:color w:val="000000" w:themeColor="text1"/>
                <w:sz w:val="18"/>
                <w:szCs w:val="18"/>
              </w:rPr>
              <w:pPrChange w:id="331" w:author="Hoang Duc Thanh-OCC" w:date="2026-04-08T15:39:00Z">
                <w:pPr>
                  <w:autoSpaceDE w:val="0"/>
                  <w:autoSpaceDN w:val="0"/>
                  <w:adjustRightInd w:val="0"/>
                  <w:jc w:val="center"/>
                </w:pPr>
              </w:pPrChange>
            </w:pPr>
            <w:del w:id="332" w:author="Hoang Duc Thanh-OCC" w:date="2026-04-08T15:38:00Z">
              <w:r w:rsidRPr="00B474F8" w:rsidDel="00FA2D39">
                <w:rPr>
                  <w:rFonts w:ascii="Arial" w:hAnsi="Arial" w:cs="Arial"/>
                  <w:b/>
                  <w:sz w:val="18"/>
                  <w:szCs w:val="18"/>
                </w:rPr>
                <w:delText xml:space="preserve"> </w:delText>
              </w:r>
              <w:r w:rsidDel="00FA2D39">
                <w:rPr>
                  <w:rFonts w:ascii="Arial" w:hAnsi="Arial" w:cs="Arial"/>
                  <w:b/>
                  <w:sz w:val="18"/>
                  <w:szCs w:val="18"/>
                </w:rPr>
                <w:fldChar w:fldCharType="begin">
                  <w:ffData>
                    <w:name w:val=""/>
                    <w:enabled/>
                    <w:calcOnExit w:val="0"/>
                    <w:checkBox>
                      <w:sizeAuto/>
                      <w:default w:val="1"/>
                    </w:checkBox>
                  </w:ffData>
                </w:fldChar>
              </w:r>
              <w:r w:rsidDel="00FA2D39">
                <w:rPr>
                  <w:rFonts w:ascii="Arial" w:hAnsi="Arial" w:cs="Arial"/>
                  <w:b/>
                  <w:sz w:val="18"/>
                  <w:szCs w:val="18"/>
                </w:rPr>
                <w:delInstrText xml:space="preserve"> FORMCHECKBOX </w:delInstrText>
              </w:r>
              <w:r w:rsidR="000912F0">
                <w:rPr>
                  <w:rFonts w:ascii="Arial" w:hAnsi="Arial" w:cs="Arial"/>
                  <w:b/>
                  <w:sz w:val="18"/>
                  <w:szCs w:val="18"/>
                </w:rPr>
              </w:r>
              <w:r w:rsidR="000912F0">
                <w:rPr>
                  <w:rFonts w:ascii="Arial" w:hAnsi="Arial" w:cs="Arial"/>
                  <w:b/>
                  <w:sz w:val="18"/>
                  <w:szCs w:val="18"/>
                </w:rPr>
                <w:fldChar w:fldCharType="separate"/>
              </w:r>
              <w:r w:rsidDel="00FA2D39">
                <w:rPr>
                  <w:rFonts w:ascii="Arial" w:hAnsi="Arial" w:cs="Arial"/>
                  <w:b/>
                  <w:sz w:val="18"/>
                  <w:szCs w:val="18"/>
                </w:rPr>
                <w:fldChar w:fldCharType="end"/>
              </w:r>
              <w:r w:rsidRPr="00B474F8" w:rsidDel="00FA2D39">
                <w:rPr>
                  <w:rFonts w:ascii="Arial" w:hAnsi="Arial" w:cs="Arial"/>
                  <w:b/>
                  <w:sz w:val="18"/>
                  <w:szCs w:val="18"/>
                </w:rPr>
                <w:delText xml:space="preserve"> </w:delText>
              </w:r>
              <w:r w:rsidDel="00FA2D39">
                <w:rPr>
                  <w:rFonts w:ascii="Arial" w:hAnsi="Arial" w:cs="Arial"/>
                  <w:b/>
                  <w:sz w:val="18"/>
                  <w:szCs w:val="18"/>
                </w:rPr>
                <w:delText xml:space="preserve">120 / </w:delText>
              </w:r>
              <w:r w:rsidRPr="00B474F8" w:rsidDel="00FA2D39">
                <w:rPr>
                  <w:rFonts w:ascii="Arial" w:hAnsi="Arial" w:cs="Arial"/>
                  <w:b/>
                  <w:sz w:val="18"/>
                  <w:szCs w:val="18"/>
                </w:rPr>
                <w:fldChar w:fldCharType="begin">
                  <w:ffData>
                    <w:name w:val=""/>
                    <w:enabled/>
                    <w:calcOnExit w:val="0"/>
                    <w:checkBox>
                      <w:sizeAuto/>
                      <w:default w:val="1"/>
                    </w:checkBox>
                  </w:ffData>
                </w:fldChar>
              </w:r>
              <w:r w:rsidRPr="00B474F8" w:rsidDel="00FA2D39">
                <w:rPr>
                  <w:rFonts w:ascii="Arial" w:hAnsi="Arial" w:cs="Arial"/>
                  <w:b/>
                  <w:sz w:val="18"/>
                  <w:szCs w:val="18"/>
                </w:rPr>
                <w:delInstrText xml:space="preserve"> FORMCHECKBOX </w:delInstrText>
              </w:r>
              <w:r w:rsidR="000912F0">
                <w:rPr>
                  <w:rFonts w:ascii="Arial" w:hAnsi="Arial" w:cs="Arial"/>
                  <w:b/>
                  <w:sz w:val="18"/>
                  <w:szCs w:val="18"/>
                </w:rPr>
              </w:r>
              <w:r w:rsidR="000912F0">
                <w:rPr>
                  <w:rFonts w:ascii="Arial" w:hAnsi="Arial" w:cs="Arial"/>
                  <w:b/>
                  <w:sz w:val="18"/>
                  <w:szCs w:val="18"/>
                </w:rPr>
                <w:fldChar w:fldCharType="separate"/>
              </w:r>
              <w:r w:rsidRPr="00B474F8" w:rsidDel="00FA2D39">
                <w:rPr>
                  <w:rFonts w:ascii="Arial" w:hAnsi="Arial" w:cs="Arial"/>
                  <w:b/>
                  <w:sz w:val="18"/>
                  <w:szCs w:val="18"/>
                </w:rPr>
                <w:fldChar w:fldCharType="end"/>
              </w:r>
              <w:r w:rsidRPr="00B474F8" w:rsidDel="00FA2D39">
                <w:rPr>
                  <w:rFonts w:ascii="Arial" w:hAnsi="Arial" w:cs="Arial"/>
                  <w:b/>
                  <w:sz w:val="18"/>
                  <w:szCs w:val="18"/>
                </w:rPr>
                <w:delText xml:space="preserve"> </w:delText>
              </w:r>
              <w:r w:rsidDel="00FA2D39">
                <w:rPr>
                  <w:rFonts w:ascii="Arial" w:hAnsi="Arial" w:cs="Arial"/>
                  <w:b/>
                  <w:sz w:val="18"/>
                  <w:szCs w:val="18"/>
                </w:rPr>
                <w:delText>180</w:delText>
              </w:r>
            </w:del>
          </w:p>
        </w:tc>
      </w:tr>
      <w:tr w:rsidR="001169AC" w:rsidRPr="00B474F8" w:rsidDel="00FA2D39" w14:paraId="3DAEA0DC" w14:textId="4903AD0E" w:rsidTr="004E5DBA">
        <w:trPr>
          <w:del w:id="333" w:author="Hoang Duc Thanh-OCC" w:date="2026-04-08T15:38:00Z"/>
        </w:trPr>
        <w:tc>
          <w:tcPr>
            <w:tcW w:w="1701" w:type="dxa"/>
            <w:vAlign w:val="center"/>
          </w:tcPr>
          <w:p w14:paraId="43ECB9EB" w14:textId="600C8DD5" w:rsidR="001169AC" w:rsidRPr="00B474F8" w:rsidDel="00FA2D39" w:rsidRDefault="001169AC">
            <w:pPr>
              <w:numPr>
                <w:ilvl w:val="0"/>
                <w:numId w:val="3"/>
              </w:numPr>
              <w:autoSpaceDE w:val="0"/>
              <w:autoSpaceDN w:val="0"/>
              <w:adjustRightInd w:val="0"/>
              <w:jc w:val="both"/>
              <w:rPr>
                <w:del w:id="334" w:author="Hoang Duc Thanh-OCC" w:date="2026-04-08T15:38:00Z"/>
                <w:rFonts w:ascii="Arial" w:hAnsi="Arial" w:cs="Arial"/>
                <w:color w:val="000000" w:themeColor="text1"/>
                <w:sz w:val="18"/>
                <w:szCs w:val="18"/>
              </w:rPr>
              <w:pPrChange w:id="335" w:author="Hoang Duc Thanh-OCC" w:date="2026-04-08T15:39:00Z">
                <w:pPr>
                  <w:autoSpaceDE w:val="0"/>
                  <w:autoSpaceDN w:val="0"/>
                  <w:adjustRightInd w:val="0"/>
                  <w:jc w:val="both"/>
                </w:pPr>
              </w:pPrChange>
            </w:pPr>
            <w:del w:id="336" w:author="Hoang Duc Thanh-OCC" w:date="2026-04-08T15:38:00Z">
              <w:r w:rsidDel="00FA2D39">
                <w:rPr>
                  <w:rFonts w:ascii="Arial" w:hAnsi="Arial" w:cs="Arial"/>
                  <w:color w:val="000000" w:themeColor="text1"/>
                  <w:sz w:val="18"/>
                  <w:szCs w:val="18"/>
                </w:rPr>
                <w:delText>PBN</w:delText>
              </w:r>
            </w:del>
          </w:p>
        </w:tc>
        <w:tc>
          <w:tcPr>
            <w:tcW w:w="5883" w:type="dxa"/>
            <w:gridSpan w:val="4"/>
          </w:tcPr>
          <w:p w14:paraId="6BA540AA" w14:textId="5B8644A1" w:rsidR="001169AC" w:rsidRPr="00B474F8" w:rsidDel="00FA2D39" w:rsidRDefault="001169AC">
            <w:pPr>
              <w:numPr>
                <w:ilvl w:val="0"/>
                <w:numId w:val="3"/>
              </w:numPr>
              <w:autoSpaceDE w:val="0"/>
              <w:autoSpaceDN w:val="0"/>
              <w:adjustRightInd w:val="0"/>
              <w:jc w:val="both"/>
              <w:rPr>
                <w:del w:id="337" w:author="Hoang Duc Thanh-OCC" w:date="2026-04-08T15:38:00Z"/>
                <w:rFonts w:ascii="Arial" w:hAnsi="Arial" w:cs="Arial"/>
                <w:color w:val="000000" w:themeColor="text1"/>
                <w:sz w:val="18"/>
                <w:szCs w:val="18"/>
              </w:rPr>
              <w:pPrChange w:id="338" w:author="Hoang Duc Thanh-OCC" w:date="2026-04-08T15:39:00Z">
                <w:pPr>
                  <w:autoSpaceDE w:val="0"/>
                  <w:autoSpaceDN w:val="0"/>
                  <w:adjustRightInd w:val="0"/>
                  <w:jc w:val="both"/>
                </w:pPr>
              </w:pPrChange>
            </w:pPr>
            <w:del w:id="339" w:author="Hoang Duc Thanh-OCC" w:date="2026-04-08T15:38:00Z">
              <w:r w:rsidRPr="00B474F8" w:rsidDel="00FA2D39">
                <w:rPr>
                  <w:rFonts w:ascii="Arial" w:hAnsi="Arial" w:cs="Arial"/>
                  <w:color w:val="000000" w:themeColor="text1"/>
                  <w:sz w:val="18"/>
                  <w:szCs w:val="18"/>
                </w:rPr>
                <w:delText xml:space="preserve">RNAV5, </w:delText>
              </w:r>
              <w:r w:rsidDel="00FA2D39">
                <w:rPr>
                  <w:rFonts w:ascii="Arial" w:hAnsi="Arial" w:cs="Arial"/>
                  <w:color w:val="000000" w:themeColor="text1"/>
                  <w:sz w:val="18"/>
                  <w:szCs w:val="18"/>
                </w:rPr>
                <w:delText>RNAV10 (RNP10)</w:delText>
              </w:r>
            </w:del>
          </w:p>
        </w:tc>
      </w:tr>
      <w:tr w:rsidR="001169AC" w:rsidRPr="00B474F8" w:rsidDel="00FA2D39" w14:paraId="08C419A2" w14:textId="0FCF4E41" w:rsidTr="004E5DBA">
        <w:trPr>
          <w:del w:id="340" w:author="Hoang Duc Thanh-OCC" w:date="2026-04-08T15:38:00Z"/>
        </w:trPr>
        <w:tc>
          <w:tcPr>
            <w:tcW w:w="1701" w:type="dxa"/>
            <w:vAlign w:val="center"/>
          </w:tcPr>
          <w:p w14:paraId="6F5DEF5C" w14:textId="2D12D764" w:rsidR="001169AC" w:rsidDel="00FA2D39" w:rsidRDefault="001169AC">
            <w:pPr>
              <w:numPr>
                <w:ilvl w:val="0"/>
                <w:numId w:val="3"/>
              </w:numPr>
              <w:autoSpaceDE w:val="0"/>
              <w:autoSpaceDN w:val="0"/>
              <w:adjustRightInd w:val="0"/>
              <w:jc w:val="both"/>
              <w:rPr>
                <w:del w:id="341" w:author="Hoang Duc Thanh-OCC" w:date="2026-04-08T15:38:00Z"/>
                <w:rFonts w:ascii="Arial" w:hAnsi="Arial" w:cs="Arial"/>
                <w:color w:val="000000" w:themeColor="text1"/>
                <w:sz w:val="18"/>
                <w:szCs w:val="18"/>
              </w:rPr>
              <w:pPrChange w:id="342" w:author="Hoang Duc Thanh-OCC" w:date="2026-04-08T15:39:00Z">
                <w:pPr>
                  <w:autoSpaceDE w:val="0"/>
                  <w:autoSpaceDN w:val="0"/>
                  <w:adjustRightInd w:val="0"/>
                  <w:jc w:val="both"/>
                </w:pPr>
              </w:pPrChange>
            </w:pPr>
            <w:del w:id="343" w:author="Hoang Duc Thanh-OCC" w:date="2026-04-08T15:38:00Z">
              <w:r w:rsidDel="00FA2D39">
                <w:rPr>
                  <w:rFonts w:ascii="Arial" w:hAnsi="Arial" w:cs="Arial"/>
                  <w:color w:val="000000" w:themeColor="text1"/>
                  <w:sz w:val="18"/>
                  <w:szCs w:val="18"/>
                </w:rPr>
                <w:delText>Datalink</w:delText>
              </w:r>
            </w:del>
          </w:p>
        </w:tc>
        <w:tc>
          <w:tcPr>
            <w:tcW w:w="5883" w:type="dxa"/>
            <w:gridSpan w:val="4"/>
          </w:tcPr>
          <w:p w14:paraId="01B49BA7" w14:textId="490CEC3A" w:rsidR="001169AC" w:rsidRPr="00B474F8" w:rsidDel="00FA2D39" w:rsidRDefault="001169AC">
            <w:pPr>
              <w:numPr>
                <w:ilvl w:val="0"/>
                <w:numId w:val="3"/>
              </w:numPr>
              <w:autoSpaceDE w:val="0"/>
              <w:autoSpaceDN w:val="0"/>
              <w:adjustRightInd w:val="0"/>
              <w:jc w:val="both"/>
              <w:rPr>
                <w:del w:id="344" w:author="Hoang Duc Thanh-OCC" w:date="2026-04-08T15:38:00Z"/>
                <w:rFonts w:ascii="Arial" w:hAnsi="Arial" w:cs="Arial"/>
                <w:color w:val="000000" w:themeColor="text1"/>
                <w:sz w:val="18"/>
                <w:szCs w:val="18"/>
              </w:rPr>
              <w:pPrChange w:id="345" w:author="Hoang Duc Thanh-OCC" w:date="2026-04-08T15:39:00Z">
                <w:pPr>
                  <w:autoSpaceDE w:val="0"/>
                  <w:autoSpaceDN w:val="0"/>
                  <w:adjustRightInd w:val="0"/>
                  <w:jc w:val="both"/>
                </w:pPr>
              </w:pPrChange>
            </w:pPr>
            <w:del w:id="346" w:author="Hoang Duc Thanh-OCC" w:date="2026-04-08T15:38:00Z">
              <w:r w:rsidDel="00FA2D39">
                <w:rPr>
                  <w:rFonts w:ascii="Arial" w:hAnsi="Arial" w:cs="Arial"/>
                  <w:color w:val="000000" w:themeColor="text1"/>
                  <w:sz w:val="18"/>
                  <w:szCs w:val="18"/>
                </w:rPr>
                <w:delText>CPDLC/ ADS-C, ADS-B</w:delText>
              </w:r>
            </w:del>
          </w:p>
        </w:tc>
      </w:tr>
      <w:tr w:rsidR="001169AC" w:rsidRPr="009970B5" w:rsidDel="00FA2D39" w14:paraId="3A0DD955" w14:textId="5F2218D9" w:rsidTr="004E5DBA">
        <w:trPr>
          <w:del w:id="347" w:author="Hoang Duc Thanh-OCC" w:date="2026-04-08T15:38:00Z"/>
        </w:trPr>
        <w:tc>
          <w:tcPr>
            <w:tcW w:w="1701" w:type="dxa"/>
            <w:vAlign w:val="center"/>
          </w:tcPr>
          <w:p w14:paraId="661805A9" w14:textId="1EF9DDA5" w:rsidR="001169AC" w:rsidDel="00FA2D39" w:rsidRDefault="001169AC">
            <w:pPr>
              <w:numPr>
                <w:ilvl w:val="0"/>
                <w:numId w:val="3"/>
              </w:numPr>
              <w:autoSpaceDE w:val="0"/>
              <w:autoSpaceDN w:val="0"/>
              <w:adjustRightInd w:val="0"/>
              <w:jc w:val="both"/>
              <w:rPr>
                <w:del w:id="348" w:author="Hoang Duc Thanh-OCC" w:date="2026-04-08T15:38:00Z"/>
                <w:rFonts w:ascii="Arial" w:hAnsi="Arial" w:cs="Arial"/>
                <w:color w:val="000000" w:themeColor="text1"/>
                <w:sz w:val="18"/>
                <w:szCs w:val="18"/>
              </w:rPr>
              <w:pPrChange w:id="349" w:author="Hoang Duc Thanh-OCC" w:date="2026-04-08T15:39:00Z">
                <w:pPr>
                  <w:autoSpaceDE w:val="0"/>
                  <w:autoSpaceDN w:val="0"/>
                  <w:adjustRightInd w:val="0"/>
                  <w:jc w:val="both"/>
                </w:pPr>
              </w:pPrChange>
            </w:pPr>
            <w:del w:id="350" w:author="Hoang Duc Thanh-OCC" w:date="2026-04-08T15:38:00Z">
              <w:r w:rsidDel="00FA2D39">
                <w:rPr>
                  <w:rFonts w:ascii="Arial" w:hAnsi="Arial" w:cs="Arial"/>
                  <w:color w:val="000000" w:themeColor="text1"/>
                  <w:sz w:val="18"/>
                  <w:szCs w:val="18"/>
                </w:rPr>
                <w:delText>Depressurization Procedure</w:delText>
              </w:r>
            </w:del>
          </w:p>
        </w:tc>
        <w:tc>
          <w:tcPr>
            <w:tcW w:w="5883" w:type="dxa"/>
            <w:gridSpan w:val="4"/>
            <w:vAlign w:val="center"/>
          </w:tcPr>
          <w:p w14:paraId="429E22DD" w14:textId="72B8C819" w:rsidR="001169AC" w:rsidDel="00FA2D39" w:rsidRDefault="001169AC">
            <w:pPr>
              <w:numPr>
                <w:ilvl w:val="0"/>
                <w:numId w:val="3"/>
              </w:numPr>
              <w:autoSpaceDE w:val="0"/>
              <w:autoSpaceDN w:val="0"/>
              <w:adjustRightInd w:val="0"/>
              <w:jc w:val="center"/>
              <w:rPr>
                <w:del w:id="351" w:author="Hoang Duc Thanh-OCC" w:date="2026-04-08T15:38:00Z"/>
                <w:rFonts w:ascii="Arial" w:hAnsi="Arial" w:cs="Arial"/>
                <w:color w:val="000000" w:themeColor="text1"/>
                <w:sz w:val="18"/>
                <w:szCs w:val="18"/>
              </w:rPr>
              <w:pPrChange w:id="352" w:author="Hoang Duc Thanh-OCC" w:date="2026-04-08T15:39:00Z">
                <w:pPr>
                  <w:autoSpaceDE w:val="0"/>
                  <w:autoSpaceDN w:val="0"/>
                  <w:adjustRightInd w:val="0"/>
                  <w:jc w:val="center"/>
                </w:pPr>
              </w:pPrChange>
            </w:pPr>
            <w:del w:id="353" w:author="Hoang Duc Thanh-OCC" w:date="2026-04-08T15:38:00Z">
              <w:r w:rsidDel="00FA2D39">
                <w:rPr>
                  <w:rFonts w:ascii="Arial" w:hAnsi="Arial" w:cs="Arial"/>
                  <w:color w:val="000000" w:themeColor="text1"/>
                  <w:sz w:val="18"/>
                  <w:szCs w:val="18"/>
                </w:rPr>
                <w:delText>YES</w:delText>
              </w:r>
            </w:del>
          </w:p>
          <w:p w14:paraId="47AC5A37" w14:textId="020D9BE4" w:rsidR="001169AC" w:rsidRPr="009970B5" w:rsidDel="00FA2D39" w:rsidRDefault="001169AC">
            <w:pPr>
              <w:numPr>
                <w:ilvl w:val="0"/>
                <w:numId w:val="3"/>
              </w:numPr>
              <w:autoSpaceDE w:val="0"/>
              <w:autoSpaceDN w:val="0"/>
              <w:adjustRightInd w:val="0"/>
              <w:jc w:val="center"/>
              <w:rPr>
                <w:del w:id="354" w:author="Hoang Duc Thanh-OCC" w:date="2026-04-08T15:38:00Z"/>
                <w:rFonts w:ascii="Arial" w:hAnsi="Arial" w:cs="Arial"/>
                <w:color w:val="000000" w:themeColor="text1"/>
                <w:sz w:val="18"/>
                <w:szCs w:val="18"/>
              </w:rPr>
              <w:pPrChange w:id="355" w:author="Hoang Duc Thanh-OCC" w:date="2026-04-08T15:39:00Z">
                <w:pPr>
                  <w:autoSpaceDE w:val="0"/>
                  <w:autoSpaceDN w:val="0"/>
                  <w:adjustRightInd w:val="0"/>
                  <w:jc w:val="center"/>
                </w:pPr>
              </w:pPrChange>
            </w:pPr>
            <w:del w:id="356" w:author="Hoang Duc Thanh-OCC" w:date="2026-04-08T15:38:00Z">
              <w:r w:rsidRPr="009970B5" w:rsidDel="00FA2D39">
                <w:rPr>
                  <w:rFonts w:ascii="Arial" w:hAnsi="Arial" w:cs="Arial"/>
                  <w:color w:val="000000" w:themeColor="text1"/>
                  <w:sz w:val="18"/>
                  <w:szCs w:val="18"/>
                </w:rPr>
                <w:delText>(</w:delText>
              </w:r>
              <w:r w:rsidDel="00FA2D39">
                <w:rPr>
                  <w:rFonts w:ascii="Arial" w:hAnsi="Arial" w:cs="Arial"/>
                  <w:color w:val="000000" w:themeColor="text1"/>
                  <w:sz w:val="18"/>
                  <w:szCs w:val="18"/>
                </w:rPr>
                <w:delText xml:space="preserve">refer to </w:delText>
              </w:r>
              <w:r w:rsidRPr="009C5CF5" w:rsidDel="00FA2D39">
                <w:rPr>
                  <w:rFonts w:ascii="Arial" w:hAnsi="Arial" w:cs="Arial"/>
                  <w:b/>
                  <w:color w:val="2F5496" w:themeColor="accent1" w:themeShade="BF"/>
                  <w:sz w:val="18"/>
                  <w:szCs w:val="18"/>
                </w:rPr>
                <w:delText xml:space="preserve">Chapter 9 </w:delText>
              </w:r>
              <w:r w:rsidDel="00FA2D39">
                <w:rPr>
                  <w:rFonts w:ascii="Arial" w:hAnsi="Arial" w:cs="Arial"/>
                  <w:b/>
                  <w:color w:val="2F5496" w:themeColor="accent1" w:themeShade="BF"/>
                  <w:sz w:val="18"/>
                  <w:szCs w:val="18"/>
                </w:rPr>
                <w:delText xml:space="preserve">Escape Route </w:delText>
              </w:r>
              <w:r w:rsidRPr="009C5CF5" w:rsidDel="00FA2D39">
                <w:rPr>
                  <w:rFonts w:ascii="Arial" w:hAnsi="Arial" w:cs="Arial"/>
                  <w:b/>
                  <w:color w:val="2F5496" w:themeColor="accent1" w:themeShade="BF"/>
                  <w:sz w:val="18"/>
                  <w:szCs w:val="18"/>
                </w:rPr>
                <w:delText>Procedures - Route Manual</w:delText>
              </w:r>
              <w:r w:rsidRPr="009970B5" w:rsidDel="00FA2D39">
                <w:rPr>
                  <w:rFonts w:ascii="Arial" w:hAnsi="Arial" w:cs="Arial"/>
                  <w:color w:val="000000" w:themeColor="text1"/>
                  <w:sz w:val="18"/>
                  <w:szCs w:val="18"/>
                </w:rPr>
                <w:delText>)</w:delText>
              </w:r>
            </w:del>
          </w:p>
        </w:tc>
      </w:tr>
      <w:tr w:rsidR="001169AC" w:rsidRPr="00B474F8" w:rsidDel="00FA2D39" w14:paraId="4117B69A" w14:textId="61C5C2BF" w:rsidTr="004E5DBA">
        <w:trPr>
          <w:del w:id="357" w:author="Hoang Duc Thanh-OCC" w:date="2026-04-08T15:38:00Z"/>
        </w:trPr>
        <w:tc>
          <w:tcPr>
            <w:tcW w:w="1701" w:type="dxa"/>
            <w:vAlign w:val="center"/>
          </w:tcPr>
          <w:p w14:paraId="40575431" w14:textId="3A201E51" w:rsidR="001169AC" w:rsidRPr="00B474F8" w:rsidDel="00FA2D39" w:rsidRDefault="001169AC">
            <w:pPr>
              <w:numPr>
                <w:ilvl w:val="0"/>
                <w:numId w:val="3"/>
              </w:numPr>
              <w:autoSpaceDE w:val="0"/>
              <w:autoSpaceDN w:val="0"/>
              <w:adjustRightInd w:val="0"/>
              <w:jc w:val="both"/>
              <w:rPr>
                <w:del w:id="358" w:author="Hoang Duc Thanh-OCC" w:date="2026-04-08T15:38:00Z"/>
                <w:rFonts w:ascii="Arial" w:hAnsi="Arial" w:cs="Arial"/>
                <w:color w:val="000000" w:themeColor="text1"/>
                <w:sz w:val="18"/>
                <w:szCs w:val="18"/>
              </w:rPr>
              <w:pPrChange w:id="359" w:author="Hoang Duc Thanh-OCC" w:date="2026-04-08T15:39:00Z">
                <w:pPr>
                  <w:autoSpaceDE w:val="0"/>
                  <w:autoSpaceDN w:val="0"/>
                  <w:adjustRightInd w:val="0"/>
                  <w:jc w:val="both"/>
                </w:pPr>
              </w:pPrChange>
            </w:pPr>
            <w:del w:id="360" w:author="Hoang Duc Thanh-OCC" w:date="2026-04-08T15:38:00Z">
              <w:r w:rsidRPr="00B474F8" w:rsidDel="00FA2D39">
                <w:rPr>
                  <w:rFonts w:ascii="Arial" w:hAnsi="Arial" w:cs="Arial"/>
                  <w:color w:val="000000" w:themeColor="text1"/>
                  <w:sz w:val="18"/>
                  <w:szCs w:val="18"/>
                </w:rPr>
                <w:delText>Flight level</w:delText>
              </w:r>
            </w:del>
          </w:p>
        </w:tc>
        <w:tc>
          <w:tcPr>
            <w:tcW w:w="5883" w:type="dxa"/>
            <w:gridSpan w:val="4"/>
          </w:tcPr>
          <w:p w14:paraId="7145AC1F" w14:textId="7D37DFF7" w:rsidR="001169AC" w:rsidRPr="00B474F8" w:rsidDel="00FA2D39" w:rsidRDefault="001169AC">
            <w:pPr>
              <w:numPr>
                <w:ilvl w:val="0"/>
                <w:numId w:val="3"/>
              </w:numPr>
              <w:autoSpaceDE w:val="0"/>
              <w:autoSpaceDN w:val="0"/>
              <w:adjustRightInd w:val="0"/>
              <w:jc w:val="both"/>
              <w:rPr>
                <w:del w:id="361" w:author="Hoang Duc Thanh-OCC" w:date="2026-04-08T15:38:00Z"/>
                <w:rFonts w:ascii="Arial" w:hAnsi="Arial" w:cs="Arial"/>
                <w:color w:val="000000" w:themeColor="text1"/>
                <w:sz w:val="18"/>
                <w:szCs w:val="18"/>
              </w:rPr>
              <w:pPrChange w:id="362" w:author="Hoang Duc Thanh-OCC" w:date="2026-04-08T15:39:00Z">
                <w:pPr>
                  <w:autoSpaceDE w:val="0"/>
                  <w:autoSpaceDN w:val="0"/>
                  <w:adjustRightInd w:val="0"/>
                  <w:jc w:val="both"/>
                </w:pPr>
              </w:pPrChange>
            </w:pPr>
            <w:del w:id="363" w:author="Hoang Duc Thanh-OCC" w:date="2026-04-08T15:38:00Z">
              <w:r w:rsidRPr="00B474F8" w:rsidDel="00FA2D39">
                <w:rPr>
                  <w:rFonts w:ascii="Arial" w:hAnsi="Arial" w:cs="Arial"/>
                  <w:color w:val="000000" w:themeColor="text1"/>
                  <w:sz w:val="18"/>
                  <w:szCs w:val="18"/>
                </w:rPr>
                <w:delText>MIN – MAX: GND – FL410</w:delText>
              </w:r>
            </w:del>
          </w:p>
          <w:p w14:paraId="18E916AD" w14:textId="5920FE39" w:rsidR="001169AC" w:rsidRPr="00B474F8" w:rsidDel="00FA2D39" w:rsidRDefault="001169AC">
            <w:pPr>
              <w:numPr>
                <w:ilvl w:val="0"/>
                <w:numId w:val="3"/>
              </w:numPr>
              <w:autoSpaceDE w:val="0"/>
              <w:autoSpaceDN w:val="0"/>
              <w:adjustRightInd w:val="0"/>
              <w:jc w:val="both"/>
              <w:rPr>
                <w:del w:id="364" w:author="Hoang Duc Thanh-OCC" w:date="2026-04-08T15:38:00Z"/>
                <w:rFonts w:ascii="Arial" w:hAnsi="Arial" w:cs="Arial"/>
                <w:color w:val="000000" w:themeColor="text1"/>
                <w:sz w:val="18"/>
                <w:szCs w:val="18"/>
              </w:rPr>
              <w:pPrChange w:id="365" w:author="Hoang Duc Thanh-OCC" w:date="2026-04-08T15:39:00Z">
                <w:pPr>
                  <w:autoSpaceDE w:val="0"/>
                  <w:autoSpaceDN w:val="0"/>
                  <w:adjustRightInd w:val="0"/>
                  <w:jc w:val="both"/>
                </w:pPr>
              </w:pPrChange>
            </w:pPr>
            <w:del w:id="366" w:author="Hoang Duc Thanh-OCC" w:date="2026-04-08T15:38:00Z">
              <w:r w:rsidRPr="00B474F8" w:rsidDel="00FA2D39">
                <w:rPr>
                  <w:rFonts w:ascii="Arial" w:hAnsi="Arial" w:cs="Arial"/>
                  <w:bCs/>
                  <w:color w:val="000000" w:themeColor="text1"/>
                  <w:sz w:val="18"/>
                  <w:szCs w:val="18"/>
                </w:rPr>
                <w:delText>Remarks</w:delText>
              </w:r>
              <w:r w:rsidRPr="00B474F8" w:rsidDel="00FA2D39">
                <w:rPr>
                  <w:rFonts w:ascii="Arial" w:hAnsi="Arial" w:cs="Arial"/>
                  <w:color w:val="000000" w:themeColor="text1"/>
                  <w:sz w:val="18"/>
                  <w:szCs w:val="18"/>
                </w:rPr>
                <w:delText>: Nil</w:delText>
              </w:r>
            </w:del>
          </w:p>
        </w:tc>
      </w:tr>
      <w:tr w:rsidR="001169AC" w:rsidRPr="00B474F8" w:rsidDel="00FA2D39" w14:paraId="1E52ACEC" w14:textId="0EC29B2F" w:rsidTr="004E5DBA">
        <w:trPr>
          <w:del w:id="367" w:author="Hoang Duc Thanh-OCC" w:date="2026-04-08T15:38:00Z"/>
        </w:trPr>
        <w:tc>
          <w:tcPr>
            <w:tcW w:w="1701" w:type="dxa"/>
            <w:vAlign w:val="center"/>
          </w:tcPr>
          <w:p w14:paraId="45C4FDEC" w14:textId="7ACD04C1" w:rsidR="001169AC" w:rsidRPr="00B474F8" w:rsidDel="00FA2D39" w:rsidRDefault="001169AC">
            <w:pPr>
              <w:numPr>
                <w:ilvl w:val="0"/>
                <w:numId w:val="3"/>
              </w:numPr>
              <w:autoSpaceDE w:val="0"/>
              <w:autoSpaceDN w:val="0"/>
              <w:adjustRightInd w:val="0"/>
              <w:jc w:val="both"/>
              <w:rPr>
                <w:del w:id="368" w:author="Hoang Duc Thanh-OCC" w:date="2026-04-08T15:38:00Z"/>
                <w:rFonts w:ascii="Arial" w:hAnsi="Arial" w:cs="Arial"/>
                <w:color w:val="000000" w:themeColor="text1"/>
                <w:sz w:val="18"/>
                <w:szCs w:val="18"/>
              </w:rPr>
              <w:pPrChange w:id="369" w:author="Hoang Duc Thanh-OCC" w:date="2026-04-08T15:39:00Z">
                <w:pPr>
                  <w:autoSpaceDE w:val="0"/>
                  <w:autoSpaceDN w:val="0"/>
                  <w:adjustRightInd w:val="0"/>
                  <w:jc w:val="both"/>
                </w:pPr>
              </w:pPrChange>
            </w:pPr>
            <w:del w:id="370" w:author="Hoang Duc Thanh-OCC" w:date="2026-04-08T15:38:00Z">
              <w:r w:rsidRPr="00B474F8" w:rsidDel="00FA2D39">
                <w:rPr>
                  <w:rFonts w:ascii="Arial" w:hAnsi="Arial" w:cs="Arial"/>
                  <w:color w:val="000000" w:themeColor="text1"/>
                  <w:sz w:val="18"/>
                  <w:szCs w:val="18"/>
                </w:rPr>
                <w:delText>Restriction</w:delText>
              </w:r>
            </w:del>
          </w:p>
        </w:tc>
        <w:tc>
          <w:tcPr>
            <w:tcW w:w="5883" w:type="dxa"/>
            <w:gridSpan w:val="4"/>
          </w:tcPr>
          <w:p w14:paraId="314E279E" w14:textId="76F421D3" w:rsidR="001169AC" w:rsidRPr="00B474F8" w:rsidDel="00FA2D39" w:rsidRDefault="001169AC">
            <w:pPr>
              <w:numPr>
                <w:ilvl w:val="0"/>
                <w:numId w:val="3"/>
              </w:numPr>
              <w:autoSpaceDE w:val="0"/>
              <w:autoSpaceDN w:val="0"/>
              <w:adjustRightInd w:val="0"/>
              <w:jc w:val="both"/>
              <w:rPr>
                <w:del w:id="371" w:author="Hoang Duc Thanh-OCC" w:date="2026-04-08T15:38:00Z"/>
                <w:rFonts w:ascii="Arial" w:hAnsi="Arial" w:cs="Arial"/>
                <w:color w:val="000000" w:themeColor="text1"/>
                <w:sz w:val="18"/>
                <w:szCs w:val="18"/>
              </w:rPr>
              <w:pPrChange w:id="372" w:author="Hoang Duc Thanh-OCC" w:date="2026-04-08T15:39:00Z">
                <w:pPr>
                  <w:autoSpaceDE w:val="0"/>
                  <w:autoSpaceDN w:val="0"/>
                  <w:adjustRightInd w:val="0"/>
                  <w:jc w:val="both"/>
                </w:pPr>
              </w:pPrChange>
            </w:pPr>
            <w:del w:id="373" w:author="Hoang Duc Thanh-OCC" w:date="2026-04-08T15:38:00Z">
              <w:r w:rsidDel="00FA2D39">
                <w:rPr>
                  <w:rFonts w:ascii="Arial" w:hAnsi="Arial" w:cs="Arial"/>
                  <w:color w:val="000000" w:themeColor="text1"/>
                  <w:sz w:val="18"/>
                  <w:szCs w:val="18"/>
                </w:rPr>
                <w:delText>Airway M890: Flights shall flight plan at and above FL300</w:delText>
              </w:r>
            </w:del>
          </w:p>
        </w:tc>
      </w:tr>
      <w:tr w:rsidR="001169AC" w:rsidRPr="00B474F8" w14:paraId="3C164234" w14:textId="77777777" w:rsidTr="001169AC">
        <w:trPr>
          <w:trHeight w:val="313"/>
        </w:trPr>
        <w:tc>
          <w:tcPr>
            <w:tcW w:w="7584" w:type="dxa"/>
            <w:gridSpan w:val="5"/>
            <w:shd w:val="clear" w:color="auto" w:fill="2E74B5" w:themeFill="accent5" w:themeFillShade="BF"/>
            <w:vAlign w:val="center"/>
          </w:tcPr>
          <w:p w14:paraId="2FE9EC2D" w14:textId="082013F3" w:rsidR="001169AC" w:rsidRPr="00B474F8" w:rsidRDefault="001169AC">
            <w:pPr>
              <w:pStyle w:val="ListParagraph"/>
              <w:numPr>
                <w:ilvl w:val="0"/>
                <w:numId w:val="3"/>
              </w:numPr>
              <w:autoSpaceDE w:val="0"/>
              <w:autoSpaceDN w:val="0"/>
              <w:adjustRightInd w:val="0"/>
              <w:rPr>
                <w:rFonts w:ascii="Arial" w:hAnsi="Arial" w:cs="Arial"/>
                <w:b/>
                <w:color w:val="000000" w:themeColor="text1"/>
                <w:sz w:val="18"/>
                <w:szCs w:val="18"/>
              </w:rPr>
              <w:pPrChange w:id="374" w:author="Hoang Duc Thanh-OCC" w:date="2026-04-08T15:39:00Z">
                <w:pPr>
                  <w:pStyle w:val="ListParagraph"/>
                  <w:numPr>
                    <w:numId w:val="44"/>
                  </w:numPr>
                  <w:autoSpaceDE w:val="0"/>
                  <w:autoSpaceDN w:val="0"/>
                  <w:adjustRightInd w:val="0"/>
                  <w:ind w:hanging="360"/>
                </w:pPr>
              </w:pPrChange>
            </w:pPr>
            <w:r>
              <w:rPr>
                <w:rFonts w:ascii="Arial" w:hAnsi="Arial" w:cs="Arial"/>
                <w:b/>
                <w:color w:val="FFFFFF" w:themeColor="background1"/>
                <w:sz w:val="18"/>
                <w:szCs w:val="18"/>
              </w:rPr>
              <w:t>SGN</w:t>
            </w:r>
            <w:r w:rsidRPr="00B474F8">
              <w:rPr>
                <w:rFonts w:ascii="Arial" w:hAnsi="Arial" w:cs="Arial"/>
                <w:b/>
                <w:color w:val="FFFFFF" w:themeColor="background1"/>
                <w:sz w:val="18"/>
                <w:szCs w:val="18"/>
              </w:rPr>
              <w:t xml:space="preserve"> – SVO – </w:t>
            </w:r>
            <w:r>
              <w:rPr>
                <w:rFonts w:ascii="Arial" w:hAnsi="Arial" w:cs="Arial"/>
                <w:b/>
                <w:color w:val="FFFFFF" w:themeColor="background1"/>
                <w:sz w:val="18"/>
                <w:szCs w:val="18"/>
              </w:rPr>
              <w:t>SGN</w:t>
            </w:r>
          </w:p>
        </w:tc>
      </w:tr>
      <w:tr w:rsidR="00FA2D39" w:rsidRPr="00B474F8" w14:paraId="47E42A3B" w14:textId="77777777" w:rsidTr="001169AC">
        <w:tc>
          <w:tcPr>
            <w:tcW w:w="1701" w:type="dxa"/>
            <w:vMerge w:val="restart"/>
            <w:vAlign w:val="center"/>
          </w:tcPr>
          <w:p w14:paraId="3CF6A626" w14:textId="77777777" w:rsidR="00FA2D39" w:rsidRPr="00B474F8" w:rsidRDefault="00FA2D39" w:rsidP="00FA2D39">
            <w:pPr>
              <w:autoSpaceDE w:val="0"/>
              <w:autoSpaceDN w:val="0"/>
              <w:adjustRightInd w:val="0"/>
              <w:jc w:val="both"/>
              <w:rPr>
                <w:rFonts w:ascii="Arial" w:hAnsi="Arial" w:cs="Arial"/>
                <w:color w:val="000000" w:themeColor="text1"/>
                <w:sz w:val="18"/>
                <w:szCs w:val="18"/>
              </w:rPr>
            </w:pPr>
          </w:p>
        </w:tc>
        <w:tc>
          <w:tcPr>
            <w:tcW w:w="850" w:type="dxa"/>
          </w:tcPr>
          <w:p w14:paraId="5D50D0CD" w14:textId="68096903" w:rsidR="00FA2D39" w:rsidRPr="00B474F8" w:rsidRDefault="00FA2D39" w:rsidP="00FA2D39">
            <w:pPr>
              <w:autoSpaceDE w:val="0"/>
              <w:autoSpaceDN w:val="0"/>
              <w:adjustRightInd w:val="0"/>
              <w:jc w:val="center"/>
              <w:rPr>
                <w:rFonts w:ascii="Arial" w:hAnsi="Arial" w:cs="Arial"/>
                <w:color w:val="000000" w:themeColor="text1"/>
                <w:sz w:val="18"/>
                <w:szCs w:val="18"/>
              </w:rPr>
            </w:pPr>
            <w:ins w:id="375" w:author="Hoang Duc Thanh-OCC" w:date="2026-04-08T15:38:00Z">
              <w:r w:rsidRPr="00B474F8">
                <w:rPr>
                  <w:rFonts w:ascii="Arial" w:hAnsi="Arial" w:cs="Arial"/>
                  <w:color w:val="000000" w:themeColor="text1"/>
                  <w:sz w:val="18"/>
                  <w:szCs w:val="18"/>
                </w:rPr>
                <w:t>VV</w:t>
              </w:r>
              <w:r>
                <w:rPr>
                  <w:rFonts w:ascii="Arial" w:hAnsi="Arial" w:cs="Arial"/>
                  <w:color w:val="000000" w:themeColor="text1"/>
                  <w:sz w:val="18"/>
                  <w:szCs w:val="18"/>
                </w:rPr>
                <w:t>TS</w:t>
              </w:r>
            </w:ins>
            <w:del w:id="376" w:author="Hoang Duc Thanh-OCC" w:date="2026-04-08T15:38:00Z">
              <w:r w:rsidRPr="00B474F8" w:rsidDel="008524EC">
                <w:rPr>
                  <w:rFonts w:ascii="Arial" w:hAnsi="Arial" w:cs="Arial"/>
                  <w:color w:val="000000" w:themeColor="text1"/>
                  <w:sz w:val="18"/>
                  <w:szCs w:val="18"/>
                </w:rPr>
                <w:delText>VV</w:delText>
              </w:r>
              <w:r w:rsidDel="008524EC">
                <w:rPr>
                  <w:rFonts w:ascii="Arial" w:hAnsi="Arial" w:cs="Arial"/>
                  <w:color w:val="000000" w:themeColor="text1"/>
                  <w:sz w:val="18"/>
                  <w:szCs w:val="18"/>
                </w:rPr>
                <w:delText>TS</w:delText>
              </w:r>
            </w:del>
          </w:p>
        </w:tc>
        <w:tc>
          <w:tcPr>
            <w:tcW w:w="851" w:type="dxa"/>
          </w:tcPr>
          <w:p w14:paraId="00672FE1" w14:textId="6557598A" w:rsidR="00FA2D39" w:rsidRPr="00B474F8" w:rsidRDefault="00FA2D39" w:rsidP="00FA2D39">
            <w:pPr>
              <w:autoSpaceDE w:val="0"/>
              <w:autoSpaceDN w:val="0"/>
              <w:adjustRightInd w:val="0"/>
              <w:jc w:val="center"/>
              <w:rPr>
                <w:rFonts w:ascii="Arial" w:hAnsi="Arial" w:cs="Arial"/>
                <w:color w:val="000000" w:themeColor="text1"/>
                <w:sz w:val="18"/>
                <w:szCs w:val="18"/>
              </w:rPr>
            </w:pPr>
            <w:ins w:id="377" w:author="Hoang Duc Thanh-OCC" w:date="2026-04-08T15:38:00Z">
              <w:r w:rsidRPr="00B474F8">
                <w:rPr>
                  <w:rFonts w:ascii="Arial" w:hAnsi="Arial" w:cs="Arial"/>
                  <w:color w:val="000000" w:themeColor="text1"/>
                  <w:sz w:val="18"/>
                  <w:szCs w:val="18"/>
                </w:rPr>
                <w:t>UUEE</w:t>
              </w:r>
            </w:ins>
            <w:del w:id="378" w:author="Hoang Duc Thanh-OCC" w:date="2026-04-08T15:38:00Z">
              <w:r w:rsidRPr="00B474F8" w:rsidDel="008524EC">
                <w:rPr>
                  <w:rFonts w:ascii="Arial" w:hAnsi="Arial" w:cs="Arial"/>
                  <w:color w:val="000000" w:themeColor="text1"/>
                  <w:sz w:val="18"/>
                  <w:szCs w:val="18"/>
                </w:rPr>
                <w:delText>UUEE</w:delText>
              </w:r>
            </w:del>
          </w:p>
        </w:tc>
        <w:tc>
          <w:tcPr>
            <w:tcW w:w="1701" w:type="dxa"/>
          </w:tcPr>
          <w:p w14:paraId="11A47154" w14:textId="13EBABCC" w:rsidR="00FA2D39" w:rsidRPr="00B474F8" w:rsidRDefault="00FA2D39" w:rsidP="00FA2D39">
            <w:pPr>
              <w:autoSpaceDE w:val="0"/>
              <w:autoSpaceDN w:val="0"/>
              <w:adjustRightInd w:val="0"/>
              <w:jc w:val="center"/>
              <w:rPr>
                <w:rFonts w:ascii="Arial" w:hAnsi="Arial" w:cs="Arial"/>
                <w:color w:val="000000" w:themeColor="text1"/>
                <w:sz w:val="18"/>
                <w:szCs w:val="18"/>
              </w:rPr>
            </w:pPr>
            <w:ins w:id="379" w:author="Hoang Duc Thanh-OCC" w:date="2026-04-08T15:38:00Z">
              <w:r>
                <w:rPr>
                  <w:rFonts w:ascii="Arial" w:hAnsi="Arial" w:cs="Arial"/>
                  <w:color w:val="000000" w:themeColor="text1"/>
                  <w:sz w:val="18"/>
                  <w:szCs w:val="18"/>
                </w:rPr>
                <w:t>SGN</w:t>
              </w:r>
              <w:r w:rsidRPr="00B474F8">
                <w:rPr>
                  <w:rFonts w:ascii="Arial" w:hAnsi="Arial" w:cs="Arial"/>
                  <w:color w:val="000000" w:themeColor="text1"/>
                  <w:sz w:val="18"/>
                  <w:szCs w:val="18"/>
                </w:rPr>
                <w:t>SVO</w:t>
              </w:r>
            </w:ins>
            <w:del w:id="380" w:author="Hoang Duc Thanh-OCC" w:date="2026-04-08T15:38:00Z">
              <w:r w:rsidDel="008524EC">
                <w:rPr>
                  <w:rFonts w:ascii="Arial" w:hAnsi="Arial" w:cs="Arial"/>
                  <w:color w:val="000000" w:themeColor="text1"/>
                  <w:sz w:val="18"/>
                  <w:szCs w:val="18"/>
                </w:rPr>
                <w:delText>SGN</w:delText>
              </w:r>
              <w:r w:rsidRPr="00B474F8" w:rsidDel="008524EC">
                <w:rPr>
                  <w:rFonts w:ascii="Arial" w:hAnsi="Arial" w:cs="Arial"/>
                  <w:color w:val="000000" w:themeColor="text1"/>
                  <w:sz w:val="18"/>
                  <w:szCs w:val="18"/>
                </w:rPr>
                <w:delText>SVO</w:delText>
              </w:r>
            </w:del>
          </w:p>
        </w:tc>
        <w:tc>
          <w:tcPr>
            <w:tcW w:w="2481" w:type="dxa"/>
          </w:tcPr>
          <w:p w14:paraId="6C9C6BE5" w14:textId="1C47C155" w:rsidR="00FA2D39" w:rsidRPr="00B474F8" w:rsidRDefault="00FA2D39" w:rsidP="00FA2D39">
            <w:pPr>
              <w:autoSpaceDE w:val="0"/>
              <w:autoSpaceDN w:val="0"/>
              <w:adjustRightInd w:val="0"/>
              <w:jc w:val="both"/>
              <w:rPr>
                <w:rFonts w:ascii="Arial" w:hAnsi="Arial" w:cs="Arial"/>
                <w:color w:val="000000" w:themeColor="text1"/>
                <w:sz w:val="18"/>
                <w:szCs w:val="18"/>
              </w:rPr>
            </w:pPr>
            <w:ins w:id="381" w:author="Hoang Duc Thanh-OCC" w:date="2026-04-08T15:38:00Z">
              <w:r>
                <w:rPr>
                  <w:rFonts w:ascii="Arial" w:hAnsi="Arial" w:cs="Arial"/>
                  <w:color w:val="000000" w:themeColor="text1"/>
                  <w:sz w:val="18"/>
                  <w:szCs w:val="18"/>
                </w:rPr>
                <w:t>UUDD, UUWW, UWKD</w:t>
              </w:r>
            </w:ins>
            <w:del w:id="382" w:author="Hoang Duc Thanh-OCC" w:date="2026-04-08T15:38:00Z">
              <w:r w:rsidDel="008524EC">
                <w:rPr>
                  <w:rFonts w:ascii="Arial" w:hAnsi="Arial" w:cs="Arial"/>
                  <w:color w:val="000000" w:themeColor="text1"/>
                  <w:sz w:val="18"/>
                  <w:szCs w:val="18"/>
                </w:rPr>
                <w:delText>UUDD, UUWW, UWKD</w:delText>
              </w:r>
            </w:del>
          </w:p>
        </w:tc>
      </w:tr>
      <w:tr w:rsidR="00FA2D39" w:rsidRPr="00B474F8" w14:paraId="7F95A621" w14:textId="77777777" w:rsidTr="001169AC">
        <w:tc>
          <w:tcPr>
            <w:tcW w:w="1701" w:type="dxa"/>
            <w:vMerge/>
            <w:vAlign w:val="center"/>
          </w:tcPr>
          <w:p w14:paraId="1734F706" w14:textId="77777777" w:rsidR="00FA2D39" w:rsidRPr="00B474F8" w:rsidRDefault="00FA2D39" w:rsidP="00FA2D39">
            <w:pPr>
              <w:autoSpaceDE w:val="0"/>
              <w:autoSpaceDN w:val="0"/>
              <w:adjustRightInd w:val="0"/>
              <w:jc w:val="both"/>
              <w:rPr>
                <w:rFonts w:ascii="Arial" w:hAnsi="Arial" w:cs="Arial"/>
                <w:color w:val="000000" w:themeColor="text1"/>
                <w:sz w:val="18"/>
                <w:szCs w:val="18"/>
              </w:rPr>
            </w:pPr>
          </w:p>
        </w:tc>
        <w:tc>
          <w:tcPr>
            <w:tcW w:w="850" w:type="dxa"/>
          </w:tcPr>
          <w:p w14:paraId="65F54FA2" w14:textId="668990B4" w:rsidR="00FA2D39" w:rsidRPr="00B474F8" w:rsidRDefault="00FA2D39" w:rsidP="00FA2D39">
            <w:pPr>
              <w:autoSpaceDE w:val="0"/>
              <w:autoSpaceDN w:val="0"/>
              <w:adjustRightInd w:val="0"/>
              <w:jc w:val="center"/>
              <w:rPr>
                <w:rFonts w:ascii="Arial" w:hAnsi="Arial" w:cs="Arial"/>
                <w:color w:val="000000" w:themeColor="text1"/>
                <w:sz w:val="18"/>
                <w:szCs w:val="18"/>
              </w:rPr>
            </w:pPr>
            <w:ins w:id="383" w:author="Hoang Duc Thanh-OCC" w:date="2026-04-08T15:38:00Z">
              <w:r w:rsidRPr="00B474F8">
                <w:rPr>
                  <w:rFonts w:ascii="Arial" w:hAnsi="Arial" w:cs="Arial"/>
                  <w:color w:val="000000" w:themeColor="text1"/>
                  <w:sz w:val="18"/>
                  <w:szCs w:val="18"/>
                </w:rPr>
                <w:t>UUEE</w:t>
              </w:r>
            </w:ins>
            <w:del w:id="384" w:author="Hoang Duc Thanh-OCC" w:date="2026-04-08T15:38:00Z">
              <w:r w:rsidRPr="00B474F8" w:rsidDel="008524EC">
                <w:rPr>
                  <w:rFonts w:ascii="Arial" w:hAnsi="Arial" w:cs="Arial"/>
                  <w:color w:val="000000" w:themeColor="text1"/>
                  <w:sz w:val="18"/>
                  <w:szCs w:val="18"/>
                </w:rPr>
                <w:delText>UUEE</w:delText>
              </w:r>
            </w:del>
          </w:p>
        </w:tc>
        <w:tc>
          <w:tcPr>
            <w:tcW w:w="851" w:type="dxa"/>
          </w:tcPr>
          <w:p w14:paraId="0EFCEB5F" w14:textId="65D4E1B6" w:rsidR="00FA2D39" w:rsidRPr="00B474F8" w:rsidRDefault="00FA2D39" w:rsidP="00FA2D39">
            <w:pPr>
              <w:autoSpaceDE w:val="0"/>
              <w:autoSpaceDN w:val="0"/>
              <w:adjustRightInd w:val="0"/>
              <w:jc w:val="center"/>
              <w:rPr>
                <w:rFonts w:ascii="Arial" w:hAnsi="Arial" w:cs="Arial"/>
                <w:color w:val="000000" w:themeColor="text1"/>
                <w:sz w:val="18"/>
                <w:szCs w:val="18"/>
              </w:rPr>
            </w:pPr>
            <w:ins w:id="385" w:author="Hoang Duc Thanh-OCC" w:date="2026-04-08T15:38:00Z">
              <w:r>
                <w:rPr>
                  <w:rFonts w:ascii="Arial" w:hAnsi="Arial" w:cs="Arial"/>
                  <w:color w:val="000000" w:themeColor="text1"/>
                  <w:sz w:val="18"/>
                  <w:szCs w:val="18"/>
                </w:rPr>
                <w:t>VVTS</w:t>
              </w:r>
            </w:ins>
            <w:del w:id="386" w:author="Hoang Duc Thanh-OCC" w:date="2026-04-08T15:38:00Z">
              <w:r w:rsidDel="008524EC">
                <w:rPr>
                  <w:rFonts w:ascii="Arial" w:hAnsi="Arial" w:cs="Arial"/>
                  <w:color w:val="000000" w:themeColor="text1"/>
                  <w:sz w:val="18"/>
                  <w:szCs w:val="18"/>
                </w:rPr>
                <w:delText>VVTS</w:delText>
              </w:r>
            </w:del>
          </w:p>
        </w:tc>
        <w:tc>
          <w:tcPr>
            <w:tcW w:w="1701" w:type="dxa"/>
          </w:tcPr>
          <w:p w14:paraId="17DE561C" w14:textId="5BC251CA" w:rsidR="00FA2D39" w:rsidRPr="00B474F8" w:rsidRDefault="00FA2D39" w:rsidP="00FA2D39">
            <w:pPr>
              <w:autoSpaceDE w:val="0"/>
              <w:autoSpaceDN w:val="0"/>
              <w:adjustRightInd w:val="0"/>
              <w:jc w:val="center"/>
              <w:rPr>
                <w:rFonts w:ascii="Arial" w:hAnsi="Arial" w:cs="Arial"/>
                <w:color w:val="000000" w:themeColor="text1"/>
                <w:sz w:val="18"/>
                <w:szCs w:val="18"/>
              </w:rPr>
            </w:pPr>
            <w:ins w:id="387" w:author="Hoang Duc Thanh-OCC" w:date="2026-04-08T15:38:00Z">
              <w:r w:rsidRPr="00B474F8">
                <w:rPr>
                  <w:rFonts w:ascii="Arial" w:hAnsi="Arial" w:cs="Arial"/>
                  <w:color w:val="000000" w:themeColor="text1"/>
                  <w:sz w:val="18"/>
                  <w:szCs w:val="18"/>
                </w:rPr>
                <w:t>SVO</w:t>
              </w:r>
              <w:r>
                <w:rPr>
                  <w:rFonts w:ascii="Arial" w:hAnsi="Arial" w:cs="Arial"/>
                  <w:color w:val="000000" w:themeColor="text1"/>
                  <w:sz w:val="18"/>
                  <w:szCs w:val="18"/>
                </w:rPr>
                <w:t>SG</w:t>
              </w:r>
              <w:r w:rsidRPr="00B474F8">
                <w:rPr>
                  <w:rFonts w:ascii="Arial" w:hAnsi="Arial" w:cs="Arial"/>
                  <w:color w:val="000000" w:themeColor="text1"/>
                  <w:sz w:val="18"/>
                  <w:szCs w:val="18"/>
                </w:rPr>
                <w:t>N</w:t>
              </w:r>
            </w:ins>
            <w:del w:id="388" w:author="Hoang Duc Thanh-OCC" w:date="2026-04-08T15:38:00Z">
              <w:r w:rsidRPr="00B474F8" w:rsidDel="008524EC">
                <w:rPr>
                  <w:rFonts w:ascii="Arial" w:hAnsi="Arial" w:cs="Arial"/>
                  <w:color w:val="000000" w:themeColor="text1"/>
                  <w:sz w:val="18"/>
                  <w:szCs w:val="18"/>
                </w:rPr>
                <w:delText>SVO</w:delText>
              </w:r>
              <w:r w:rsidDel="008524EC">
                <w:rPr>
                  <w:rFonts w:ascii="Arial" w:hAnsi="Arial" w:cs="Arial"/>
                  <w:color w:val="000000" w:themeColor="text1"/>
                  <w:sz w:val="18"/>
                  <w:szCs w:val="18"/>
                </w:rPr>
                <w:delText>SG</w:delText>
              </w:r>
              <w:r w:rsidRPr="00B474F8" w:rsidDel="008524EC">
                <w:rPr>
                  <w:rFonts w:ascii="Arial" w:hAnsi="Arial" w:cs="Arial"/>
                  <w:color w:val="000000" w:themeColor="text1"/>
                  <w:sz w:val="18"/>
                  <w:szCs w:val="18"/>
                </w:rPr>
                <w:delText>N</w:delText>
              </w:r>
            </w:del>
          </w:p>
        </w:tc>
        <w:tc>
          <w:tcPr>
            <w:tcW w:w="2481" w:type="dxa"/>
          </w:tcPr>
          <w:p w14:paraId="479A254C" w14:textId="50D7D6F5" w:rsidR="00FA2D39" w:rsidRPr="00B474F8" w:rsidRDefault="00FA2D39" w:rsidP="00FA2D39">
            <w:pPr>
              <w:autoSpaceDE w:val="0"/>
              <w:autoSpaceDN w:val="0"/>
              <w:adjustRightInd w:val="0"/>
              <w:jc w:val="both"/>
              <w:rPr>
                <w:rFonts w:ascii="Arial" w:hAnsi="Arial" w:cs="Arial"/>
                <w:color w:val="000000" w:themeColor="text1"/>
                <w:sz w:val="18"/>
                <w:szCs w:val="18"/>
              </w:rPr>
            </w:pPr>
            <w:ins w:id="389" w:author="Hoang Duc Thanh-OCC" w:date="2026-04-08T15:38:00Z">
              <w:r w:rsidRPr="00B474F8">
                <w:rPr>
                  <w:rFonts w:ascii="Arial" w:hAnsi="Arial" w:cs="Arial"/>
                  <w:color w:val="000000" w:themeColor="text1"/>
                  <w:sz w:val="18"/>
                  <w:szCs w:val="18"/>
                </w:rPr>
                <w:t>VVCI, VVVH</w:t>
              </w:r>
            </w:ins>
            <w:del w:id="390" w:author="Hoang Duc Thanh-OCC" w:date="2026-04-08T15:38:00Z">
              <w:r w:rsidRPr="00B474F8" w:rsidDel="008524EC">
                <w:rPr>
                  <w:rFonts w:ascii="Arial" w:hAnsi="Arial" w:cs="Arial"/>
                  <w:color w:val="000000" w:themeColor="text1"/>
                  <w:sz w:val="18"/>
                  <w:szCs w:val="18"/>
                </w:rPr>
                <w:delText>VVCI, VVVH</w:delText>
              </w:r>
            </w:del>
          </w:p>
        </w:tc>
      </w:tr>
      <w:tr w:rsidR="00FA2D39" w:rsidRPr="00B474F8" w14:paraId="03189537" w14:textId="77777777" w:rsidTr="001169AC">
        <w:tc>
          <w:tcPr>
            <w:tcW w:w="1701" w:type="dxa"/>
            <w:vAlign w:val="center"/>
          </w:tcPr>
          <w:p w14:paraId="2B1331CE" w14:textId="0102F94C" w:rsidR="00FA2D39" w:rsidRPr="00B474F8" w:rsidRDefault="00FA2D39" w:rsidP="00FA2D39">
            <w:pPr>
              <w:autoSpaceDE w:val="0"/>
              <w:autoSpaceDN w:val="0"/>
              <w:adjustRightInd w:val="0"/>
              <w:jc w:val="both"/>
              <w:rPr>
                <w:rFonts w:ascii="Arial" w:hAnsi="Arial" w:cs="Arial"/>
                <w:color w:val="000000" w:themeColor="text1"/>
                <w:sz w:val="18"/>
                <w:szCs w:val="18"/>
              </w:rPr>
            </w:pPr>
            <w:ins w:id="391" w:author="Hoang Duc Thanh-OCC" w:date="2026-04-08T15:38:00Z">
              <w:r>
                <w:rPr>
                  <w:rFonts w:ascii="Arial" w:hAnsi="Arial" w:cs="Arial"/>
                  <w:color w:val="000000" w:themeColor="text1"/>
                  <w:sz w:val="18"/>
                  <w:szCs w:val="18"/>
                </w:rPr>
                <w:t>Area Operation</w:t>
              </w:r>
            </w:ins>
            <w:del w:id="392" w:author="Hoang Duc Thanh-OCC" w:date="2026-04-08T15:38:00Z">
              <w:r w:rsidDel="008524EC">
                <w:rPr>
                  <w:rFonts w:ascii="Arial" w:hAnsi="Arial" w:cs="Arial"/>
                  <w:color w:val="000000" w:themeColor="text1"/>
                  <w:sz w:val="18"/>
                  <w:szCs w:val="18"/>
                </w:rPr>
                <w:delText>Area Operation</w:delText>
              </w:r>
            </w:del>
          </w:p>
        </w:tc>
        <w:tc>
          <w:tcPr>
            <w:tcW w:w="5883" w:type="dxa"/>
            <w:gridSpan w:val="4"/>
          </w:tcPr>
          <w:p w14:paraId="1A6A8261" w14:textId="48D84B83" w:rsidR="00FA2D39" w:rsidRPr="00B474F8" w:rsidRDefault="00FA2D39" w:rsidP="00FA2D39">
            <w:pPr>
              <w:autoSpaceDE w:val="0"/>
              <w:autoSpaceDN w:val="0"/>
              <w:adjustRightInd w:val="0"/>
              <w:jc w:val="both"/>
              <w:rPr>
                <w:rFonts w:ascii="Arial" w:hAnsi="Arial" w:cs="Arial"/>
                <w:color w:val="000000" w:themeColor="text1"/>
                <w:sz w:val="18"/>
                <w:szCs w:val="18"/>
              </w:rPr>
            </w:pPr>
            <w:ins w:id="393" w:author="Hoang Duc Thanh-OCC" w:date="2026-04-08T15:38:00Z">
              <w:r>
                <w:rPr>
                  <w:rFonts w:ascii="Arial" w:hAnsi="Arial" w:cs="Arial"/>
                  <w:color w:val="000000" w:themeColor="text1"/>
                  <w:sz w:val="18"/>
                  <w:szCs w:val="18"/>
                </w:rPr>
                <w:t>MID/ASIA, EUR</w:t>
              </w:r>
            </w:ins>
            <w:del w:id="394" w:author="Hoang Duc Thanh-OCC" w:date="2026-04-08T15:38:00Z">
              <w:r w:rsidDel="008524EC">
                <w:rPr>
                  <w:rFonts w:ascii="Arial" w:hAnsi="Arial" w:cs="Arial"/>
                  <w:color w:val="000000" w:themeColor="text1"/>
                  <w:sz w:val="18"/>
                  <w:szCs w:val="18"/>
                </w:rPr>
                <w:delText>MID/ASIA, EUR</w:delText>
              </w:r>
            </w:del>
          </w:p>
        </w:tc>
      </w:tr>
      <w:tr w:rsidR="00FA2D39" w:rsidRPr="00B474F8" w14:paraId="2D8F1EB4" w14:textId="77777777" w:rsidTr="001169AC">
        <w:tc>
          <w:tcPr>
            <w:tcW w:w="1701" w:type="dxa"/>
            <w:vAlign w:val="center"/>
          </w:tcPr>
          <w:p w14:paraId="61210784" w14:textId="1F01B843" w:rsidR="00FA2D39" w:rsidRPr="00B474F8" w:rsidRDefault="00FA2D39" w:rsidP="00FA2D39">
            <w:pPr>
              <w:autoSpaceDE w:val="0"/>
              <w:autoSpaceDN w:val="0"/>
              <w:adjustRightInd w:val="0"/>
              <w:jc w:val="both"/>
              <w:rPr>
                <w:rFonts w:ascii="Arial" w:hAnsi="Arial" w:cs="Arial"/>
                <w:color w:val="000000" w:themeColor="text1"/>
                <w:sz w:val="18"/>
                <w:szCs w:val="18"/>
              </w:rPr>
            </w:pPr>
            <w:ins w:id="395" w:author="Hoang Duc Thanh-OCC" w:date="2026-04-08T15:38:00Z">
              <w:r w:rsidRPr="00B474F8">
                <w:rPr>
                  <w:rFonts w:ascii="Arial" w:hAnsi="Arial" w:cs="Arial"/>
                  <w:color w:val="000000" w:themeColor="text1"/>
                  <w:sz w:val="18"/>
                  <w:szCs w:val="18"/>
                </w:rPr>
                <w:t>Preferred Enroute Alternate Airport</w:t>
              </w:r>
            </w:ins>
            <w:del w:id="396" w:author="Hoang Duc Thanh-OCC" w:date="2026-04-08T15:38:00Z">
              <w:r w:rsidRPr="00B474F8" w:rsidDel="008524EC">
                <w:rPr>
                  <w:rFonts w:ascii="Arial" w:hAnsi="Arial" w:cs="Arial"/>
                  <w:color w:val="000000" w:themeColor="text1"/>
                  <w:sz w:val="18"/>
                  <w:szCs w:val="18"/>
                </w:rPr>
                <w:delText>Preferred Enroute Alternate Airport</w:delText>
              </w:r>
            </w:del>
          </w:p>
        </w:tc>
        <w:tc>
          <w:tcPr>
            <w:tcW w:w="5883" w:type="dxa"/>
            <w:gridSpan w:val="4"/>
            <w:vAlign w:val="center"/>
          </w:tcPr>
          <w:p w14:paraId="4B2A370F" w14:textId="1EF065CB" w:rsidR="00FA2D39" w:rsidRPr="00B474F8" w:rsidRDefault="00FA2D39" w:rsidP="00FA2D39">
            <w:pPr>
              <w:autoSpaceDE w:val="0"/>
              <w:autoSpaceDN w:val="0"/>
              <w:adjustRightInd w:val="0"/>
              <w:rPr>
                <w:rFonts w:ascii="Arial" w:hAnsi="Arial" w:cs="Arial"/>
                <w:color w:val="000000" w:themeColor="text1"/>
                <w:sz w:val="18"/>
                <w:szCs w:val="18"/>
              </w:rPr>
            </w:pPr>
            <w:ins w:id="397" w:author="Hoang Duc Thanh-OCC" w:date="2026-04-08T15:38:00Z">
              <w:r>
                <w:rPr>
                  <w:rFonts w:ascii="Arial" w:hAnsi="Arial" w:cs="Arial"/>
                  <w:color w:val="000000" w:themeColor="text1"/>
                  <w:sz w:val="18"/>
                  <w:szCs w:val="18"/>
                </w:rPr>
                <w:t xml:space="preserve">VVDN, VVNB, </w:t>
              </w:r>
              <w:r w:rsidRPr="00B474F8">
                <w:rPr>
                  <w:rFonts w:ascii="Arial" w:hAnsi="Arial" w:cs="Arial"/>
                  <w:color w:val="000000" w:themeColor="text1"/>
                  <w:sz w:val="18"/>
                  <w:szCs w:val="18"/>
                </w:rPr>
                <w:t xml:space="preserve">VTCC, VYYY, VECC, VIDP, VIAR, UTDD, </w:t>
              </w:r>
              <w:r>
                <w:rPr>
                  <w:rFonts w:ascii="Arial" w:hAnsi="Arial" w:cs="Arial"/>
                  <w:color w:val="000000" w:themeColor="text1"/>
                  <w:sz w:val="18"/>
                  <w:szCs w:val="18"/>
                </w:rPr>
                <w:t>UZSA</w:t>
              </w:r>
              <w:r w:rsidRPr="00B474F8">
                <w:rPr>
                  <w:rFonts w:ascii="Arial" w:hAnsi="Arial" w:cs="Arial"/>
                  <w:color w:val="000000" w:themeColor="text1"/>
                  <w:sz w:val="18"/>
                  <w:szCs w:val="18"/>
                </w:rPr>
                <w:t>, UBBB, LTCE, LROP</w:t>
              </w:r>
            </w:ins>
            <w:del w:id="398" w:author="Hoang Duc Thanh-OCC" w:date="2026-04-08T15:38:00Z">
              <w:r w:rsidDel="008524EC">
                <w:rPr>
                  <w:rFonts w:ascii="Arial" w:hAnsi="Arial" w:cs="Arial"/>
                  <w:color w:val="000000" w:themeColor="text1"/>
                  <w:sz w:val="18"/>
                  <w:szCs w:val="18"/>
                </w:rPr>
                <w:delText xml:space="preserve">VVDN, VVNB, </w:delText>
              </w:r>
              <w:r w:rsidRPr="00B474F8" w:rsidDel="008524EC">
                <w:rPr>
                  <w:rFonts w:ascii="Arial" w:hAnsi="Arial" w:cs="Arial"/>
                  <w:color w:val="000000" w:themeColor="text1"/>
                  <w:sz w:val="18"/>
                  <w:szCs w:val="18"/>
                </w:rPr>
                <w:delText xml:space="preserve">VTCC, VYYY, VECC, VIDP, VIAR, UTDD, </w:delText>
              </w:r>
              <w:r w:rsidDel="008524EC">
                <w:rPr>
                  <w:rFonts w:ascii="Arial" w:hAnsi="Arial" w:cs="Arial"/>
                  <w:color w:val="000000" w:themeColor="text1"/>
                  <w:sz w:val="18"/>
                  <w:szCs w:val="18"/>
                </w:rPr>
                <w:delText>UZSA</w:delText>
              </w:r>
              <w:r w:rsidRPr="00B474F8" w:rsidDel="008524EC">
                <w:rPr>
                  <w:rFonts w:ascii="Arial" w:hAnsi="Arial" w:cs="Arial"/>
                  <w:color w:val="000000" w:themeColor="text1"/>
                  <w:sz w:val="18"/>
                  <w:szCs w:val="18"/>
                </w:rPr>
                <w:delText>, UBBB, LTCE, LROP</w:delText>
              </w:r>
            </w:del>
          </w:p>
        </w:tc>
      </w:tr>
      <w:tr w:rsidR="00FA2D39" w:rsidRPr="00B474F8" w14:paraId="7D3FFD3A" w14:textId="77777777" w:rsidTr="001169AC">
        <w:tc>
          <w:tcPr>
            <w:tcW w:w="1701" w:type="dxa"/>
            <w:vAlign w:val="center"/>
          </w:tcPr>
          <w:p w14:paraId="6699BA94" w14:textId="04AEFE16" w:rsidR="00FA2D39" w:rsidRPr="00B474F8" w:rsidRDefault="00FA2D39" w:rsidP="00FA2D39">
            <w:pPr>
              <w:autoSpaceDE w:val="0"/>
              <w:autoSpaceDN w:val="0"/>
              <w:adjustRightInd w:val="0"/>
              <w:jc w:val="both"/>
              <w:rPr>
                <w:rFonts w:ascii="Arial" w:hAnsi="Arial" w:cs="Arial"/>
                <w:color w:val="000000" w:themeColor="text1"/>
                <w:sz w:val="18"/>
                <w:szCs w:val="18"/>
              </w:rPr>
            </w:pPr>
            <w:ins w:id="399" w:author="Hoang Duc Thanh-OCC" w:date="2026-04-08T15:38:00Z">
              <w:r w:rsidRPr="00B474F8">
                <w:rPr>
                  <w:rFonts w:ascii="Arial" w:hAnsi="Arial" w:cs="Arial"/>
                  <w:color w:val="000000" w:themeColor="text1"/>
                  <w:sz w:val="18"/>
                  <w:szCs w:val="18"/>
                </w:rPr>
                <w:t>RVSM</w:t>
              </w:r>
            </w:ins>
            <w:del w:id="400" w:author="Hoang Duc Thanh-OCC" w:date="2026-04-08T15:38:00Z">
              <w:r w:rsidRPr="00B474F8" w:rsidDel="008524EC">
                <w:rPr>
                  <w:rFonts w:ascii="Arial" w:hAnsi="Arial" w:cs="Arial"/>
                  <w:color w:val="000000" w:themeColor="text1"/>
                  <w:sz w:val="18"/>
                  <w:szCs w:val="18"/>
                </w:rPr>
                <w:delText>RVSM</w:delText>
              </w:r>
            </w:del>
          </w:p>
        </w:tc>
        <w:tc>
          <w:tcPr>
            <w:tcW w:w="5883" w:type="dxa"/>
            <w:gridSpan w:val="4"/>
          </w:tcPr>
          <w:p w14:paraId="32979BC7" w14:textId="2E01FD4E" w:rsidR="00FA2D39" w:rsidRPr="00B474F8" w:rsidRDefault="00FA2D39" w:rsidP="00FA2D39">
            <w:pPr>
              <w:autoSpaceDE w:val="0"/>
              <w:autoSpaceDN w:val="0"/>
              <w:adjustRightInd w:val="0"/>
              <w:jc w:val="both"/>
              <w:rPr>
                <w:rFonts w:ascii="Arial" w:hAnsi="Arial" w:cs="Arial"/>
                <w:color w:val="000000" w:themeColor="text1"/>
                <w:sz w:val="18"/>
                <w:szCs w:val="18"/>
              </w:rPr>
            </w:pPr>
            <w:ins w:id="401" w:author="Hoang Duc Thanh-OCC" w:date="2026-04-08T15:38:00Z">
              <w:r w:rsidRPr="00B474F8">
                <w:rPr>
                  <w:rFonts w:ascii="Arial" w:hAnsi="Arial" w:cs="Arial"/>
                  <w:color w:val="000000" w:themeColor="text1"/>
                  <w:sz w:val="18"/>
                  <w:szCs w:val="18"/>
                </w:rPr>
                <w:t>Required</w:t>
              </w:r>
            </w:ins>
            <w:del w:id="402" w:author="Hoang Duc Thanh-OCC" w:date="2026-04-08T15:38:00Z">
              <w:r w:rsidRPr="00B474F8" w:rsidDel="008524EC">
                <w:rPr>
                  <w:rFonts w:ascii="Arial" w:hAnsi="Arial" w:cs="Arial"/>
                  <w:color w:val="000000" w:themeColor="text1"/>
                  <w:sz w:val="18"/>
                  <w:szCs w:val="18"/>
                </w:rPr>
                <w:delText>Required</w:delText>
              </w:r>
            </w:del>
          </w:p>
        </w:tc>
      </w:tr>
      <w:tr w:rsidR="00FA2D39" w:rsidRPr="00B474F8" w14:paraId="5AFF6592" w14:textId="77777777" w:rsidTr="001169AC">
        <w:tc>
          <w:tcPr>
            <w:tcW w:w="1701" w:type="dxa"/>
            <w:vAlign w:val="center"/>
          </w:tcPr>
          <w:p w14:paraId="1AE29568" w14:textId="707F2647" w:rsidR="00FA2D39" w:rsidRPr="00B474F8" w:rsidRDefault="00FA2D39" w:rsidP="00FA2D39">
            <w:pPr>
              <w:autoSpaceDE w:val="0"/>
              <w:autoSpaceDN w:val="0"/>
              <w:adjustRightInd w:val="0"/>
              <w:jc w:val="both"/>
              <w:rPr>
                <w:rFonts w:ascii="Arial" w:hAnsi="Arial" w:cs="Arial"/>
                <w:color w:val="000000" w:themeColor="text1"/>
                <w:sz w:val="18"/>
                <w:szCs w:val="18"/>
              </w:rPr>
            </w:pPr>
            <w:ins w:id="403" w:author="Hoang Duc Thanh-OCC" w:date="2026-04-08T15:38:00Z">
              <w:r>
                <w:rPr>
                  <w:rFonts w:ascii="Arial" w:hAnsi="Arial" w:cs="Arial"/>
                  <w:color w:val="000000" w:themeColor="text1"/>
                  <w:sz w:val="18"/>
                  <w:szCs w:val="18"/>
                </w:rPr>
                <w:t>EDTO</w:t>
              </w:r>
            </w:ins>
            <w:del w:id="404" w:author="Hoang Duc Thanh-OCC" w:date="2026-04-08T15:38:00Z">
              <w:r w:rsidDel="008524EC">
                <w:rPr>
                  <w:rFonts w:ascii="Arial" w:hAnsi="Arial" w:cs="Arial"/>
                  <w:color w:val="000000" w:themeColor="text1"/>
                  <w:sz w:val="18"/>
                  <w:szCs w:val="18"/>
                </w:rPr>
                <w:delText>EDTO</w:delText>
              </w:r>
            </w:del>
          </w:p>
        </w:tc>
        <w:tc>
          <w:tcPr>
            <w:tcW w:w="5883" w:type="dxa"/>
            <w:gridSpan w:val="4"/>
          </w:tcPr>
          <w:p w14:paraId="726E4FCD" w14:textId="77777777" w:rsidR="00FA2D39" w:rsidRDefault="00FA2D39" w:rsidP="00FA2D39">
            <w:pPr>
              <w:autoSpaceDE w:val="0"/>
              <w:autoSpaceDN w:val="0"/>
              <w:adjustRightInd w:val="0"/>
              <w:jc w:val="center"/>
              <w:rPr>
                <w:ins w:id="405" w:author="Hoang Duc Thanh-OCC" w:date="2026-04-08T15:38:00Z"/>
                <w:rFonts w:ascii="Arial" w:hAnsi="Arial" w:cs="Arial"/>
                <w:color w:val="000000" w:themeColor="text1"/>
                <w:sz w:val="18"/>
                <w:szCs w:val="18"/>
              </w:rPr>
            </w:pPr>
            <w:ins w:id="406" w:author="Hoang Duc Thanh-OCC" w:date="2026-04-08T15:38:00Z">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ins>
          </w:p>
          <w:p w14:paraId="018A69A9" w14:textId="0CF86C21" w:rsidR="00FA2D39" w:rsidDel="008524EC" w:rsidRDefault="00FA2D39" w:rsidP="00FA2D39">
            <w:pPr>
              <w:autoSpaceDE w:val="0"/>
              <w:autoSpaceDN w:val="0"/>
              <w:adjustRightInd w:val="0"/>
              <w:jc w:val="center"/>
              <w:rPr>
                <w:del w:id="407" w:author="Hoang Duc Thanh-OCC" w:date="2026-04-08T15:38:00Z"/>
                <w:rFonts w:ascii="Arial" w:hAnsi="Arial" w:cs="Arial"/>
                <w:color w:val="000000" w:themeColor="text1"/>
                <w:sz w:val="18"/>
                <w:szCs w:val="18"/>
              </w:rPr>
            </w:pPr>
            <w:ins w:id="408" w:author="Hoang Duc Thanh-OCC" w:date="2026-04-08T15:38:00Z">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ins>
            <w:del w:id="409" w:author="Hoang Duc Thanh-OCC" w:date="2026-04-08T15:38:00Z">
              <w:r w:rsidRPr="00B474F8" w:rsidDel="008524EC">
                <w:rPr>
                  <w:rFonts w:ascii="Arial" w:hAnsi="Arial" w:cs="Arial"/>
                  <w:color w:val="000000" w:themeColor="text1"/>
                  <w:sz w:val="18"/>
                  <w:szCs w:val="18"/>
                </w:rPr>
                <w:delText xml:space="preserve">If </w:delText>
              </w:r>
              <w:r w:rsidDel="008524EC">
                <w:rPr>
                  <w:rFonts w:ascii="Arial" w:hAnsi="Arial" w:cs="Arial"/>
                  <w:color w:val="000000" w:themeColor="text1"/>
                  <w:sz w:val="18"/>
                  <w:szCs w:val="18"/>
                </w:rPr>
                <w:delText>required</w:delText>
              </w:r>
            </w:del>
          </w:p>
          <w:p w14:paraId="360438AF" w14:textId="520A5BBD" w:rsidR="00FA2D39" w:rsidRPr="00B474F8" w:rsidRDefault="00FA2D39" w:rsidP="00FA2D39">
            <w:pPr>
              <w:autoSpaceDE w:val="0"/>
              <w:autoSpaceDN w:val="0"/>
              <w:adjustRightInd w:val="0"/>
              <w:jc w:val="center"/>
              <w:rPr>
                <w:rFonts w:ascii="Arial" w:hAnsi="Arial" w:cs="Arial"/>
                <w:color w:val="000000" w:themeColor="text1"/>
                <w:sz w:val="18"/>
                <w:szCs w:val="18"/>
              </w:rPr>
            </w:pPr>
            <w:del w:id="410" w:author="Hoang Duc Thanh-OCC" w:date="2026-04-08T15:38:00Z">
              <w:r w:rsidRPr="00B474F8" w:rsidDel="008524EC">
                <w:rPr>
                  <w:rFonts w:ascii="Arial" w:hAnsi="Arial" w:cs="Arial"/>
                  <w:b/>
                  <w:sz w:val="18"/>
                  <w:szCs w:val="18"/>
                </w:rPr>
                <w:delText xml:space="preserve"> </w:delText>
              </w:r>
              <w:r w:rsidDel="008524EC">
                <w:rPr>
                  <w:rFonts w:ascii="Arial" w:hAnsi="Arial" w:cs="Arial"/>
                  <w:b/>
                  <w:sz w:val="18"/>
                  <w:szCs w:val="18"/>
                </w:rPr>
                <w:fldChar w:fldCharType="begin">
                  <w:ffData>
                    <w:name w:val=""/>
                    <w:enabled/>
                    <w:calcOnExit w:val="0"/>
                    <w:checkBox>
                      <w:sizeAuto/>
                      <w:default w:val="1"/>
                    </w:checkBox>
                  </w:ffData>
                </w:fldChar>
              </w:r>
              <w:r w:rsidDel="008524EC">
                <w:rPr>
                  <w:rFonts w:ascii="Arial" w:hAnsi="Arial" w:cs="Arial"/>
                  <w:b/>
                  <w:sz w:val="18"/>
                  <w:szCs w:val="18"/>
                </w:rPr>
                <w:delInstrText xml:space="preserve"> FORMCHECKBOX </w:delInstrText>
              </w:r>
              <w:r w:rsidR="000912F0">
                <w:rPr>
                  <w:rFonts w:ascii="Arial" w:hAnsi="Arial" w:cs="Arial"/>
                  <w:b/>
                  <w:sz w:val="18"/>
                  <w:szCs w:val="18"/>
                </w:rPr>
              </w:r>
              <w:r w:rsidR="000912F0">
                <w:rPr>
                  <w:rFonts w:ascii="Arial" w:hAnsi="Arial" w:cs="Arial"/>
                  <w:b/>
                  <w:sz w:val="18"/>
                  <w:szCs w:val="18"/>
                </w:rPr>
                <w:fldChar w:fldCharType="separate"/>
              </w:r>
              <w:r w:rsidDel="008524EC">
                <w:rPr>
                  <w:rFonts w:ascii="Arial" w:hAnsi="Arial" w:cs="Arial"/>
                  <w:b/>
                  <w:sz w:val="18"/>
                  <w:szCs w:val="18"/>
                </w:rPr>
                <w:fldChar w:fldCharType="end"/>
              </w:r>
              <w:r w:rsidRPr="00B474F8" w:rsidDel="008524EC">
                <w:rPr>
                  <w:rFonts w:ascii="Arial" w:hAnsi="Arial" w:cs="Arial"/>
                  <w:b/>
                  <w:sz w:val="18"/>
                  <w:szCs w:val="18"/>
                </w:rPr>
                <w:delText xml:space="preserve"> </w:delText>
              </w:r>
              <w:r w:rsidDel="008524EC">
                <w:rPr>
                  <w:rFonts w:ascii="Arial" w:hAnsi="Arial" w:cs="Arial"/>
                  <w:b/>
                  <w:sz w:val="18"/>
                  <w:szCs w:val="18"/>
                </w:rPr>
                <w:delText xml:space="preserve">120 / </w:delText>
              </w:r>
              <w:r w:rsidRPr="00B474F8" w:rsidDel="008524EC">
                <w:rPr>
                  <w:rFonts w:ascii="Arial" w:hAnsi="Arial" w:cs="Arial"/>
                  <w:b/>
                  <w:sz w:val="18"/>
                  <w:szCs w:val="18"/>
                </w:rPr>
                <w:fldChar w:fldCharType="begin">
                  <w:ffData>
                    <w:name w:val=""/>
                    <w:enabled/>
                    <w:calcOnExit w:val="0"/>
                    <w:checkBox>
                      <w:sizeAuto/>
                      <w:default w:val="1"/>
                    </w:checkBox>
                  </w:ffData>
                </w:fldChar>
              </w:r>
              <w:r w:rsidRPr="00B474F8" w:rsidDel="008524EC">
                <w:rPr>
                  <w:rFonts w:ascii="Arial" w:hAnsi="Arial" w:cs="Arial"/>
                  <w:b/>
                  <w:sz w:val="18"/>
                  <w:szCs w:val="18"/>
                </w:rPr>
                <w:delInstrText xml:space="preserve"> FORMCHECKBOX </w:delInstrText>
              </w:r>
              <w:r w:rsidR="000912F0">
                <w:rPr>
                  <w:rFonts w:ascii="Arial" w:hAnsi="Arial" w:cs="Arial"/>
                  <w:b/>
                  <w:sz w:val="18"/>
                  <w:szCs w:val="18"/>
                </w:rPr>
              </w:r>
              <w:r w:rsidR="000912F0">
                <w:rPr>
                  <w:rFonts w:ascii="Arial" w:hAnsi="Arial" w:cs="Arial"/>
                  <w:b/>
                  <w:sz w:val="18"/>
                  <w:szCs w:val="18"/>
                </w:rPr>
                <w:fldChar w:fldCharType="separate"/>
              </w:r>
              <w:r w:rsidRPr="00B474F8" w:rsidDel="008524EC">
                <w:rPr>
                  <w:rFonts w:ascii="Arial" w:hAnsi="Arial" w:cs="Arial"/>
                  <w:b/>
                  <w:sz w:val="18"/>
                  <w:szCs w:val="18"/>
                </w:rPr>
                <w:fldChar w:fldCharType="end"/>
              </w:r>
              <w:r w:rsidRPr="00B474F8" w:rsidDel="008524EC">
                <w:rPr>
                  <w:rFonts w:ascii="Arial" w:hAnsi="Arial" w:cs="Arial"/>
                  <w:b/>
                  <w:sz w:val="18"/>
                  <w:szCs w:val="18"/>
                </w:rPr>
                <w:delText xml:space="preserve"> </w:delText>
              </w:r>
              <w:r w:rsidDel="008524EC">
                <w:rPr>
                  <w:rFonts w:ascii="Arial" w:hAnsi="Arial" w:cs="Arial"/>
                  <w:b/>
                  <w:sz w:val="18"/>
                  <w:szCs w:val="18"/>
                </w:rPr>
                <w:delText>180</w:delText>
              </w:r>
            </w:del>
          </w:p>
        </w:tc>
      </w:tr>
      <w:tr w:rsidR="00FA2D39" w:rsidRPr="00B474F8" w14:paraId="1047FE21" w14:textId="77777777" w:rsidTr="001169AC">
        <w:tc>
          <w:tcPr>
            <w:tcW w:w="1701" w:type="dxa"/>
            <w:vAlign w:val="center"/>
          </w:tcPr>
          <w:p w14:paraId="12E868BC" w14:textId="391C2BEC" w:rsidR="00FA2D39" w:rsidRPr="00B474F8" w:rsidRDefault="00FA2D39" w:rsidP="00FA2D39">
            <w:pPr>
              <w:autoSpaceDE w:val="0"/>
              <w:autoSpaceDN w:val="0"/>
              <w:adjustRightInd w:val="0"/>
              <w:jc w:val="both"/>
              <w:rPr>
                <w:rFonts w:ascii="Arial" w:hAnsi="Arial" w:cs="Arial"/>
                <w:color w:val="000000" w:themeColor="text1"/>
                <w:sz w:val="18"/>
                <w:szCs w:val="18"/>
              </w:rPr>
            </w:pPr>
            <w:ins w:id="411" w:author="Hoang Duc Thanh-OCC" w:date="2026-04-08T15:38:00Z">
              <w:r>
                <w:rPr>
                  <w:rFonts w:ascii="Arial" w:hAnsi="Arial" w:cs="Arial"/>
                  <w:color w:val="000000" w:themeColor="text1"/>
                  <w:sz w:val="18"/>
                  <w:szCs w:val="18"/>
                </w:rPr>
                <w:t>PBN</w:t>
              </w:r>
            </w:ins>
            <w:del w:id="412" w:author="Hoang Duc Thanh-OCC" w:date="2026-04-08T15:38:00Z">
              <w:r w:rsidDel="008524EC">
                <w:rPr>
                  <w:rFonts w:ascii="Arial" w:hAnsi="Arial" w:cs="Arial"/>
                  <w:color w:val="000000" w:themeColor="text1"/>
                  <w:sz w:val="18"/>
                  <w:szCs w:val="18"/>
                </w:rPr>
                <w:delText>PBN</w:delText>
              </w:r>
            </w:del>
          </w:p>
        </w:tc>
        <w:tc>
          <w:tcPr>
            <w:tcW w:w="5883" w:type="dxa"/>
            <w:gridSpan w:val="4"/>
          </w:tcPr>
          <w:p w14:paraId="7906ADD7" w14:textId="240718F9" w:rsidR="00FA2D39" w:rsidRPr="00B474F8" w:rsidRDefault="00FA2D39" w:rsidP="00FA2D39">
            <w:pPr>
              <w:autoSpaceDE w:val="0"/>
              <w:autoSpaceDN w:val="0"/>
              <w:adjustRightInd w:val="0"/>
              <w:jc w:val="both"/>
              <w:rPr>
                <w:rFonts w:ascii="Arial" w:hAnsi="Arial" w:cs="Arial"/>
                <w:color w:val="000000" w:themeColor="text1"/>
                <w:sz w:val="18"/>
                <w:szCs w:val="18"/>
              </w:rPr>
            </w:pPr>
            <w:ins w:id="413" w:author="Hoang Duc Thanh-OCC" w:date="2026-04-08T15:38:00Z">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ins>
            <w:del w:id="414" w:author="Hoang Duc Thanh-OCC" w:date="2026-04-08T15:38:00Z">
              <w:r w:rsidRPr="00B474F8" w:rsidDel="008524EC">
                <w:rPr>
                  <w:rFonts w:ascii="Arial" w:hAnsi="Arial" w:cs="Arial"/>
                  <w:color w:val="000000" w:themeColor="text1"/>
                  <w:sz w:val="18"/>
                  <w:szCs w:val="18"/>
                </w:rPr>
                <w:delText xml:space="preserve">RNAV5, </w:delText>
              </w:r>
              <w:r w:rsidDel="008524EC">
                <w:rPr>
                  <w:rFonts w:ascii="Arial" w:hAnsi="Arial" w:cs="Arial"/>
                  <w:color w:val="000000" w:themeColor="text1"/>
                  <w:sz w:val="18"/>
                  <w:szCs w:val="18"/>
                </w:rPr>
                <w:delText>RNAV10 (RNP10)</w:delText>
              </w:r>
            </w:del>
          </w:p>
        </w:tc>
      </w:tr>
      <w:tr w:rsidR="00FA2D39" w:rsidRPr="00B474F8" w14:paraId="0F2E8021" w14:textId="77777777" w:rsidTr="001169AC">
        <w:tc>
          <w:tcPr>
            <w:tcW w:w="1701" w:type="dxa"/>
            <w:vAlign w:val="center"/>
          </w:tcPr>
          <w:p w14:paraId="34ECF68E" w14:textId="5C7E334A" w:rsidR="00FA2D39" w:rsidRDefault="00FA2D39" w:rsidP="00FA2D39">
            <w:pPr>
              <w:autoSpaceDE w:val="0"/>
              <w:autoSpaceDN w:val="0"/>
              <w:adjustRightInd w:val="0"/>
              <w:jc w:val="both"/>
              <w:rPr>
                <w:rFonts w:ascii="Arial" w:hAnsi="Arial" w:cs="Arial"/>
                <w:color w:val="000000" w:themeColor="text1"/>
                <w:sz w:val="18"/>
                <w:szCs w:val="18"/>
              </w:rPr>
            </w:pPr>
            <w:ins w:id="415" w:author="Hoang Duc Thanh-OCC" w:date="2026-04-08T15:38:00Z">
              <w:r>
                <w:rPr>
                  <w:rFonts w:ascii="Arial" w:hAnsi="Arial" w:cs="Arial"/>
                  <w:color w:val="000000" w:themeColor="text1"/>
                  <w:sz w:val="18"/>
                  <w:szCs w:val="18"/>
                </w:rPr>
                <w:t>Datalink</w:t>
              </w:r>
            </w:ins>
            <w:del w:id="416" w:author="Hoang Duc Thanh-OCC" w:date="2026-04-08T15:38:00Z">
              <w:r w:rsidDel="008524EC">
                <w:rPr>
                  <w:rFonts w:ascii="Arial" w:hAnsi="Arial" w:cs="Arial"/>
                  <w:color w:val="000000" w:themeColor="text1"/>
                  <w:sz w:val="18"/>
                  <w:szCs w:val="18"/>
                </w:rPr>
                <w:delText>Datalink</w:delText>
              </w:r>
            </w:del>
          </w:p>
        </w:tc>
        <w:tc>
          <w:tcPr>
            <w:tcW w:w="5883" w:type="dxa"/>
            <w:gridSpan w:val="4"/>
          </w:tcPr>
          <w:p w14:paraId="01BB72C4" w14:textId="25848E62" w:rsidR="00FA2D39" w:rsidRPr="00B474F8" w:rsidRDefault="00FA2D39" w:rsidP="00FA2D39">
            <w:pPr>
              <w:autoSpaceDE w:val="0"/>
              <w:autoSpaceDN w:val="0"/>
              <w:adjustRightInd w:val="0"/>
              <w:jc w:val="both"/>
              <w:rPr>
                <w:rFonts w:ascii="Arial" w:hAnsi="Arial" w:cs="Arial"/>
                <w:color w:val="000000" w:themeColor="text1"/>
                <w:sz w:val="18"/>
                <w:szCs w:val="18"/>
              </w:rPr>
            </w:pPr>
            <w:ins w:id="417" w:author="Hoang Duc Thanh-OCC" w:date="2026-04-08T15:38:00Z">
              <w:r>
                <w:rPr>
                  <w:rFonts w:ascii="Arial" w:hAnsi="Arial" w:cs="Arial"/>
                  <w:color w:val="000000" w:themeColor="text1"/>
                  <w:sz w:val="18"/>
                  <w:szCs w:val="18"/>
                </w:rPr>
                <w:t>CPDLC/ ADS-C, ADS-B</w:t>
              </w:r>
            </w:ins>
            <w:del w:id="418" w:author="Hoang Duc Thanh-OCC" w:date="2026-04-08T15:38:00Z">
              <w:r w:rsidDel="008524EC">
                <w:rPr>
                  <w:rFonts w:ascii="Arial" w:hAnsi="Arial" w:cs="Arial"/>
                  <w:color w:val="000000" w:themeColor="text1"/>
                  <w:sz w:val="18"/>
                  <w:szCs w:val="18"/>
                </w:rPr>
                <w:delText>CPDLC/ ADS-C, ADS-B</w:delText>
              </w:r>
            </w:del>
          </w:p>
        </w:tc>
      </w:tr>
      <w:tr w:rsidR="00FA2D39" w:rsidRPr="009970B5" w14:paraId="6589CA28" w14:textId="77777777" w:rsidTr="001169AC">
        <w:tc>
          <w:tcPr>
            <w:tcW w:w="1701" w:type="dxa"/>
            <w:vAlign w:val="center"/>
          </w:tcPr>
          <w:p w14:paraId="05F62AF1" w14:textId="4B5306C5" w:rsidR="00FA2D39" w:rsidRDefault="00FA2D39" w:rsidP="00FA2D39">
            <w:pPr>
              <w:autoSpaceDE w:val="0"/>
              <w:autoSpaceDN w:val="0"/>
              <w:adjustRightInd w:val="0"/>
              <w:jc w:val="both"/>
              <w:rPr>
                <w:rFonts w:ascii="Arial" w:hAnsi="Arial" w:cs="Arial"/>
                <w:color w:val="000000" w:themeColor="text1"/>
                <w:sz w:val="18"/>
                <w:szCs w:val="18"/>
              </w:rPr>
            </w:pPr>
            <w:ins w:id="419" w:author="Hoang Duc Thanh-OCC" w:date="2026-04-08T15:38:00Z">
              <w:r>
                <w:rPr>
                  <w:rFonts w:ascii="Arial" w:hAnsi="Arial" w:cs="Arial"/>
                  <w:color w:val="000000" w:themeColor="text1"/>
                  <w:sz w:val="18"/>
                  <w:szCs w:val="18"/>
                </w:rPr>
                <w:t>Depressurization Procedure</w:t>
              </w:r>
            </w:ins>
            <w:del w:id="420" w:author="Hoang Duc Thanh-OCC" w:date="2026-04-08T15:38:00Z">
              <w:r w:rsidDel="008524EC">
                <w:rPr>
                  <w:rFonts w:ascii="Arial" w:hAnsi="Arial" w:cs="Arial"/>
                  <w:color w:val="000000" w:themeColor="text1"/>
                  <w:sz w:val="18"/>
                  <w:szCs w:val="18"/>
                </w:rPr>
                <w:delText>Depressurization Procedure</w:delText>
              </w:r>
            </w:del>
          </w:p>
        </w:tc>
        <w:tc>
          <w:tcPr>
            <w:tcW w:w="5883" w:type="dxa"/>
            <w:gridSpan w:val="4"/>
            <w:vAlign w:val="center"/>
          </w:tcPr>
          <w:p w14:paraId="7A415203" w14:textId="77777777" w:rsidR="00FA2D39" w:rsidRDefault="00FA2D39" w:rsidP="00FA2D39">
            <w:pPr>
              <w:autoSpaceDE w:val="0"/>
              <w:autoSpaceDN w:val="0"/>
              <w:adjustRightInd w:val="0"/>
              <w:jc w:val="center"/>
              <w:rPr>
                <w:ins w:id="421" w:author="Hoang Duc Thanh-OCC" w:date="2026-04-08T15:38:00Z"/>
                <w:rFonts w:ascii="Arial" w:hAnsi="Arial" w:cs="Arial"/>
                <w:color w:val="000000" w:themeColor="text1"/>
                <w:sz w:val="18"/>
                <w:szCs w:val="18"/>
              </w:rPr>
            </w:pPr>
            <w:ins w:id="422" w:author="Hoang Duc Thanh-OCC" w:date="2026-04-08T15:38:00Z">
              <w:r>
                <w:rPr>
                  <w:rFonts w:ascii="Arial" w:hAnsi="Arial" w:cs="Arial"/>
                  <w:color w:val="000000" w:themeColor="text1"/>
                  <w:sz w:val="18"/>
                  <w:szCs w:val="18"/>
                </w:rPr>
                <w:t>YES</w:t>
              </w:r>
            </w:ins>
          </w:p>
          <w:p w14:paraId="4FDA0577" w14:textId="36F43A86" w:rsidR="00FA2D39" w:rsidDel="008524EC" w:rsidRDefault="00FA2D39" w:rsidP="00FA2D39">
            <w:pPr>
              <w:autoSpaceDE w:val="0"/>
              <w:autoSpaceDN w:val="0"/>
              <w:adjustRightInd w:val="0"/>
              <w:jc w:val="center"/>
              <w:rPr>
                <w:del w:id="423" w:author="Hoang Duc Thanh-OCC" w:date="2026-04-08T15:38:00Z"/>
                <w:rFonts w:ascii="Arial" w:hAnsi="Arial" w:cs="Arial"/>
                <w:color w:val="000000" w:themeColor="text1"/>
                <w:sz w:val="18"/>
                <w:szCs w:val="18"/>
              </w:rPr>
            </w:pPr>
            <w:ins w:id="424" w:author="Hoang Duc Thanh-OCC" w:date="2026-04-08T15:38:00Z">
              <w:r w:rsidRPr="009970B5">
                <w:rPr>
                  <w:rFonts w:ascii="Arial" w:hAnsi="Arial" w:cs="Arial"/>
                  <w:color w:val="000000" w:themeColor="text1"/>
                  <w:sz w:val="18"/>
                  <w:szCs w:val="18"/>
                </w:rPr>
                <w:t>(</w:t>
              </w:r>
              <w:r>
                <w:rPr>
                  <w:rFonts w:ascii="Arial" w:hAnsi="Arial" w:cs="Arial"/>
                  <w:color w:val="000000" w:themeColor="text1"/>
                  <w:sz w:val="18"/>
                  <w:szCs w:val="18"/>
                </w:rPr>
                <w:t xml:space="preserve">refer to </w:t>
              </w:r>
              <w:r w:rsidRPr="009C5CF5">
                <w:rPr>
                  <w:rFonts w:ascii="Arial" w:hAnsi="Arial" w:cs="Arial"/>
                  <w:b/>
                  <w:color w:val="2F5496" w:themeColor="accent1" w:themeShade="BF"/>
                  <w:sz w:val="18"/>
                  <w:szCs w:val="18"/>
                </w:rPr>
                <w:t xml:space="preserve">Chapter 9 </w:t>
              </w:r>
              <w:r>
                <w:rPr>
                  <w:rFonts w:ascii="Arial" w:hAnsi="Arial" w:cs="Arial"/>
                  <w:b/>
                  <w:color w:val="2F5496" w:themeColor="accent1" w:themeShade="BF"/>
                  <w:sz w:val="18"/>
                  <w:szCs w:val="18"/>
                </w:rPr>
                <w:t xml:space="preserve">Escape Route </w:t>
              </w:r>
              <w:r w:rsidRPr="009C5CF5">
                <w:rPr>
                  <w:rFonts w:ascii="Arial" w:hAnsi="Arial" w:cs="Arial"/>
                  <w:b/>
                  <w:color w:val="2F5496" w:themeColor="accent1" w:themeShade="BF"/>
                  <w:sz w:val="18"/>
                  <w:szCs w:val="18"/>
                </w:rPr>
                <w:t>Procedures - Route Manual</w:t>
              </w:r>
              <w:r w:rsidRPr="009970B5">
                <w:rPr>
                  <w:rFonts w:ascii="Arial" w:hAnsi="Arial" w:cs="Arial"/>
                  <w:color w:val="000000" w:themeColor="text1"/>
                  <w:sz w:val="18"/>
                  <w:szCs w:val="18"/>
                </w:rPr>
                <w:t>)</w:t>
              </w:r>
            </w:ins>
            <w:del w:id="425" w:author="Hoang Duc Thanh-OCC" w:date="2026-04-08T15:38:00Z">
              <w:r w:rsidDel="008524EC">
                <w:rPr>
                  <w:rFonts w:ascii="Arial" w:hAnsi="Arial" w:cs="Arial"/>
                  <w:color w:val="000000" w:themeColor="text1"/>
                  <w:sz w:val="18"/>
                  <w:szCs w:val="18"/>
                </w:rPr>
                <w:delText>YES</w:delText>
              </w:r>
            </w:del>
          </w:p>
          <w:p w14:paraId="7A107C9F" w14:textId="034E9F48" w:rsidR="00FA2D39" w:rsidRPr="009970B5" w:rsidRDefault="00FA2D39" w:rsidP="00FA2D39">
            <w:pPr>
              <w:autoSpaceDE w:val="0"/>
              <w:autoSpaceDN w:val="0"/>
              <w:adjustRightInd w:val="0"/>
              <w:jc w:val="center"/>
              <w:rPr>
                <w:rFonts w:ascii="Arial" w:hAnsi="Arial" w:cs="Arial"/>
                <w:color w:val="000000" w:themeColor="text1"/>
                <w:sz w:val="18"/>
                <w:szCs w:val="18"/>
              </w:rPr>
            </w:pPr>
            <w:del w:id="426" w:author="Hoang Duc Thanh-OCC" w:date="2026-04-08T15:38:00Z">
              <w:r w:rsidRPr="009970B5" w:rsidDel="008524EC">
                <w:rPr>
                  <w:rFonts w:ascii="Arial" w:hAnsi="Arial" w:cs="Arial"/>
                  <w:color w:val="000000" w:themeColor="text1"/>
                  <w:sz w:val="18"/>
                  <w:szCs w:val="18"/>
                </w:rPr>
                <w:delText>(</w:delText>
              </w:r>
              <w:r w:rsidDel="008524EC">
                <w:rPr>
                  <w:rFonts w:ascii="Arial" w:hAnsi="Arial" w:cs="Arial"/>
                  <w:color w:val="000000" w:themeColor="text1"/>
                  <w:sz w:val="18"/>
                  <w:szCs w:val="18"/>
                </w:rPr>
                <w:delText xml:space="preserve">refer to </w:delText>
              </w:r>
              <w:r w:rsidRPr="009C5CF5" w:rsidDel="008524EC">
                <w:rPr>
                  <w:rFonts w:ascii="Arial" w:hAnsi="Arial" w:cs="Arial"/>
                  <w:b/>
                  <w:color w:val="2F5496" w:themeColor="accent1" w:themeShade="BF"/>
                  <w:sz w:val="18"/>
                  <w:szCs w:val="18"/>
                </w:rPr>
                <w:delText xml:space="preserve">Chapter 9 </w:delText>
              </w:r>
              <w:r w:rsidDel="008524EC">
                <w:rPr>
                  <w:rFonts w:ascii="Arial" w:hAnsi="Arial" w:cs="Arial"/>
                  <w:b/>
                  <w:color w:val="2F5496" w:themeColor="accent1" w:themeShade="BF"/>
                  <w:sz w:val="18"/>
                  <w:szCs w:val="18"/>
                </w:rPr>
                <w:delText xml:space="preserve">Escape Route </w:delText>
              </w:r>
              <w:r w:rsidRPr="009C5CF5" w:rsidDel="008524EC">
                <w:rPr>
                  <w:rFonts w:ascii="Arial" w:hAnsi="Arial" w:cs="Arial"/>
                  <w:b/>
                  <w:color w:val="2F5496" w:themeColor="accent1" w:themeShade="BF"/>
                  <w:sz w:val="18"/>
                  <w:szCs w:val="18"/>
                </w:rPr>
                <w:delText>Procedures - Route Manual</w:delText>
              </w:r>
              <w:r w:rsidRPr="009970B5" w:rsidDel="008524EC">
                <w:rPr>
                  <w:rFonts w:ascii="Arial" w:hAnsi="Arial" w:cs="Arial"/>
                  <w:color w:val="000000" w:themeColor="text1"/>
                  <w:sz w:val="18"/>
                  <w:szCs w:val="18"/>
                </w:rPr>
                <w:delText>)</w:delText>
              </w:r>
            </w:del>
          </w:p>
        </w:tc>
      </w:tr>
      <w:tr w:rsidR="00FA2D39" w:rsidRPr="00B474F8" w14:paraId="189177CB" w14:textId="77777777" w:rsidTr="001169AC">
        <w:tc>
          <w:tcPr>
            <w:tcW w:w="1701" w:type="dxa"/>
            <w:vAlign w:val="center"/>
          </w:tcPr>
          <w:p w14:paraId="721D5E09" w14:textId="121615FA" w:rsidR="00FA2D39" w:rsidRPr="00B474F8" w:rsidRDefault="00FA2D39" w:rsidP="00FA2D39">
            <w:pPr>
              <w:autoSpaceDE w:val="0"/>
              <w:autoSpaceDN w:val="0"/>
              <w:adjustRightInd w:val="0"/>
              <w:jc w:val="both"/>
              <w:rPr>
                <w:rFonts w:ascii="Arial" w:hAnsi="Arial" w:cs="Arial"/>
                <w:color w:val="000000" w:themeColor="text1"/>
                <w:sz w:val="18"/>
                <w:szCs w:val="18"/>
              </w:rPr>
            </w:pPr>
            <w:ins w:id="427" w:author="Hoang Duc Thanh-OCC" w:date="2026-04-08T15:38:00Z">
              <w:r w:rsidRPr="00B474F8">
                <w:rPr>
                  <w:rFonts w:ascii="Arial" w:hAnsi="Arial" w:cs="Arial"/>
                  <w:color w:val="000000" w:themeColor="text1"/>
                  <w:sz w:val="18"/>
                  <w:szCs w:val="18"/>
                </w:rPr>
                <w:t>Flight level</w:t>
              </w:r>
            </w:ins>
            <w:del w:id="428" w:author="Hoang Duc Thanh-OCC" w:date="2026-04-08T15:38:00Z">
              <w:r w:rsidRPr="00B474F8" w:rsidDel="008524EC">
                <w:rPr>
                  <w:rFonts w:ascii="Arial" w:hAnsi="Arial" w:cs="Arial"/>
                  <w:color w:val="000000" w:themeColor="text1"/>
                  <w:sz w:val="18"/>
                  <w:szCs w:val="18"/>
                </w:rPr>
                <w:delText>Flight level</w:delText>
              </w:r>
            </w:del>
          </w:p>
        </w:tc>
        <w:tc>
          <w:tcPr>
            <w:tcW w:w="5883" w:type="dxa"/>
            <w:gridSpan w:val="4"/>
          </w:tcPr>
          <w:p w14:paraId="687F6DC7" w14:textId="77777777" w:rsidR="00FA2D39" w:rsidRPr="00B474F8" w:rsidRDefault="00FA2D39" w:rsidP="00FA2D39">
            <w:pPr>
              <w:autoSpaceDE w:val="0"/>
              <w:autoSpaceDN w:val="0"/>
              <w:adjustRightInd w:val="0"/>
              <w:jc w:val="both"/>
              <w:rPr>
                <w:ins w:id="429" w:author="Hoang Duc Thanh-OCC" w:date="2026-04-08T15:38:00Z"/>
                <w:rFonts w:ascii="Arial" w:hAnsi="Arial" w:cs="Arial"/>
                <w:color w:val="000000" w:themeColor="text1"/>
                <w:sz w:val="18"/>
                <w:szCs w:val="18"/>
              </w:rPr>
            </w:pPr>
            <w:ins w:id="430" w:author="Hoang Duc Thanh-OCC" w:date="2026-04-08T15:38:00Z">
              <w:r w:rsidRPr="00B474F8">
                <w:rPr>
                  <w:rFonts w:ascii="Arial" w:hAnsi="Arial" w:cs="Arial"/>
                  <w:color w:val="000000" w:themeColor="text1"/>
                  <w:sz w:val="18"/>
                  <w:szCs w:val="18"/>
                </w:rPr>
                <w:t>MIN – MAX: GND – FL410</w:t>
              </w:r>
            </w:ins>
          </w:p>
          <w:p w14:paraId="6BAD629F" w14:textId="7BA35EC1" w:rsidR="00FA2D39" w:rsidRPr="00B474F8" w:rsidDel="008524EC" w:rsidRDefault="00FA2D39" w:rsidP="00FA2D39">
            <w:pPr>
              <w:autoSpaceDE w:val="0"/>
              <w:autoSpaceDN w:val="0"/>
              <w:adjustRightInd w:val="0"/>
              <w:jc w:val="both"/>
              <w:rPr>
                <w:del w:id="431" w:author="Hoang Duc Thanh-OCC" w:date="2026-04-08T15:38:00Z"/>
                <w:rFonts w:ascii="Arial" w:hAnsi="Arial" w:cs="Arial"/>
                <w:color w:val="000000" w:themeColor="text1"/>
                <w:sz w:val="18"/>
                <w:szCs w:val="18"/>
              </w:rPr>
            </w:pPr>
            <w:ins w:id="432" w:author="Hoang Duc Thanh-OCC" w:date="2026-04-08T15:38: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del w:id="433" w:author="Hoang Duc Thanh-OCC" w:date="2026-04-08T15:38:00Z">
              <w:r w:rsidRPr="00B474F8" w:rsidDel="008524EC">
                <w:rPr>
                  <w:rFonts w:ascii="Arial" w:hAnsi="Arial" w:cs="Arial"/>
                  <w:color w:val="000000" w:themeColor="text1"/>
                  <w:sz w:val="18"/>
                  <w:szCs w:val="18"/>
                </w:rPr>
                <w:delText>MIN – MAX: GND – FL410</w:delText>
              </w:r>
            </w:del>
          </w:p>
          <w:p w14:paraId="75AD6891" w14:textId="513139B3" w:rsidR="00FA2D39" w:rsidRPr="00B474F8" w:rsidRDefault="00FA2D39" w:rsidP="00FA2D39">
            <w:pPr>
              <w:autoSpaceDE w:val="0"/>
              <w:autoSpaceDN w:val="0"/>
              <w:adjustRightInd w:val="0"/>
              <w:jc w:val="both"/>
              <w:rPr>
                <w:rFonts w:ascii="Arial" w:hAnsi="Arial" w:cs="Arial"/>
                <w:color w:val="000000" w:themeColor="text1"/>
                <w:sz w:val="18"/>
                <w:szCs w:val="18"/>
              </w:rPr>
            </w:pPr>
            <w:del w:id="434" w:author="Hoang Duc Thanh-OCC" w:date="2026-04-08T15:38:00Z">
              <w:r w:rsidRPr="00B474F8" w:rsidDel="008524EC">
                <w:rPr>
                  <w:rFonts w:ascii="Arial" w:hAnsi="Arial" w:cs="Arial"/>
                  <w:bCs/>
                  <w:color w:val="000000" w:themeColor="text1"/>
                  <w:sz w:val="18"/>
                  <w:szCs w:val="18"/>
                </w:rPr>
                <w:delText>Remarks</w:delText>
              </w:r>
              <w:r w:rsidRPr="00B474F8" w:rsidDel="008524EC">
                <w:rPr>
                  <w:rFonts w:ascii="Arial" w:hAnsi="Arial" w:cs="Arial"/>
                  <w:color w:val="000000" w:themeColor="text1"/>
                  <w:sz w:val="18"/>
                  <w:szCs w:val="18"/>
                </w:rPr>
                <w:delText>: Nil</w:delText>
              </w:r>
            </w:del>
          </w:p>
        </w:tc>
      </w:tr>
      <w:tr w:rsidR="00FA2D39" w:rsidRPr="00B474F8" w14:paraId="70DF9DE0" w14:textId="77777777" w:rsidTr="001169AC">
        <w:tc>
          <w:tcPr>
            <w:tcW w:w="1701" w:type="dxa"/>
            <w:vAlign w:val="center"/>
          </w:tcPr>
          <w:p w14:paraId="1FAD56A1" w14:textId="037F652E" w:rsidR="00FA2D39" w:rsidRPr="00B474F8" w:rsidRDefault="00FA2D39" w:rsidP="00FA2D39">
            <w:pPr>
              <w:autoSpaceDE w:val="0"/>
              <w:autoSpaceDN w:val="0"/>
              <w:adjustRightInd w:val="0"/>
              <w:jc w:val="both"/>
              <w:rPr>
                <w:rFonts w:ascii="Arial" w:hAnsi="Arial" w:cs="Arial"/>
                <w:color w:val="000000" w:themeColor="text1"/>
                <w:sz w:val="18"/>
                <w:szCs w:val="18"/>
              </w:rPr>
            </w:pPr>
            <w:ins w:id="435" w:author="Hoang Duc Thanh-OCC" w:date="2026-04-08T15:38:00Z">
              <w:r w:rsidRPr="00B474F8">
                <w:rPr>
                  <w:rFonts w:ascii="Arial" w:hAnsi="Arial" w:cs="Arial"/>
                  <w:color w:val="000000" w:themeColor="text1"/>
                  <w:sz w:val="18"/>
                  <w:szCs w:val="18"/>
                </w:rPr>
                <w:t>Restriction</w:t>
              </w:r>
            </w:ins>
            <w:del w:id="436" w:author="Hoang Duc Thanh-OCC" w:date="2026-04-08T15:38:00Z">
              <w:r w:rsidRPr="00B474F8" w:rsidDel="008524EC">
                <w:rPr>
                  <w:rFonts w:ascii="Arial" w:hAnsi="Arial" w:cs="Arial"/>
                  <w:color w:val="000000" w:themeColor="text1"/>
                  <w:sz w:val="18"/>
                  <w:szCs w:val="18"/>
                </w:rPr>
                <w:delText>Restriction</w:delText>
              </w:r>
            </w:del>
          </w:p>
        </w:tc>
        <w:tc>
          <w:tcPr>
            <w:tcW w:w="5883" w:type="dxa"/>
            <w:gridSpan w:val="4"/>
          </w:tcPr>
          <w:p w14:paraId="57E11496" w14:textId="019025A8" w:rsidR="00FA2D39" w:rsidRPr="00B474F8" w:rsidRDefault="00FA2D39" w:rsidP="00FA2D39">
            <w:pPr>
              <w:autoSpaceDE w:val="0"/>
              <w:autoSpaceDN w:val="0"/>
              <w:adjustRightInd w:val="0"/>
              <w:jc w:val="both"/>
              <w:rPr>
                <w:rFonts w:ascii="Arial" w:hAnsi="Arial" w:cs="Arial"/>
                <w:color w:val="000000" w:themeColor="text1"/>
                <w:sz w:val="18"/>
                <w:szCs w:val="18"/>
              </w:rPr>
            </w:pPr>
            <w:ins w:id="437" w:author="Hoang Duc Thanh-OCC" w:date="2026-04-08T15:38:00Z">
              <w:r w:rsidRPr="00B474F8">
                <w:rPr>
                  <w:rFonts w:ascii="Arial" w:hAnsi="Arial" w:cs="Arial"/>
                  <w:color w:val="000000" w:themeColor="text1"/>
                  <w:sz w:val="18"/>
                  <w:szCs w:val="18"/>
                </w:rPr>
                <w:t>NIL</w:t>
              </w:r>
            </w:ins>
            <w:del w:id="438" w:author="Hoang Duc Thanh-OCC" w:date="2026-04-08T15:38:00Z">
              <w:r w:rsidRPr="00B474F8" w:rsidDel="008524EC">
                <w:rPr>
                  <w:rFonts w:ascii="Arial" w:hAnsi="Arial" w:cs="Arial"/>
                  <w:color w:val="000000" w:themeColor="text1"/>
                  <w:sz w:val="18"/>
                  <w:szCs w:val="18"/>
                </w:rPr>
                <w:delText>NIL</w:delText>
              </w:r>
            </w:del>
          </w:p>
        </w:tc>
      </w:tr>
    </w:tbl>
    <w:p w14:paraId="2A93B8C0" w14:textId="77777777" w:rsidR="002907F9" w:rsidRDefault="002907F9" w:rsidP="004014CF">
      <w:pPr>
        <w:spacing w:before="120" w:after="120"/>
        <w:ind w:firstLine="425"/>
        <w:rPr>
          <w:rFonts w:ascii="Arial" w:hAnsi="Arial" w:cs="Arial"/>
          <w:b/>
          <w:color w:val="000000" w:themeColor="text1"/>
          <w:sz w:val="18"/>
          <w:szCs w:val="18"/>
        </w:rPr>
      </w:pPr>
    </w:p>
    <w:p w14:paraId="6AE7A457" w14:textId="703489B4" w:rsidR="004014CF" w:rsidRPr="004014CF" w:rsidRDefault="00963917" w:rsidP="004014CF">
      <w:pPr>
        <w:spacing w:before="120" w:after="120"/>
        <w:ind w:firstLine="425"/>
        <w:rPr>
          <w:rFonts w:ascii="Arial" w:hAnsi="Arial" w:cs="Arial"/>
          <w:b/>
          <w:color w:val="000000" w:themeColor="text1"/>
          <w:sz w:val="18"/>
          <w:szCs w:val="18"/>
        </w:rPr>
      </w:pPr>
      <w:r>
        <w:rPr>
          <w:rFonts w:ascii="Arial" w:hAnsi="Arial" w:cs="Arial"/>
          <w:b/>
          <w:color w:val="000000" w:themeColor="text1"/>
          <w:sz w:val="18"/>
          <w:szCs w:val="18"/>
        </w:rPr>
        <w:t>3.3.2.3 AUSTRALIA</w:t>
      </w:r>
    </w:p>
    <w:tbl>
      <w:tblPr>
        <w:tblStyle w:val="TableGrid"/>
        <w:tblW w:w="7584" w:type="dxa"/>
        <w:tblInd w:w="421" w:type="dxa"/>
        <w:tblLook w:val="04A0" w:firstRow="1" w:lastRow="0" w:firstColumn="1" w:lastColumn="0" w:noHBand="0" w:noVBand="1"/>
      </w:tblPr>
      <w:tblGrid>
        <w:gridCol w:w="1701"/>
        <w:gridCol w:w="1701"/>
        <w:gridCol w:w="1701"/>
        <w:gridCol w:w="2481"/>
      </w:tblGrid>
      <w:tr w:rsidR="00524440" w:rsidRPr="00B474F8" w14:paraId="2DFBE752" w14:textId="77777777" w:rsidTr="006030BD">
        <w:trPr>
          <w:trHeight w:val="623"/>
          <w:tblHeader/>
        </w:trPr>
        <w:tc>
          <w:tcPr>
            <w:tcW w:w="1701" w:type="dxa"/>
            <w:vAlign w:val="center"/>
          </w:tcPr>
          <w:p w14:paraId="01AC4EB1" w14:textId="77777777" w:rsidR="00524440" w:rsidRPr="00B474F8" w:rsidRDefault="00524440" w:rsidP="0052444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No</w:t>
            </w:r>
          </w:p>
        </w:tc>
        <w:tc>
          <w:tcPr>
            <w:tcW w:w="1701" w:type="dxa"/>
            <w:vAlign w:val="center"/>
          </w:tcPr>
          <w:p w14:paraId="4A538895" w14:textId="77777777" w:rsidR="00524440" w:rsidRPr="00B474F8" w:rsidRDefault="00524440" w:rsidP="0052444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City pairs</w:t>
            </w:r>
          </w:p>
        </w:tc>
        <w:tc>
          <w:tcPr>
            <w:tcW w:w="1701" w:type="dxa"/>
            <w:vAlign w:val="center"/>
          </w:tcPr>
          <w:p w14:paraId="01ABA363" w14:textId="77777777" w:rsidR="00524440" w:rsidRPr="00B474F8" w:rsidRDefault="00524440" w:rsidP="0052444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Standard routes DB name</w:t>
            </w:r>
          </w:p>
        </w:tc>
        <w:tc>
          <w:tcPr>
            <w:tcW w:w="2481" w:type="dxa"/>
            <w:vAlign w:val="center"/>
          </w:tcPr>
          <w:p w14:paraId="30A7BC9F" w14:textId="77777777" w:rsidR="00524440" w:rsidRPr="00B474F8" w:rsidRDefault="00524440" w:rsidP="0052444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Preferred destination alternate airports</w:t>
            </w:r>
          </w:p>
        </w:tc>
      </w:tr>
    </w:tbl>
    <w:tbl>
      <w:tblPr>
        <w:tblStyle w:val="TableGrid12"/>
        <w:tblW w:w="7584" w:type="dxa"/>
        <w:tblInd w:w="421" w:type="dxa"/>
        <w:tblLayout w:type="fixed"/>
        <w:tblLook w:val="04A0" w:firstRow="1" w:lastRow="0" w:firstColumn="1" w:lastColumn="0" w:noHBand="0" w:noVBand="1"/>
      </w:tblPr>
      <w:tblGrid>
        <w:gridCol w:w="1701"/>
        <w:gridCol w:w="850"/>
        <w:gridCol w:w="851"/>
        <w:gridCol w:w="1701"/>
        <w:gridCol w:w="2481"/>
      </w:tblGrid>
      <w:tr w:rsidR="00E9155A" w:rsidRPr="00B474F8" w14:paraId="7B60C628" w14:textId="77777777" w:rsidTr="006030BD">
        <w:tc>
          <w:tcPr>
            <w:tcW w:w="7584" w:type="dxa"/>
            <w:gridSpan w:val="5"/>
            <w:shd w:val="clear" w:color="auto" w:fill="538135" w:themeFill="accent6" w:themeFillShade="BF"/>
          </w:tcPr>
          <w:p w14:paraId="7E7C233D" w14:textId="76AA160D" w:rsidR="00E9155A" w:rsidRPr="00B474F8" w:rsidRDefault="00E9155A">
            <w:pPr>
              <w:pStyle w:val="ListParagraph"/>
              <w:numPr>
                <w:ilvl w:val="0"/>
                <w:numId w:val="3"/>
              </w:numPr>
              <w:autoSpaceDE w:val="0"/>
              <w:autoSpaceDN w:val="0"/>
              <w:adjustRightInd w:val="0"/>
              <w:jc w:val="both"/>
              <w:rPr>
                <w:rFonts w:ascii="Arial" w:hAnsi="Arial" w:cs="Arial"/>
                <w:b/>
                <w:color w:val="000000" w:themeColor="text1"/>
                <w:sz w:val="18"/>
                <w:szCs w:val="18"/>
              </w:rPr>
              <w:pPrChange w:id="439"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MEL – HAN </w:t>
            </w:r>
          </w:p>
        </w:tc>
      </w:tr>
      <w:tr w:rsidR="00E9155A" w:rsidRPr="00B474F8" w14:paraId="74884FDA" w14:textId="77777777" w:rsidTr="006030BD">
        <w:tc>
          <w:tcPr>
            <w:tcW w:w="1701" w:type="dxa"/>
            <w:vMerge w:val="restart"/>
            <w:vAlign w:val="center"/>
          </w:tcPr>
          <w:p w14:paraId="4A9ED50E"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p>
        </w:tc>
        <w:tc>
          <w:tcPr>
            <w:tcW w:w="850" w:type="dxa"/>
          </w:tcPr>
          <w:p w14:paraId="4A6062E9"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6EBF62E7"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YMML</w:t>
            </w:r>
          </w:p>
        </w:tc>
        <w:tc>
          <w:tcPr>
            <w:tcW w:w="1701" w:type="dxa"/>
          </w:tcPr>
          <w:p w14:paraId="3F422517"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HANMEL1134A</w:t>
            </w:r>
          </w:p>
        </w:tc>
        <w:tc>
          <w:tcPr>
            <w:tcW w:w="2481" w:type="dxa"/>
          </w:tcPr>
          <w:p w14:paraId="6795AFDB"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YSCB, YSSY, YPAD</w:t>
            </w:r>
          </w:p>
        </w:tc>
      </w:tr>
      <w:tr w:rsidR="00E9155A" w:rsidRPr="00B474F8" w14:paraId="7F55BB8F" w14:textId="77777777" w:rsidTr="006030BD">
        <w:tc>
          <w:tcPr>
            <w:tcW w:w="1701" w:type="dxa"/>
            <w:vMerge/>
            <w:vAlign w:val="center"/>
          </w:tcPr>
          <w:p w14:paraId="2C6C6298"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550F398F"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YMML</w:t>
            </w:r>
          </w:p>
        </w:tc>
        <w:tc>
          <w:tcPr>
            <w:tcW w:w="851" w:type="dxa"/>
          </w:tcPr>
          <w:p w14:paraId="442002B5"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1B14B8D7"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MELHAN1611</w:t>
            </w:r>
          </w:p>
        </w:tc>
        <w:tc>
          <w:tcPr>
            <w:tcW w:w="2481" w:type="dxa"/>
          </w:tcPr>
          <w:p w14:paraId="0503D6D7"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VVDN</w:t>
            </w:r>
          </w:p>
        </w:tc>
      </w:tr>
      <w:tr w:rsidR="00E92A4B" w:rsidRPr="00B474F8" w14:paraId="51C20001" w14:textId="77777777" w:rsidTr="006030BD">
        <w:tc>
          <w:tcPr>
            <w:tcW w:w="1701" w:type="dxa"/>
            <w:vAlign w:val="center"/>
          </w:tcPr>
          <w:p w14:paraId="77621855" w14:textId="297217E1" w:rsidR="00E92A4B" w:rsidRPr="00B474F8" w:rsidRDefault="00E92A4B" w:rsidP="00E92A4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094C5E15" w14:textId="45068290" w:rsidR="00E92A4B" w:rsidRPr="00B474F8" w:rsidRDefault="00E92A4B" w:rsidP="00E92A4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w:t>
            </w:r>
          </w:p>
        </w:tc>
      </w:tr>
      <w:tr w:rsidR="00E92A4B" w:rsidRPr="00B474F8" w14:paraId="18B5E3EB" w14:textId="77777777" w:rsidTr="00D3614C">
        <w:tc>
          <w:tcPr>
            <w:tcW w:w="1701" w:type="dxa"/>
            <w:vAlign w:val="center"/>
          </w:tcPr>
          <w:p w14:paraId="17096BC4" w14:textId="77777777" w:rsidR="00E92A4B" w:rsidRPr="00B474F8" w:rsidRDefault="00E92A4B" w:rsidP="00E92A4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F77F9C5" w14:textId="77777777" w:rsidR="00E92A4B" w:rsidRPr="00B474F8" w:rsidRDefault="00E92A4B"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WBKK, WAAA, YPDN, YBAS, YPAD</w:t>
            </w:r>
          </w:p>
        </w:tc>
      </w:tr>
      <w:tr w:rsidR="00E92A4B" w:rsidRPr="00B474F8" w14:paraId="7C187B9A" w14:textId="77777777" w:rsidTr="006030BD">
        <w:tc>
          <w:tcPr>
            <w:tcW w:w="1701" w:type="dxa"/>
            <w:vAlign w:val="center"/>
          </w:tcPr>
          <w:p w14:paraId="14F570B0" w14:textId="77777777" w:rsidR="00E92A4B" w:rsidRPr="00B474F8" w:rsidRDefault="00E92A4B" w:rsidP="00E92A4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6F0B9E6" w14:textId="77777777" w:rsidR="00E92A4B" w:rsidRPr="00B474F8" w:rsidRDefault="00E92A4B" w:rsidP="00E92A4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92A4B" w:rsidRPr="00B474F8" w14:paraId="67A058CC" w14:textId="77777777" w:rsidTr="006030BD">
        <w:tc>
          <w:tcPr>
            <w:tcW w:w="1701" w:type="dxa"/>
            <w:vAlign w:val="center"/>
          </w:tcPr>
          <w:p w14:paraId="524AB4FC" w14:textId="0C751E54" w:rsidR="00E92A4B" w:rsidRPr="00B474F8" w:rsidRDefault="004463F6" w:rsidP="00E92A4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DD081FD" w14:textId="77777777" w:rsidR="00465175"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11FE661E" w14:textId="7317AC96" w:rsidR="00E92A4B" w:rsidRPr="00B474F8"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E92A4B" w:rsidRPr="00B474F8" w14:paraId="50E79F94" w14:textId="77777777" w:rsidTr="006030BD">
        <w:tc>
          <w:tcPr>
            <w:tcW w:w="1701" w:type="dxa"/>
            <w:vAlign w:val="center"/>
          </w:tcPr>
          <w:p w14:paraId="0D7B8A64" w14:textId="303D555F" w:rsidR="00E92A4B" w:rsidRPr="00B474F8" w:rsidRDefault="000B601D" w:rsidP="00E92A4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778D09B" w14:textId="2483408D" w:rsidR="00E92A4B" w:rsidRPr="00B474F8" w:rsidRDefault="00E92A4B" w:rsidP="00E92A4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RNAV2, RNAV 5, </w:t>
            </w:r>
            <w:r w:rsidR="00963917">
              <w:rPr>
                <w:rFonts w:ascii="Arial" w:hAnsi="Arial" w:cs="Arial"/>
                <w:color w:val="000000" w:themeColor="text1"/>
                <w:sz w:val="18"/>
                <w:szCs w:val="18"/>
              </w:rPr>
              <w:t>RNAV10 (RNP10)</w:t>
            </w:r>
          </w:p>
        </w:tc>
      </w:tr>
      <w:tr w:rsidR="00085009" w:rsidRPr="00B474F8" w14:paraId="0090E866" w14:textId="77777777" w:rsidTr="006030BD">
        <w:tc>
          <w:tcPr>
            <w:tcW w:w="1701" w:type="dxa"/>
            <w:vAlign w:val="center"/>
          </w:tcPr>
          <w:p w14:paraId="78932EB2" w14:textId="015B4441"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1735501" w14:textId="59259A12"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PBCS, ADS-B</w:t>
            </w:r>
          </w:p>
        </w:tc>
      </w:tr>
      <w:tr w:rsidR="00085009" w:rsidRPr="00B474F8" w14:paraId="73E94A36" w14:textId="77777777" w:rsidTr="006030BD">
        <w:tc>
          <w:tcPr>
            <w:tcW w:w="1701" w:type="dxa"/>
            <w:vAlign w:val="center"/>
          </w:tcPr>
          <w:p w14:paraId="60E1BF5D"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F774161"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D1403FA"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85009" w:rsidRPr="00B474F8" w14:paraId="3EDF0A16" w14:textId="77777777" w:rsidTr="006030BD">
        <w:tc>
          <w:tcPr>
            <w:tcW w:w="1701" w:type="dxa"/>
            <w:vAlign w:val="center"/>
          </w:tcPr>
          <w:p w14:paraId="57D0E2E4"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39D269D"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85009" w:rsidRPr="00B474F8" w14:paraId="50BEA26F" w14:textId="77777777" w:rsidTr="006030BD">
        <w:tc>
          <w:tcPr>
            <w:tcW w:w="7584" w:type="dxa"/>
            <w:gridSpan w:val="5"/>
            <w:shd w:val="clear" w:color="auto" w:fill="538135" w:themeFill="accent6" w:themeFillShade="BF"/>
          </w:tcPr>
          <w:p w14:paraId="0D92B88D" w14:textId="761CD9FE" w:rsidR="00085009" w:rsidRPr="00B474F8" w:rsidRDefault="00085009">
            <w:pPr>
              <w:pStyle w:val="ListParagraph"/>
              <w:numPr>
                <w:ilvl w:val="0"/>
                <w:numId w:val="3"/>
              </w:numPr>
              <w:autoSpaceDE w:val="0"/>
              <w:autoSpaceDN w:val="0"/>
              <w:adjustRightInd w:val="0"/>
              <w:jc w:val="both"/>
              <w:rPr>
                <w:rFonts w:ascii="Arial" w:hAnsi="Arial" w:cs="Arial"/>
                <w:b/>
                <w:color w:val="000000" w:themeColor="text1"/>
                <w:sz w:val="18"/>
                <w:szCs w:val="18"/>
              </w:rPr>
              <w:pPrChange w:id="440"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PER – HAN </w:t>
            </w:r>
          </w:p>
        </w:tc>
      </w:tr>
      <w:tr w:rsidR="00085009" w:rsidRPr="00B474F8" w14:paraId="79A780A3" w14:textId="77777777" w:rsidTr="006030BD">
        <w:tc>
          <w:tcPr>
            <w:tcW w:w="1701" w:type="dxa"/>
            <w:vMerge w:val="restart"/>
            <w:vAlign w:val="center"/>
          </w:tcPr>
          <w:p w14:paraId="3C6A526B"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p>
        </w:tc>
        <w:tc>
          <w:tcPr>
            <w:tcW w:w="850" w:type="dxa"/>
          </w:tcPr>
          <w:p w14:paraId="55E8A165"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58848751"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YPPH</w:t>
            </w:r>
          </w:p>
        </w:tc>
        <w:tc>
          <w:tcPr>
            <w:tcW w:w="1701" w:type="dxa"/>
          </w:tcPr>
          <w:p w14:paraId="6F481048"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HANPER</w:t>
            </w:r>
          </w:p>
        </w:tc>
        <w:tc>
          <w:tcPr>
            <w:tcW w:w="2481" w:type="dxa"/>
          </w:tcPr>
          <w:p w14:paraId="3AA57C8A"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YGEL, YMML</w:t>
            </w:r>
          </w:p>
        </w:tc>
      </w:tr>
      <w:tr w:rsidR="00085009" w:rsidRPr="00B474F8" w14:paraId="76E10394" w14:textId="77777777" w:rsidTr="006030BD">
        <w:tc>
          <w:tcPr>
            <w:tcW w:w="1701" w:type="dxa"/>
            <w:vMerge/>
            <w:vAlign w:val="center"/>
          </w:tcPr>
          <w:p w14:paraId="29FEEA7F" w14:textId="77777777" w:rsidR="00085009" w:rsidRPr="00B474F8" w:rsidRDefault="00085009" w:rsidP="00085009">
            <w:pPr>
              <w:autoSpaceDE w:val="0"/>
              <w:autoSpaceDN w:val="0"/>
              <w:adjustRightInd w:val="0"/>
              <w:rPr>
                <w:rFonts w:ascii="Arial" w:hAnsi="Arial" w:cs="Arial"/>
                <w:color w:val="000000" w:themeColor="text1"/>
                <w:sz w:val="18"/>
                <w:szCs w:val="18"/>
              </w:rPr>
            </w:pPr>
          </w:p>
        </w:tc>
        <w:tc>
          <w:tcPr>
            <w:tcW w:w="850" w:type="dxa"/>
          </w:tcPr>
          <w:p w14:paraId="3376D896"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YPPH</w:t>
            </w:r>
          </w:p>
        </w:tc>
        <w:tc>
          <w:tcPr>
            <w:tcW w:w="851" w:type="dxa"/>
          </w:tcPr>
          <w:p w14:paraId="715FD326"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04343EC9"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PERHAN</w:t>
            </w:r>
          </w:p>
        </w:tc>
        <w:tc>
          <w:tcPr>
            <w:tcW w:w="2481" w:type="dxa"/>
          </w:tcPr>
          <w:p w14:paraId="635960BC"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VVDN</w:t>
            </w:r>
          </w:p>
        </w:tc>
      </w:tr>
      <w:tr w:rsidR="00085009" w:rsidRPr="00B474F8" w14:paraId="1EA8C36C" w14:textId="77777777" w:rsidTr="006030BD">
        <w:tc>
          <w:tcPr>
            <w:tcW w:w="1701" w:type="dxa"/>
            <w:vAlign w:val="center"/>
          </w:tcPr>
          <w:p w14:paraId="5AF9577F" w14:textId="376D710C"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A9E86DE" w14:textId="7C96BDD6"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85009" w:rsidRPr="00B474F8" w14:paraId="3F6011D8" w14:textId="77777777" w:rsidTr="00D3614C">
        <w:tc>
          <w:tcPr>
            <w:tcW w:w="1701" w:type="dxa"/>
            <w:vAlign w:val="center"/>
          </w:tcPr>
          <w:p w14:paraId="31534B90" w14:textId="77777777" w:rsidR="00085009" w:rsidRPr="00B474F8" w:rsidRDefault="00085009" w:rsidP="00085009">
            <w:pPr>
              <w:autoSpaceDE w:val="0"/>
              <w:autoSpaceDN w:val="0"/>
              <w:adjustRightInd w:val="0"/>
              <w:jc w:val="both"/>
              <w:rPr>
                <w:rFonts w:ascii="Arial" w:hAnsi="Arial" w:cs="Arial"/>
                <w:color w:val="000000" w:themeColor="text1"/>
                <w:sz w:val="18"/>
                <w:szCs w:val="18"/>
                <w:highlight w:val="yellow"/>
              </w:rPr>
            </w:pPr>
            <w:r w:rsidRPr="00B474F8">
              <w:rPr>
                <w:rFonts w:ascii="Arial" w:hAnsi="Arial" w:cs="Arial"/>
                <w:color w:val="000000" w:themeColor="text1"/>
                <w:sz w:val="18"/>
                <w:szCs w:val="18"/>
              </w:rPr>
              <w:t>Preferred Enroute Alternate Airport</w:t>
            </w:r>
          </w:p>
        </w:tc>
        <w:tc>
          <w:tcPr>
            <w:tcW w:w="5883" w:type="dxa"/>
            <w:gridSpan w:val="4"/>
            <w:vAlign w:val="center"/>
          </w:tcPr>
          <w:p w14:paraId="6386A475" w14:textId="77777777" w:rsidR="00085009" w:rsidRPr="00B474F8" w:rsidRDefault="00085009" w:rsidP="00D3614C">
            <w:pPr>
              <w:autoSpaceDE w:val="0"/>
              <w:autoSpaceDN w:val="0"/>
              <w:adjustRightInd w:val="0"/>
              <w:rPr>
                <w:rFonts w:ascii="Arial" w:hAnsi="Arial" w:cs="Arial"/>
                <w:color w:val="000000" w:themeColor="text1"/>
                <w:sz w:val="18"/>
                <w:szCs w:val="18"/>
                <w:highlight w:val="yellow"/>
              </w:rPr>
            </w:pPr>
            <w:r w:rsidRPr="00B474F8">
              <w:rPr>
                <w:rFonts w:ascii="Arial" w:hAnsi="Arial" w:cs="Arial"/>
                <w:color w:val="000000" w:themeColor="text1"/>
                <w:sz w:val="18"/>
                <w:szCs w:val="18"/>
              </w:rPr>
              <w:t>VVTS, WBSB, WADD, WSSS, WIII, YPKA, YGEL</w:t>
            </w:r>
          </w:p>
        </w:tc>
      </w:tr>
      <w:tr w:rsidR="00085009" w:rsidRPr="00B474F8" w14:paraId="7070C5BB" w14:textId="77777777" w:rsidTr="006030BD">
        <w:tc>
          <w:tcPr>
            <w:tcW w:w="1701" w:type="dxa"/>
            <w:vAlign w:val="center"/>
          </w:tcPr>
          <w:p w14:paraId="6399502D"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BA5BDD8"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85009" w:rsidRPr="00B474F8" w14:paraId="65DA452F" w14:textId="77777777" w:rsidTr="006030BD">
        <w:tc>
          <w:tcPr>
            <w:tcW w:w="1701" w:type="dxa"/>
            <w:vAlign w:val="center"/>
          </w:tcPr>
          <w:p w14:paraId="315E94F7" w14:textId="55D44F20" w:rsidR="00085009" w:rsidRPr="00B474F8" w:rsidRDefault="004463F6"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3C7BE4B" w14:textId="77777777" w:rsidR="00465175"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62D6CF44" w14:textId="00DC293A" w:rsidR="00085009" w:rsidRPr="00B474F8"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085009" w:rsidRPr="00B474F8" w14:paraId="617DFBFF" w14:textId="77777777" w:rsidTr="006030BD">
        <w:tc>
          <w:tcPr>
            <w:tcW w:w="1701" w:type="dxa"/>
            <w:vAlign w:val="center"/>
          </w:tcPr>
          <w:p w14:paraId="019D01FB" w14:textId="0B6EB142"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F61AEDB" w14:textId="4DCC61F9" w:rsidR="00085009" w:rsidRPr="00B474F8" w:rsidRDefault="00085009" w:rsidP="00085009">
            <w:pPr>
              <w:autoSpaceDE w:val="0"/>
              <w:autoSpaceDN w:val="0"/>
              <w:adjustRightInd w:val="0"/>
              <w:jc w:val="both"/>
              <w:rPr>
                <w:rFonts w:ascii="Arial" w:hAnsi="Arial" w:cs="Arial"/>
                <w:color w:val="000000" w:themeColor="text1"/>
                <w:sz w:val="18"/>
                <w:szCs w:val="18"/>
                <w:highlight w:val="yellow"/>
              </w:rPr>
            </w:pPr>
            <w:r w:rsidRPr="00B474F8">
              <w:rPr>
                <w:rFonts w:ascii="Arial" w:hAnsi="Arial" w:cs="Arial"/>
                <w:color w:val="000000" w:themeColor="text1"/>
                <w:sz w:val="18"/>
                <w:szCs w:val="18"/>
              </w:rPr>
              <w:t xml:space="preserve">RNAV 5, RNP4 (RNAV4), </w:t>
            </w:r>
            <w:r>
              <w:rPr>
                <w:rFonts w:ascii="Arial" w:hAnsi="Arial" w:cs="Arial"/>
                <w:color w:val="000000" w:themeColor="text1"/>
                <w:sz w:val="18"/>
                <w:szCs w:val="18"/>
              </w:rPr>
              <w:t>RNAV10 (RNP10)</w:t>
            </w:r>
          </w:p>
        </w:tc>
      </w:tr>
      <w:tr w:rsidR="00085009" w:rsidRPr="00B474F8" w14:paraId="5F730273" w14:textId="77777777" w:rsidTr="006030BD">
        <w:tc>
          <w:tcPr>
            <w:tcW w:w="1701" w:type="dxa"/>
            <w:vAlign w:val="center"/>
          </w:tcPr>
          <w:p w14:paraId="27EF0C0B" w14:textId="5C783D3C" w:rsidR="00085009"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8ADD28C" w14:textId="7241C351"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PBCS, ADS-B</w:t>
            </w:r>
          </w:p>
        </w:tc>
      </w:tr>
      <w:tr w:rsidR="00085009" w:rsidRPr="00B474F8" w14:paraId="7A7C4430" w14:textId="77777777" w:rsidTr="006030BD">
        <w:tc>
          <w:tcPr>
            <w:tcW w:w="1701" w:type="dxa"/>
            <w:vAlign w:val="center"/>
          </w:tcPr>
          <w:p w14:paraId="3939555B"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78C573A"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DFB3DBD"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85009" w:rsidRPr="00B474F8" w14:paraId="5C0D6821" w14:textId="77777777" w:rsidTr="006030BD">
        <w:tc>
          <w:tcPr>
            <w:tcW w:w="1701" w:type="dxa"/>
            <w:vAlign w:val="center"/>
          </w:tcPr>
          <w:p w14:paraId="0C50DF0D"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589A1B5"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85009" w:rsidRPr="00B474F8" w14:paraId="5D470D51" w14:textId="77777777" w:rsidTr="006030BD">
        <w:tc>
          <w:tcPr>
            <w:tcW w:w="7584" w:type="dxa"/>
            <w:gridSpan w:val="5"/>
            <w:shd w:val="clear" w:color="auto" w:fill="538135" w:themeFill="accent6" w:themeFillShade="BF"/>
          </w:tcPr>
          <w:p w14:paraId="0960AFDB" w14:textId="4BE3ED6B" w:rsidR="00085009" w:rsidRPr="00B474F8" w:rsidRDefault="00085009">
            <w:pPr>
              <w:pStyle w:val="ListParagraph"/>
              <w:numPr>
                <w:ilvl w:val="0"/>
                <w:numId w:val="3"/>
              </w:numPr>
              <w:autoSpaceDE w:val="0"/>
              <w:autoSpaceDN w:val="0"/>
              <w:adjustRightInd w:val="0"/>
              <w:jc w:val="both"/>
              <w:rPr>
                <w:rFonts w:ascii="Arial" w:hAnsi="Arial" w:cs="Arial"/>
                <w:b/>
                <w:color w:val="000000" w:themeColor="text1"/>
                <w:sz w:val="18"/>
                <w:szCs w:val="18"/>
              </w:rPr>
              <w:pPrChange w:id="441"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SYD – HAN </w:t>
            </w:r>
          </w:p>
        </w:tc>
      </w:tr>
      <w:tr w:rsidR="00085009" w:rsidRPr="00B474F8" w14:paraId="73615B09" w14:textId="77777777" w:rsidTr="006030BD">
        <w:tc>
          <w:tcPr>
            <w:tcW w:w="1701" w:type="dxa"/>
            <w:vMerge w:val="restart"/>
            <w:vAlign w:val="center"/>
          </w:tcPr>
          <w:p w14:paraId="09D6D570"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p>
        </w:tc>
        <w:tc>
          <w:tcPr>
            <w:tcW w:w="850" w:type="dxa"/>
          </w:tcPr>
          <w:p w14:paraId="11C6EA94"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1721EEC8"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YSSY</w:t>
            </w:r>
          </w:p>
        </w:tc>
        <w:tc>
          <w:tcPr>
            <w:tcW w:w="1701" w:type="dxa"/>
          </w:tcPr>
          <w:p w14:paraId="0BD23F48"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HANSYD1116A</w:t>
            </w:r>
          </w:p>
        </w:tc>
        <w:tc>
          <w:tcPr>
            <w:tcW w:w="2481" w:type="dxa"/>
          </w:tcPr>
          <w:p w14:paraId="1BD271B8"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YBBN, YSCB, YMML</w:t>
            </w:r>
          </w:p>
        </w:tc>
      </w:tr>
      <w:tr w:rsidR="00085009" w:rsidRPr="00B474F8" w14:paraId="34E742BC" w14:textId="77777777" w:rsidTr="006030BD">
        <w:tc>
          <w:tcPr>
            <w:tcW w:w="1701" w:type="dxa"/>
            <w:vMerge/>
            <w:vAlign w:val="center"/>
          </w:tcPr>
          <w:p w14:paraId="78EE5523" w14:textId="77777777" w:rsidR="00085009" w:rsidRPr="00B474F8" w:rsidRDefault="00085009" w:rsidP="00085009">
            <w:pPr>
              <w:autoSpaceDE w:val="0"/>
              <w:autoSpaceDN w:val="0"/>
              <w:adjustRightInd w:val="0"/>
              <w:rPr>
                <w:rFonts w:ascii="Arial" w:hAnsi="Arial" w:cs="Arial"/>
                <w:color w:val="000000" w:themeColor="text1"/>
                <w:sz w:val="18"/>
                <w:szCs w:val="18"/>
              </w:rPr>
            </w:pPr>
          </w:p>
        </w:tc>
        <w:tc>
          <w:tcPr>
            <w:tcW w:w="850" w:type="dxa"/>
          </w:tcPr>
          <w:p w14:paraId="6A451D11"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YSSY</w:t>
            </w:r>
          </w:p>
        </w:tc>
        <w:tc>
          <w:tcPr>
            <w:tcW w:w="851" w:type="dxa"/>
          </w:tcPr>
          <w:p w14:paraId="78791107"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578F4369"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SYDHAN1611</w:t>
            </w:r>
          </w:p>
        </w:tc>
        <w:tc>
          <w:tcPr>
            <w:tcW w:w="2481" w:type="dxa"/>
          </w:tcPr>
          <w:p w14:paraId="2E19F560"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85009" w:rsidRPr="00B474F8" w14:paraId="48DC6C02" w14:textId="77777777" w:rsidTr="006030BD">
        <w:tc>
          <w:tcPr>
            <w:tcW w:w="1701" w:type="dxa"/>
            <w:vAlign w:val="center"/>
          </w:tcPr>
          <w:p w14:paraId="6C7C1063" w14:textId="6B56ACE6"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6E8D96BB" w14:textId="7733F0D5"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85009" w:rsidRPr="00B474F8" w14:paraId="55B665C2" w14:textId="77777777" w:rsidTr="00D3614C">
        <w:tc>
          <w:tcPr>
            <w:tcW w:w="1701" w:type="dxa"/>
            <w:vAlign w:val="center"/>
          </w:tcPr>
          <w:p w14:paraId="26F7FE7D"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2EAD33C" w14:textId="77777777" w:rsidR="00085009" w:rsidRPr="00B474F8" w:rsidRDefault="00085009"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WBKK, WAAA, YPDN, YBAS, YBBN</w:t>
            </w:r>
          </w:p>
        </w:tc>
      </w:tr>
      <w:tr w:rsidR="00085009" w:rsidRPr="00B474F8" w14:paraId="530E0977" w14:textId="77777777" w:rsidTr="006030BD">
        <w:tc>
          <w:tcPr>
            <w:tcW w:w="1701" w:type="dxa"/>
            <w:vAlign w:val="center"/>
          </w:tcPr>
          <w:p w14:paraId="516AAFD2"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4E7FE28"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85009" w:rsidRPr="00B474F8" w14:paraId="47289B4E" w14:textId="77777777" w:rsidTr="006030BD">
        <w:tc>
          <w:tcPr>
            <w:tcW w:w="1701" w:type="dxa"/>
            <w:vAlign w:val="center"/>
          </w:tcPr>
          <w:p w14:paraId="5C8DF844" w14:textId="22EDB4B0" w:rsidR="00085009" w:rsidRPr="00B474F8" w:rsidRDefault="004463F6"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9634F5F" w14:textId="77777777" w:rsidR="00465175"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614FA2E2" w14:textId="11E8A47D" w:rsidR="00085009" w:rsidRPr="00B474F8"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085009" w:rsidRPr="00B474F8" w14:paraId="1DE286CE" w14:textId="77777777" w:rsidTr="006030BD">
        <w:tc>
          <w:tcPr>
            <w:tcW w:w="1701" w:type="dxa"/>
            <w:vAlign w:val="center"/>
          </w:tcPr>
          <w:p w14:paraId="7BDAEC0E" w14:textId="116F43FE"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89EC46F" w14:textId="48F2C5A4"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w:t>
            </w:r>
            <w:r>
              <w:rPr>
                <w:rFonts w:ascii="Arial" w:hAnsi="Arial" w:cs="Arial"/>
                <w:color w:val="000000" w:themeColor="text1"/>
                <w:sz w:val="18"/>
                <w:szCs w:val="18"/>
              </w:rPr>
              <w:t>RNAV10 (RNP10)</w:t>
            </w:r>
          </w:p>
        </w:tc>
      </w:tr>
      <w:tr w:rsidR="00085009" w:rsidRPr="00B474F8" w14:paraId="10108AA9" w14:textId="77777777" w:rsidTr="006030BD">
        <w:tc>
          <w:tcPr>
            <w:tcW w:w="1701" w:type="dxa"/>
            <w:vAlign w:val="center"/>
          </w:tcPr>
          <w:p w14:paraId="719DFD5D" w14:textId="58C2A8DB"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50DDE28" w14:textId="5FEEF0D0"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PBCS, ADS-B</w:t>
            </w:r>
          </w:p>
        </w:tc>
      </w:tr>
      <w:tr w:rsidR="00085009" w:rsidRPr="00B474F8" w14:paraId="7AB6A34C" w14:textId="77777777" w:rsidTr="006030BD">
        <w:tc>
          <w:tcPr>
            <w:tcW w:w="1701" w:type="dxa"/>
            <w:vAlign w:val="center"/>
          </w:tcPr>
          <w:p w14:paraId="165A5452"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2618C35"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34C8C7F"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85009" w:rsidRPr="00B474F8" w14:paraId="371E790A" w14:textId="77777777" w:rsidTr="006030BD">
        <w:tc>
          <w:tcPr>
            <w:tcW w:w="1701" w:type="dxa"/>
            <w:vAlign w:val="center"/>
          </w:tcPr>
          <w:p w14:paraId="4BA39F88"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F2C073C"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85009" w:rsidRPr="00B474F8" w14:paraId="1E5D032A" w14:textId="77777777" w:rsidTr="006030BD">
        <w:tc>
          <w:tcPr>
            <w:tcW w:w="7584" w:type="dxa"/>
            <w:gridSpan w:val="5"/>
            <w:shd w:val="clear" w:color="auto" w:fill="538135" w:themeFill="accent6" w:themeFillShade="BF"/>
          </w:tcPr>
          <w:p w14:paraId="27165238" w14:textId="0217FD5D" w:rsidR="00085009" w:rsidRPr="00B474F8" w:rsidRDefault="00085009">
            <w:pPr>
              <w:pStyle w:val="ListParagraph"/>
              <w:numPr>
                <w:ilvl w:val="0"/>
                <w:numId w:val="3"/>
              </w:numPr>
              <w:autoSpaceDE w:val="0"/>
              <w:autoSpaceDN w:val="0"/>
              <w:adjustRightInd w:val="0"/>
              <w:jc w:val="both"/>
              <w:rPr>
                <w:rFonts w:ascii="Arial" w:hAnsi="Arial" w:cs="Arial"/>
                <w:b/>
                <w:color w:val="000000" w:themeColor="text1"/>
                <w:sz w:val="18"/>
                <w:szCs w:val="18"/>
              </w:rPr>
              <w:pPrChange w:id="442"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MEL – SGN </w:t>
            </w:r>
          </w:p>
        </w:tc>
      </w:tr>
      <w:tr w:rsidR="00085009" w:rsidRPr="00B474F8" w14:paraId="3E245AE5" w14:textId="77777777" w:rsidTr="006030BD">
        <w:tc>
          <w:tcPr>
            <w:tcW w:w="1701" w:type="dxa"/>
            <w:vMerge w:val="restart"/>
            <w:vAlign w:val="center"/>
          </w:tcPr>
          <w:p w14:paraId="714F2D69"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p>
        </w:tc>
        <w:tc>
          <w:tcPr>
            <w:tcW w:w="850" w:type="dxa"/>
          </w:tcPr>
          <w:p w14:paraId="058DF61B"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32271F15"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YMML</w:t>
            </w:r>
          </w:p>
        </w:tc>
        <w:tc>
          <w:tcPr>
            <w:tcW w:w="1701" w:type="dxa"/>
          </w:tcPr>
          <w:p w14:paraId="21E04817"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SGNMEL2516A</w:t>
            </w:r>
          </w:p>
        </w:tc>
        <w:tc>
          <w:tcPr>
            <w:tcW w:w="2481" w:type="dxa"/>
          </w:tcPr>
          <w:p w14:paraId="343A5D91"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YSCB, YSSY, YPAD</w:t>
            </w:r>
          </w:p>
        </w:tc>
      </w:tr>
      <w:tr w:rsidR="00085009" w:rsidRPr="00B474F8" w14:paraId="3B1924BB" w14:textId="77777777" w:rsidTr="006030BD">
        <w:tc>
          <w:tcPr>
            <w:tcW w:w="1701" w:type="dxa"/>
            <w:vMerge/>
            <w:vAlign w:val="center"/>
          </w:tcPr>
          <w:p w14:paraId="13BFC728" w14:textId="77777777" w:rsidR="00085009" w:rsidRPr="00B474F8" w:rsidRDefault="00085009" w:rsidP="00085009">
            <w:pPr>
              <w:autoSpaceDE w:val="0"/>
              <w:autoSpaceDN w:val="0"/>
              <w:adjustRightInd w:val="0"/>
              <w:rPr>
                <w:rFonts w:ascii="Arial" w:hAnsi="Arial" w:cs="Arial"/>
                <w:color w:val="000000" w:themeColor="text1"/>
                <w:sz w:val="18"/>
                <w:szCs w:val="18"/>
              </w:rPr>
            </w:pPr>
          </w:p>
        </w:tc>
        <w:tc>
          <w:tcPr>
            <w:tcW w:w="850" w:type="dxa"/>
          </w:tcPr>
          <w:p w14:paraId="3F47F357"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YMML</w:t>
            </w:r>
          </w:p>
        </w:tc>
        <w:tc>
          <w:tcPr>
            <w:tcW w:w="851" w:type="dxa"/>
          </w:tcPr>
          <w:p w14:paraId="464F3815"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6827518C"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MELSGN1625</w:t>
            </w:r>
          </w:p>
        </w:tc>
        <w:tc>
          <w:tcPr>
            <w:tcW w:w="2481" w:type="dxa"/>
          </w:tcPr>
          <w:p w14:paraId="4770527B" w14:textId="00D25B21" w:rsidR="00085009" w:rsidRPr="00B474F8" w:rsidRDefault="00AA6795"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VVCT, VVCR</w:t>
            </w:r>
          </w:p>
        </w:tc>
      </w:tr>
      <w:tr w:rsidR="00085009" w:rsidRPr="00B474F8" w14:paraId="4B0B3675" w14:textId="77777777" w:rsidTr="006030BD">
        <w:tc>
          <w:tcPr>
            <w:tcW w:w="1701" w:type="dxa"/>
            <w:vAlign w:val="center"/>
          </w:tcPr>
          <w:p w14:paraId="40E9365A" w14:textId="1A10A1D7"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DD6F894" w14:textId="0B1D6763"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MID/ASIA</w:t>
            </w:r>
          </w:p>
        </w:tc>
      </w:tr>
      <w:tr w:rsidR="00085009" w:rsidRPr="00B474F8" w14:paraId="4205697D" w14:textId="77777777" w:rsidTr="00D3614C">
        <w:tc>
          <w:tcPr>
            <w:tcW w:w="1701" w:type="dxa"/>
            <w:vAlign w:val="center"/>
          </w:tcPr>
          <w:p w14:paraId="4EA2F0ED"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C018984" w14:textId="77777777" w:rsidR="00085009" w:rsidRPr="00B474F8" w:rsidRDefault="00085009"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WBKK, WAAA, YPDN, YBAS, YPAD</w:t>
            </w:r>
          </w:p>
        </w:tc>
      </w:tr>
      <w:tr w:rsidR="00085009" w:rsidRPr="00B474F8" w14:paraId="0CA31CDE" w14:textId="77777777" w:rsidTr="006030BD">
        <w:tc>
          <w:tcPr>
            <w:tcW w:w="1701" w:type="dxa"/>
            <w:vAlign w:val="center"/>
          </w:tcPr>
          <w:p w14:paraId="64ACC6C3"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3520553"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85009" w:rsidRPr="00B474F8" w14:paraId="65CE924A" w14:textId="77777777" w:rsidTr="006030BD">
        <w:tc>
          <w:tcPr>
            <w:tcW w:w="1701" w:type="dxa"/>
            <w:vAlign w:val="center"/>
          </w:tcPr>
          <w:p w14:paraId="689730B6" w14:textId="7E89ADF0" w:rsidR="00085009" w:rsidRPr="00B474F8" w:rsidRDefault="004463F6"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7088631" w14:textId="77777777" w:rsidR="00465175"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7C4107A0" w14:textId="7D10E16F" w:rsidR="00085009" w:rsidRPr="00B474F8"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085009" w:rsidRPr="00B474F8" w14:paraId="3A2DA952" w14:textId="77777777" w:rsidTr="006030BD">
        <w:tc>
          <w:tcPr>
            <w:tcW w:w="1701" w:type="dxa"/>
            <w:vAlign w:val="center"/>
          </w:tcPr>
          <w:p w14:paraId="40CF02D0" w14:textId="58B51A08"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0ABCEE9" w14:textId="022229DC"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RNAV2, RNAV 5, </w:t>
            </w:r>
            <w:r>
              <w:rPr>
                <w:rFonts w:ascii="Arial" w:hAnsi="Arial" w:cs="Arial"/>
                <w:color w:val="000000" w:themeColor="text1"/>
                <w:sz w:val="18"/>
                <w:szCs w:val="18"/>
              </w:rPr>
              <w:t>RNAV10 (RNP10)</w:t>
            </w:r>
          </w:p>
        </w:tc>
      </w:tr>
      <w:tr w:rsidR="00085009" w:rsidRPr="00B474F8" w14:paraId="2C39A966" w14:textId="77777777" w:rsidTr="006030BD">
        <w:tc>
          <w:tcPr>
            <w:tcW w:w="1701" w:type="dxa"/>
            <w:vAlign w:val="center"/>
          </w:tcPr>
          <w:p w14:paraId="64C96B76" w14:textId="4750F9FA"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E2C8010" w14:textId="6C993519"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PBCS, ADS-B</w:t>
            </w:r>
          </w:p>
        </w:tc>
      </w:tr>
      <w:tr w:rsidR="00085009" w:rsidRPr="00B474F8" w14:paraId="469DE4FE" w14:textId="77777777" w:rsidTr="006030BD">
        <w:tc>
          <w:tcPr>
            <w:tcW w:w="1701" w:type="dxa"/>
            <w:vAlign w:val="center"/>
          </w:tcPr>
          <w:p w14:paraId="04C57F1E"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7AA4A96"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AFC282B"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85009" w:rsidRPr="00B474F8" w14:paraId="5A79DC5A" w14:textId="77777777" w:rsidTr="006030BD">
        <w:tc>
          <w:tcPr>
            <w:tcW w:w="1701" w:type="dxa"/>
            <w:vAlign w:val="center"/>
          </w:tcPr>
          <w:p w14:paraId="3266C947"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C447CF0"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85009" w:rsidRPr="00B474F8" w14:paraId="0270895C" w14:textId="77777777" w:rsidTr="00BD1C0B">
        <w:trPr>
          <w:trHeight w:val="45"/>
        </w:trPr>
        <w:tc>
          <w:tcPr>
            <w:tcW w:w="7584" w:type="dxa"/>
            <w:gridSpan w:val="5"/>
            <w:shd w:val="clear" w:color="auto" w:fill="538135" w:themeFill="accent6" w:themeFillShade="BF"/>
            <w:vAlign w:val="center"/>
          </w:tcPr>
          <w:p w14:paraId="10074862" w14:textId="6D5F83F1" w:rsidR="00085009" w:rsidRPr="00B474F8" w:rsidRDefault="00085009">
            <w:pPr>
              <w:pStyle w:val="ListParagraph"/>
              <w:numPr>
                <w:ilvl w:val="0"/>
                <w:numId w:val="3"/>
              </w:numPr>
              <w:autoSpaceDE w:val="0"/>
              <w:autoSpaceDN w:val="0"/>
              <w:adjustRightInd w:val="0"/>
              <w:rPr>
                <w:rFonts w:ascii="Arial" w:hAnsi="Arial" w:cs="Arial"/>
                <w:b/>
                <w:color w:val="000000" w:themeColor="text1"/>
                <w:sz w:val="18"/>
                <w:szCs w:val="18"/>
              </w:rPr>
              <w:pPrChange w:id="443" w:author="Hoang Duc Thanh-OCC" w:date="2026-04-08T15:39:00Z">
                <w:pPr>
                  <w:pStyle w:val="ListParagraph"/>
                  <w:numPr>
                    <w:numId w:val="44"/>
                  </w:numPr>
                  <w:autoSpaceDE w:val="0"/>
                  <w:autoSpaceDN w:val="0"/>
                  <w:adjustRightInd w:val="0"/>
                  <w:ind w:hanging="360"/>
                </w:pPr>
              </w:pPrChange>
            </w:pPr>
            <w:bookmarkStart w:id="444" w:name="_Hlk184741102"/>
            <w:r w:rsidRPr="00B474F8">
              <w:rPr>
                <w:rFonts w:ascii="Arial" w:hAnsi="Arial" w:cs="Arial"/>
                <w:b/>
                <w:color w:val="FFFFFF" w:themeColor="background1"/>
                <w:sz w:val="18"/>
                <w:szCs w:val="18"/>
              </w:rPr>
              <w:t xml:space="preserve">SGN – PER – SGN </w:t>
            </w:r>
          </w:p>
        </w:tc>
      </w:tr>
      <w:bookmarkEnd w:id="444"/>
      <w:tr w:rsidR="00085009" w:rsidRPr="00B474F8" w14:paraId="70DBC7E5" w14:textId="77777777" w:rsidTr="006030BD">
        <w:tc>
          <w:tcPr>
            <w:tcW w:w="1701" w:type="dxa"/>
            <w:vMerge w:val="restart"/>
            <w:vAlign w:val="center"/>
          </w:tcPr>
          <w:p w14:paraId="325232EA"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p>
        </w:tc>
        <w:tc>
          <w:tcPr>
            <w:tcW w:w="850" w:type="dxa"/>
          </w:tcPr>
          <w:p w14:paraId="16780019"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14A87555"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YPPH</w:t>
            </w:r>
          </w:p>
        </w:tc>
        <w:tc>
          <w:tcPr>
            <w:tcW w:w="1701" w:type="dxa"/>
          </w:tcPr>
          <w:p w14:paraId="1DAA04D7"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SGNPER2521A</w:t>
            </w:r>
          </w:p>
        </w:tc>
        <w:tc>
          <w:tcPr>
            <w:tcW w:w="2481" w:type="dxa"/>
          </w:tcPr>
          <w:p w14:paraId="1E88601C"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YGEL, YMML</w:t>
            </w:r>
          </w:p>
        </w:tc>
      </w:tr>
      <w:tr w:rsidR="00085009" w:rsidRPr="00B474F8" w14:paraId="258CBA18" w14:textId="77777777" w:rsidTr="006030BD">
        <w:tc>
          <w:tcPr>
            <w:tcW w:w="1701" w:type="dxa"/>
            <w:vMerge/>
            <w:vAlign w:val="center"/>
          </w:tcPr>
          <w:p w14:paraId="3A907F19" w14:textId="77777777" w:rsidR="00085009" w:rsidRPr="00B474F8" w:rsidRDefault="00085009" w:rsidP="00085009">
            <w:pPr>
              <w:autoSpaceDE w:val="0"/>
              <w:autoSpaceDN w:val="0"/>
              <w:adjustRightInd w:val="0"/>
              <w:rPr>
                <w:rFonts w:ascii="Arial" w:hAnsi="Arial" w:cs="Arial"/>
                <w:color w:val="000000" w:themeColor="text1"/>
                <w:sz w:val="18"/>
                <w:szCs w:val="18"/>
              </w:rPr>
            </w:pPr>
          </w:p>
        </w:tc>
        <w:tc>
          <w:tcPr>
            <w:tcW w:w="850" w:type="dxa"/>
          </w:tcPr>
          <w:p w14:paraId="5468B2EE"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YPPH</w:t>
            </w:r>
          </w:p>
        </w:tc>
        <w:tc>
          <w:tcPr>
            <w:tcW w:w="851" w:type="dxa"/>
          </w:tcPr>
          <w:p w14:paraId="4FA52DED"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0EDFB24B"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PERSGN0325B</w:t>
            </w:r>
          </w:p>
        </w:tc>
        <w:tc>
          <w:tcPr>
            <w:tcW w:w="2481" w:type="dxa"/>
          </w:tcPr>
          <w:p w14:paraId="36C7AEE1" w14:textId="66A027ED" w:rsidR="00085009" w:rsidRPr="00B474F8" w:rsidRDefault="00AA6795"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VVCT, VVCR</w:t>
            </w:r>
          </w:p>
        </w:tc>
      </w:tr>
      <w:tr w:rsidR="00085009" w:rsidRPr="00B474F8" w14:paraId="27B77CBE" w14:textId="77777777" w:rsidTr="006030BD">
        <w:tc>
          <w:tcPr>
            <w:tcW w:w="1701" w:type="dxa"/>
            <w:vAlign w:val="center"/>
          </w:tcPr>
          <w:p w14:paraId="017EAB46" w14:textId="1B7FE477"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37D4470" w14:textId="146C7CB4"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85009" w:rsidRPr="00B474F8" w14:paraId="2B2C5CFF" w14:textId="77777777" w:rsidTr="00D3614C">
        <w:tc>
          <w:tcPr>
            <w:tcW w:w="1701" w:type="dxa"/>
            <w:vAlign w:val="center"/>
          </w:tcPr>
          <w:p w14:paraId="22CBE1B8" w14:textId="77777777" w:rsidR="00085009" w:rsidRPr="00B474F8" w:rsidRDefault="00085009" w:rsidP="00085009">
            <w:pPr>
              <w:autoSpaceDE w:val="0"/>
              <w:autoSpaceDN w:val="0"/>
              <w:adjustRightInd w:val="0"/>
              <w:jc w:val="both"/>
              <w:rPr>
                <w:rFonts w:ascii="Arial" w:hAnsi="Arial" w:cs="Arial"/>
                <w:color w:val="000000" w:themeColor="text1"/>
                <w:sz w:val="18"/>
                <w:szCs w:val="18"/>
                <w:highlight w:val="yellow"/>
              </w:rPr>
            </w:pPr>
            <w:r w:rsidRPr="00B474F8">
              <w:rPr>
                <w:rFonts w:ascii="Arial" w:hAnsi="Arial" w:cs="Arial"/>
                <w:color w:val="000000" w:themeColor="text1"/>
                <w:sz w:val="18"/>
                <w:szCs w:val="18"/>
              </w:rPr>
              <w:t>Preferred Enroute Alternate Airport</w:t>
            </w:r>
          </w:p>
        </w:tc>
        <w:tc>
          <w:tcPr>
            <w:tcW w:w="5883" w:type="dxa"/>
            <w:gridSpan w:val="4"/>
            <w:vAlign w:val="center"/>
          </w:tcPr>
          <w:p w14:paraId="029F0FC3" w14:textId="77777777" w:rsidR="00085009" w:rsidRPr="00B474F8" w:rsidRDefault="00085009" w:rsidP="00D3614C">
            <w:pPr>
              <w:autoSpaceDE w:val="0"/>
              <w:autoSpaceDN w:val="0"/>
              <w:adjustRightInd w:val="0"/>
              <w:rPr>
                <w:rFonts w:ascii="Arial" w:hAnsi="Arial" w:cs="Arial"/>
                <w:color w:val="000000" w:themeColor="text1"/>
                <w:sz w:val="18"/>
                <w:szCs w:val="18"/>
                <w:highlight w:val="yellow"/>
              </w:rPr>
            </w:pPr>
            <w:r w:rsidRPr="00B474F8">
              <w:rPr>
                <w:rFonts w:ascii="Arial" w:hAnsi="Arial" w:cs="Arial"/>
                <w:color w:val="000000" w:themeColor="text1"/>
                <w:sz w:val="18"/>
                <w:szCs w:val="18"/>
              </w:rPr>
              <w:t>WBSB, WADD, WSSS, WIII, YPKA, YGEL</w:t>
            </w:r>
          </w:p>
        </w:tc>
      </w:tr>
      <w:tr w:rsidR="00085009" w:rsidRPr="00B474F8" w14:paraId="517A2231" w14:textId="77777777" w:rsidTr="006030BD">
        <w:tc>
          <w:tcPr>
            <w:tcW w:w="1701" w:type="dxa"/>
            <w:vAlign w:val="center"/>
          </w:tcPr>
          <w:p w14:paraId="5FF85C1C"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5F274DD"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85009" w:rsidRPr="00B474F8" w14:paraId="733A49C9" w14:textId="77777777" w:rsidTr="006030BD">
        <w:tc>
          <w:tcPr>
            <w:tcW w:w="1701" w:type="dxa"/>
            <w:vAlign w:val="center"/>
          </w:tcPr>
          <w:p w14:paraId="557E9ED2" w14:textId="5491E4EE" w:rsidR="00085009" w:rsidRPr="00B474F8" w:rsidRDefault="004463F6"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E19A36F" w14:textId="77777777" w:rsidR="00465175"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0D0E28A7" w14:textId="689FC961" w:rsidR="00085009" w:rsidRPr="00B474F8"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085009" w:rsidRPr="00B474F8" w14:paraId="2AE46302" w14:textId="77777777" w:rsidTr="006030BD">
        <w:tc>
          <w:tcPr>
            <w:tcW w:w="1701" w:type="dxa"/>
            <w:vAlign w:val="center"/>
          </w:tcPr>
          <w:p w14:paraId="1E2D89ED" w14:textId="469FE95A"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410FDC5" w14:textId="3C943D18"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RNP4 (RNAV4), </w:t>
            </w:r>
            <w:r>
              <w:rPr>
                <w:rFonts w:ascii="Arial" w:hAnsi="Arial" w:cs="Arial"/>
                <w:color w:val="000000" w:themeColor="text1"/>
                <w:sz w:val="18"/>
                <w:szCs w:val="18"/>
              </w:rPr>
              <w:t>RNAV10 (RNP10)</w:t>
            </w:r>
          </w:p>
        </w:tc>
      </w:tr>
      <w:tr w:rsidR="00085009" w:rsidRPr="00B474F8" w14:paraId="3A056AAE" w14:textId="77777777" w:rsidTr="006030BD">
        <w:tc>
          <w:tcPr>
            <w:tcW w:w="1701" w:type="dxa"/>
            <w:vAlign w:val="center"/>
          </w:tcPr>
          <w:p w14:paraId="116B1E4F" w14:textId="40A55768"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57664CA" w14:textId="4C97029B"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PBCS, ADS-B</w:t>
            </w:r>
          </w:p>
        </w:tc>
      </w:tr>
      <w:tr w:rsidR="00085009" w:rsidRPr="00B474F8" w14:paraId="2FDFEB99" w14:textId="77777777" w:rsidTr="006030BD">
        <w:tc>
          <w:tcPr>
            <w:tcW w:w="1701" w:type="dxa"/>
            <w:vAlign w:val="center"/>
          </w:tcPr>
          <w:p w14:paraId="16B7018C"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5C305B8"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5BF1D9E"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85009" w:rsidRPr="00B474F8" w14:paraId="43BF01A4" w14:textId="77777777" w:rsidTr="006030BD">
        <w:trPr>
          <w:trHeight w:val="141"/>
        </w:trPr>
        <w:tc>
          <w:tcPr>
            <w:tcW w:w="1701" w:type="dxa"/>
            <w:vAlign w:val="center"/>
          </w:tcPr>
          <w:p w14:paraId="3C5E2513"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vAlign w:val="center"/>
          </w:tcPr>
          <w:p w14:paraId="02C1113D"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85009" w:rsidRPr="00B474F8" w14:paraId="76D8133A" w14:textId="77777777" w:rsidTr="006030BD">
        <w:trPr>
          <w:trHeight w:val="323"/>
        </w:trPr>
        <w:tc>
          <w:tcPr>
            <w:tcW w:w="7584" w:type="dxa"/>
            <w:gridSpan w:val="5"/>
            <w:shd w:val="clear" w:color="auto" w:fill="538135" w:themeFill="accent6" w:themeFillShade="BF"/>
            <w:vAlign w:val="center"/>
          </w:tcPr>
          <w:p w14:paraId="11AEB811" w14:textId="2D5860E0" w:rsidR="00085009" w:rsidRPr="00B474F8" w:rsidRDefault="00085009">
            <w:pPr>
              <w:pStyle w:val="ListParagraph"/>
              <w:numPr>
                <w:ilvl w:val="0"/>
                <w:numId w:val="3"/>
              </w:numPr>
              <w:autoSpaceDE w:val="0"/>
              <w:autoSpaceDN w:val="0"/>
              <w:adjustRightInd w:val="0"/>
              <w:rPr>
                <w:rFonts w:ascii="Arial" w:hAnsi="Arial" w:cs="Arial"/>
                <w:b/>
                <w:color w:val="000000" w:themeColor="text1"/>
                <w:sz w:val="18"/>
                <w:szCs w:val="18"/>
              </w:rPr>
              <w:pPrChange w:id="445" w:author="Hoang Duc Thanh-OCC" w:date="2026-04-08T15:39:00Z">
                <w:pPr>
                  <w:pStyle w:val="ListParagraph"/>
                  <w:numPr>
                    <w:numId w:val="44"/>
                  </w:numPr>
                  <w:autoSpaceDE w:val="0"/>
                  <w:autoSpaceDN w:val="0"/>
                  <w:adjustRightInd w:val="0"/>
                  <w:ind w:hanging="360"/>
                </w:pPr>
              </w:pPrChange>
            </w:pPr>
            <w:r w:rsidRPr="00B474F8">
              <w:rPr>
                <w:rFonts w:ascii="Arial" w:hAnsi="Arial" w:cs="Arial"/>
                <w:b/>
                <w:color w:val="FFFFFF" w:themeColor="background1"/>
                <w:sz w:val="18"/>
                <w:szCs w:val="18"/>
              </w:rPr>
              <w:t xml:space="preserve">SGN – SYD – SGN </w:t>
            </w:r>
          </w:p>
        </w:tc>
      </w:tr>
      <w:tr w:rsidR="00085009" w:rsidRPr="00B474F8" w14:paraId="60C095CF" w14:textId="77777777" w:rsidTr="006030BD">
        <w:tc>
          <w:tcPr>
            <w:tcW w:w="1701" w:type="dxa"/>
            <w:vMerge w:val="restart"/>
            <w:vAlign w:val="center"/>
          </w:tcPr>
          <w:p w14:paraId="5A669AF8"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p>
        </w:tc>
        <w:tc>
          <w:tcPr>
            <w:tcW w:w="850" w:type="dxa"/>
          </w:tcPr>
          <w:p w14:paraId="2D540286"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0AF18DC6"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YSSY</w:t>
            </w:r>
          </w:p>
        </w:tc>
        <w:tc>
          <w:tcPr>
            <w:tcW w:w="1701" w:type="dxa"/>
          </w:tcPr>
          <w:p w14:paraId="6FD89628"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SGNSYD2516A</w:t>
            </w:r>
          </w:p>
        </w:tc>
        <w:tc>
          <w:tcPr>
            <w:tcW w:w="2481" w:type="dxa"/>
          </w:tcPr>
          <w:p w14:paraId="63056355"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YBBN, YSCB, YMML</w:t>
            </w:r>
          </w:p>
        </w:tc>
      </w:tr>
      <w:tr w:rsidR="00085009" w:rsidRPr="00B474F8" w14:paraId="3F224FC4" w14:textId="77777777" w:rsidTr="006030BD">
        <w:tc>
          <w:tcPr>
            <w:tcW w:w="1701" w:type="dxa"/>
            <w:vMerge/>
            <w:vAlign w:val="center"/>
          </w:tcPr>
          <w:p w14:paraId="57400F8C" w14:textId="77777777" w:rsidR="00085009" w:rsidRPr="00B474F8" w:rsidRDefault="00085009" w:rsidP="00085009">
            <w:pPr>
              <w:autoSpaceDE w:val="0"/>
              <w:autoSpaceDN w:val="0"/>
              <w:adjustRightInd w:val="0"/>
              <w:rPr>
                <w:rFonts w:ascii="Arial" w:hAnsi="Arial" w:cs="Arial"/>
                <w:color w:val="000000" w:themeColor="text1"/>
                <w:sz w:val="18"/>
                <w:szCs w:val="18"/>
              </w:rPr>
            </w:pPr>
          </w:p>
        </w:tc>
        <w:tc>
          <w:tcPr>
            <w:tcW w:w="850" w:type="dxa"/>
          </w:tcPr>
          <w:p w14:paraId="4FA15689"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YSSY</w:t>
            </w:r>
          </w:p>
        </w:tc>
        <w:tc>
          <w:tcPr>
            <w:tcW w:w="851" w:type="dxa"/>
          </w:tcPr>
          <w:p w14:paraId="7B819617"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3567E5C5" w14:textId="77777777" w:rsidR="00085009" w:rsidRPr="00B474F8" w:rsidRDefault="00085009" w:rsidP="0008500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SYDSGN1625</w:t>
            </w:r>
          </w:p>
        </w:tc>
        <w:tc>
          <w:tcPr>
            <w:tcW w:w="2481" w:type="dxa"/>
          </w:tcPr>
          <w:p w14:paraId="6DE68251" w14:textId="17CD2AB4" w:rsidR="00085009" w:rsidRPr="00B474F8" w:rsidRDefault="00AA6795"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VVCT, VVCR</w:t>
            </w:r>
          </w:p>
        </w:tc>
      </w:tr>
      <w:tr w:rsidR="00085009" w:rsidRPr="00B474F8" w14:paraId="145A64A1" w14:textId="77777777" w:rsidTr="006030BD">
        <w:tc>
          <w:tcPr>
            <w:tcW w:w="1701" w:type="dxa"/>
            <w:vAlign w:val="center"/>
          </w:tcPr>
          <w:p w14:paraId="4A3139B7" w14:textId="1961A5E9"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D800C08" w14:textId="52268A8D"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85009" w:rsidRPr="00B474F8" w14:paraId="1D18B604" w14:textId="77777777" w:rsidTr="00D3614C">
        <w:tc>
          <w:tcPr>
            <w:tcW w:w="1701" w:type="dxa"/>
            <w:vAlign w:val="center"/>
          </w:tcPr>
          <w:p w14:paraId="225AF33D"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6322741" w14:textId="77777777" w:rsidR="00085009" w:rsidRPr="00B474F8" w:rsidRDefault="00085009"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WBKK, WAAA, YPDN, YBAS, YBBN</w:t>
            </w:r>
          </w:p>
        </w:tc>
      </w:tr>
      <w:tr w:rsidR="00085009" w:rsidRPr="00B474F8" w14:paraId="51B3A635" w14:textId="77777777" w:rsidTr="006030BD">
        <w:tc>
          <w:tcPr>
            <w:tcW w:w="1701" w:type="dxa"/>
            <w:vAlign w:val="center"/>
          </w:tcPr>
          <w:p w14:paraId="580B8348"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4CB8341A"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85009" w:rsidRPr="00B474F8" w14:paraId="02CFCBB1" w14:textId="77777777" w:rsidTr="006030BD">
        <w:tc>
          <w:tcPr>
            <w:tcW w:w="1701" w:type="dxa"/>
            <w:vAlign w:val="center"/>
          </w:tcPr>
          <w:p w14:paraId="73FC1425" w14:textId="69836FE0" w:rsidR="00085009" w:rsidRPr="00B474F8" w:rsidRDefault="004463F6"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F149455" w14:textId="77777777" w:rsidR="00465175"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 xml:space="preserve">If </w:t>
            </w:r>
            <w:r>
              <w:rPr>
                <w:rFonts w:ascii="Arial" w:hAnsi="Arial" w:cs="Arial"/>
                <w:color w:val="000000" w:themeColor="text1"/>
                <w:sz w:val="18"/>
                <w:szCs w:val="18"/>
              </w:rPr>
              <w:t>required</w:t>
            </w:r>
          </w:p>
          <w:p w14:paraId="480BABEF" w14:textId="7385FDA0" w:rsidR="00085009" w:rsidRPr="00B474F8" w:rsidRDefault="00465175" w:rsidP="00465175">
            <w:pPr>
              <w:autoSpaceDE w:val="0"/>
              <w:autoSpaceDN w:val="0"/>
              <w:adjustRightInd w:val="0"/>
              <w:jc w:val="center"/>
              <w:rPr>
                <w:rFonts w:ascii="Arial" w:hAnsi="Arial" w:cs="Arial"/>
                <w:color w:val="000000" w:themeColor="text1"/>
                <w:sz w:val="18"/>
                <w:szCs w:val="18"/>
              </w:rPr>
            </w:pPr>
            <w:r w:rsidRPr="00B474F8">
              <w:rPr>
                <w:rFonts w:ascii="Arial" w:hAnsi="Arial" w:cs="Arial"/>
                <w:b/>
                <w:sz w:val="18"/>
                <w:szCs w:val="18"/>
              </w:rPr>
              <w:t xml:space="preserve"> </w:t>
            </w:r>
            <w:r>
              <w:rPr>
                <w:rFonts w:ascii="Arial" w:hAnsi="Arial" w:cs="Arial"/>
                <w:b/>
                <w:sz w:val="18"/>
                <w:szCs w:val="18"/>
              </w:rPr>
              <w:fldChar w:fldCharType="begin">
                <w:ffData>
                  <w:name w:val=""/>
                  <w:enabled/>
                  <w:calcOnExit w:val="0"/>
                  <w:checkBox>
                    <w:sizeAuto/>
                    <w:default w:val="1"/>
                  </w:checkBox>
                </w:ffData>
              </w:fldChar>
            </w:r>
            <w:r>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 xml:space="preserve">120 / </w:t>
            </w:r>
            <w:r w:rsidRPr="00B474F8">
              <w:rPr>
                <w:rFonts w:ascii="Arial" w:hAnsi="Arial" w:cs="Arial"/>
                <w:b/>
                <w:sz w:val="18"/>
                <w:szCs w:val="18"/>
              </w:rPr>
              <w:fldChar w:fldCharType="begin">
                <w:ffData>
                  <w:name w:val=""/>
                  <w:enabled/>
                  <w:calcOnExit w:val="0"/>
                  <w:checkBox>
                    <w:sizeAuto/>
                    <w:default w:val="1"/>
                  </w:checkBox>
                </w:ffData>
              </w:fldChar>
            </w:r>
            <w:r w:rsidRPr="00B474F8">
              <w:rPr>
                <w:rFonts w:ascii="Arial" w:hAnsi="Arial" w:cs="Arial"/>
                <w:b/>
                <w:sz w:val="18"/>
                <w:szCs w:val="18"/>
              </w:rPr>
              <w:instrText xml:space="preserve"> FORMCHECKBOX </w:instrText>
            </w:r>
            <w:r w:rsidR="000912F0">
              <w:rPr>
                <w:rFonts w:ascii="Arial" w:hAnsi="Arial" w:cs="Arial"/>
                <w:b/>
                <w:sz w:val="18"/>
                <w:szCs w:val="18"/>
              </w:rPr>
            </w:r>
            <w:r w:rsidR="000912F0">
              <w:rPr>
                <w:rFonts w:ascii="Arial" w:hAnsi="Arial" w:cs="Arial"/>
                <w:b/>
                <w:sz w:val="18"/>
                <w:szCs w:val="18"/>
              </w:rPr>
              <w:fldChar w:fldCharType="separate"/>
            </w:r>
            <w:r w:rsidRPr="00B474F8">
              <w:rPr>
                <w:rFonts w:ascii="Arial" w:hAnsi="Arial" w:cs="Arial"/>
                <w:b/>
                <w:sz w:val="18"/>
                <w:szCs w:val="18"/>
              </w:rPr>
              <w:fldChar w:fldCharType="end"/>
            </w:r>
            <w:r w:rsidRPr="00B474F8">
              <w:rPr>
                <w:rFonts w:ascii="Arial" w:hAnsi="Arial" w:cs="Arial"/>
                <w:b/>
                <w:sz w:val="18"/>
                <w:szCs w:val="18"/>
              </w:rPr>
              <w:t xml:space="preserve"> </w:t>
            </w:r>
            <w:r>
              <w:rPr>
                <w:rFonts w:ascii="Arial" w:hAnsi="Arial" w:cs="Arial"/>
                <w:b/>
                <w:sz w:val="18"/>
                <w:szCs w:val="18"/>
              </w:rPr>
              <w:t>180</w:t>
            </w:r>
          </w:p>
        </w:tc>
      </w:tr>
      <w:tr w:rsidR="00085009" w:rsidRPr="00B474F8" w14:paraId="41F38879" w14:textId="77777777" w:rsidTr="006030BD">
        <w:tc>
          <w:tcPr>
            <w:tcW w:w="1701" w:type="dxa"/>
            <w:vAlign w:val="center"/>
          </w:tcPr>
          <w:p w14:paraId="78C5ECEF" w14:textId="33BF22D3" w:rsidR="00085009" w:rsidRPr="00B474F8"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C1F9066" w14:textId="648E98F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RNAV5, RNP4 (RNAV4), </w:t>
            </w:r>
            <w:r>
              <w:rPr>
                <w:rFonts w:ascii="Arial" w:hAnsi="Arial" w:cs="Arial"/>
                <w:color w:val="000000" w:themeColor="text1"/>
                <w:sz w:val="18"/>
                <w:szCs w:val="18"/>
              </w:rPr>
              <w:t>RNAV10 (RNP10)</w:t>
            </w:r>
          </w:p>
        </w:tc>
      </w:tr>
      <w:tr w:rsidR="00085009" w:rsidRPr="00B474F8" w14:paraId="03F25539" w14:textId="77777777" w:rsidTr="006030BD">
        <w:tc>
          <w:tcPr>
            <w:tcW w:w="1701" w:type="dxa"/>
            <w:vAlign w:val="center"/>
          </w:tcPr>
          <w:p w14:paraId="51982177" w14:textId="38DCCE7E" w:rsidR="00085009" w:rsidRDefault="00085009" w:rsidP="0008500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448B270" w14:textId="584BDE55" w:rsidR="00085009" w:rsidRPr="00B474F8" w:rsidRDefault="00085009" w:rsidP="0008500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PBCS, ADS-B</w:t>
            </w:r>
          </w:p>
        </w:tc>
      </w:tr>
      <w:tr w:rsidR="00085009" w:rsidRPr="00B474F8" w14:paraId="276188ED" w14:textId="77777777" w:rsidTr="006030BD">
        <w:tc>
          <w:tcPr>
            <w:tcW w:w="1701" w:type="dxa"/>
            <w:vAlign w:val="center"/>
          </w:tcPr>
          <w:p w14:paraId="36C7679E"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1ADEF430"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64A9C77" w14:textId="77777777" w:rsidR="00085009" w:rsidRPr="00B474F8" w:rsidRDefault="00085009" w:rsidP="0008500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85009" w:rsidRPr="00B474F8" w14:paraId="62C638EF" w14:textId="77777777" w:rsidTr="006030BD">
        <w:trPr>
          <w:trHeight w:val="171"/>
        </w:trPr>
        <w:tc>
          <w:tcPr>
            <w:tcW w:w="1701" w:type="dxa"/>
            <w:vAlign w:val="center"/>
          </w:tcPr>
          <w:p w14:paraId="63CEC423"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vAlign w:val="center"/>
          </w:tcPr>
          <w:p w14:paraId="0E475CF7" w14:textId="77777777" w:rsidR="00085009" w:rsidRPr="00B474F8" w:rsidRDefault="00085009" w:rsidP="0008500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bl>
    <w:p w14:paraId="42F70360" w14:textId="77777777" w:rsidR="00F173AF" w:rsidRDefault="00F173AF" w:rsidP="004014CF">
      <w:pPr>
        <w:spacing w:before="120" w:after="120"/>
        <w:ind w:firstLine="425"/>
        <w:rPr>
          <w:rFonts w:ascii="Arial" w:hAnsi="Arial" w:cs="Arial"/>
          <w:b/>
          <w:color w:val="000000" w:themeColor="text1"/>
          <w:sz w:val="18"/>
          <w:szCs w:val="18"/>
        </w:rPr>
      </w:pPr>
    </w:p>
    <w:p w14:paraId="2DA47F13" w14:textId="77777777" w:rsidR="00F173AF" w:rsidRDefault="00F173AF" w:rsidP="004014CF">
      <w:pPr>
        <w:spacing w:before="120" w:after="120"/>
        <w:ind w:firstLine="425"/>
        <w:rPr>
          <w:rFonts w:ascii="Arial" w:hAnsi="Arial" w:cs="Arial"/>
          <w:b/>
          <w:color w:val="000000" w:themeColor="text1"/>
          <w:sz w:val="18"/>
          <w:szCs w:val="18"/>
        </w:rPr>
      </w:pPr>
    </w:p>
    <w:p w14:paraId="72BA5C70" w14:textId="1949573D" w:rsidR="004014CF" w:rsidRPr="004014CF" w:rsidRDefault="00963917" w:rsidP="004014CF">
      <w:pPr>
        <w:spacing w:before="120" w:after="120"/>
        <w:ind w:firstLine="425"/>
        <w:rPr>
          <w:rFonts w:ascii="Arial" w:hAnsi="Arial" w:cs="Arial"/>
          <w:b/>
          <w:color w:val="000000" w:themeColor="text1"/>
          <w:sz w:val="18"/>
          <w:szCs w:val="18"/>
        </w:rPr>
      </w:pPr>
      <w:r>
        <w:rPr>
          <w:rFonts w:ascii="Arial" w:hAnsi="Arial" w:cs="Arial"/>
          <w:b/>
          <w:color w:val="000000" w:themeColor="text1"/>
          <w:sz w:val="18"/>
          <w:szCs w:val="18"/>
        </w:rPr>
        <w:t>3.3.2.4</w:t>
      </w:r>
      <w:r w:rsidR="004014CF" w:rsidRPr="004014CF">
        <w:rPr>
          <w:rFonts w:ascii="Arial" w:hAnsi="Arial" w:cs="Arial"/>
          <w:b/>
          <w:color w:val="000000" w:themeColor="text1"/>
          <w:sz w:val="18"/>
          <w:szCs w:val="18"/>
        </w:rPr>
        <w:t xml:space="preserve"> </w:t>
      </w:r>
      <w:r w:rsidR="004014CF">
        <w:rPr>
          <w:rFonts w:ascii="Arial" w:hAnsi="Arial" w:cs="Arial"/>
          <w:b/>
          <w:color w:val="000000" w:themeColor="text1"/>
          <w:sz w:val="18"/>
          <w:szCs w:val="18"/>
        </w:rPr>
        <w:t>MID-EAST</w:t>
      </w:r>
    </w:p>
    <w:tbl>
      <w:tblPr>
        <w:tblStyle w:val="TableGrid"/>
        <w:tblW w:w="7584" w:type="dxa"/>
        <w:tblInd w:w="421" w:type="dxa"/>
        <w:tblLook w:val="04A0" w:firstRow="1" w:lastRow="0" w:firstColumn="1" w:lastColumn="0" w:noHBand="0" w:noVBand="1"/>
      </w:tblPr>
      <w:tblGrid>
        <w:gridCol w:w="1701"/>
        <w:gridCol w:w="1701"/>
        <w:gridCol w:w="1701"/>
        <w:gridCol w:w="2481"/>
      </w:tblGrid>
      <w:tr w:rsidR="00524440" w:rsidRPr="00B474F8" w14:paraId="5F6D551E" w14:textId="77777777" w:rsidTr="006030BD">
        <w:trPr>
          <w:trHeight w:val="623"/>
          <w:tblHeader/>
        </w:trPr>
        <w:tc>
          <w:tcPr>
            <w:tcW w:w="1701" w:type="dxa"/>
            <w:vAlign w:val="center"/>
          </w:tcPr>
          <w:p w14:paraId="1B621838" w14:textId="77777777" w:rsidR="00524440" w:rsidRPr="00B474F8" w:rsidRDefault="00524440" w:rsidP="0052444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No</w:t>
            </w:r>
          </w:p>
        </w:tc>
        <w:tc>
          <w:tcPr>
            <w:tcW w:w="1701" w:type="dxa"/>
            <w:vAlign w:val="center"/>
          </w:tcPr>
          <w:p w14:paraId="1D47EB52" w14:textId="77777777" w:rsidR="00524440" w:rsidRPr="00B474F8" w:rsidRDefault="00524440" w:rsidP="0052444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City pairs</w:t>
            </w:r>
          </w:p>
        </w:tc>
        <w:tc>
          <w:tcPr>
            <w:tcW w:w="1701" w:type="dxa"/>
            <w:vAlign w:val="center"/>
          </w:tcPr>
          <w:p w14:paraId="6B1B6D7F" w14:textId="77777777" w:rsidR="00524440" w:rsidRPr="00B474F8" w:rsidRDefault="00524440" w:rsidP="0052444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Standard routes DB name</w:t>
            </w:r>
          </w:p>
        </w:tc>
        <w:tc>
          <w:tcPr>
            <w:tcW w:w="2481" w:type="dxa"/>
            <w:vAlign w:val="center"/>
          </w:tcPr>
          <w:p w14:paraId="164490A2" w14:textId="77777777" w:rsidR="00524440" w:rsidRPr="00B474F8" w:rsidRDefault="00524440" w:rsidP="00524440">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Preferred destination alternate airports</w:t>
            </w:r>
          </w:p>
        </w:tc>
      </w:tr>
    </w:tbl>
    <w:tbl>
      <w:tblPr>
        <w:tblStyle w:val="TableGrid12"/>
        <w:tblW w:w="7584" w:type="dxa"/>
        <w:tblInd w:w="421" w:type="dxa"/>
        <w:tblLayout w:type="fixed"/>
        <w:tblLook w:val="04A0" w:firstRow="1" w:lastRow="0" w:firstColumn="1" w:lastColumn="0" w:noHBand="0" w:noVBand="1"/>
      </w:tblPr>
      <w:tblGrid>
        <w:gridCol w:w="1701"/>
        <w:gridCol w:w="850"/>
        <w:gridCol w:w="851"/>
        <w:gridCol w:w="1701"/>
        <w:gridCol w:w="2481"/>
      </w:tblGrid>
      <w:tr w:rsidR="00E9155A" w:rsidRPr="00B474F8" w14:paraId="64B346C7" w14:textId="77777777" w:rsidTr="006030BD">
        <w:tc>
          <w:tcPr>
            <w:tcW w:w="7584" w:type="dxa"/>
            <w:gridSpan w:val="5"/>
            <w:shd w:val="clear" w:color="auto" w:fill="BF8F00" w:themeFill="accent4" w:themeFillShade="BF"/>
          </w:tcPr>
          <w:p w14:paraId="6983146B" w14:textId="16DA689F" w:rsidR="00E9155A" w:rsidRPr="00B474F8" w:rsidRDefault="00E9155A">
            <w:pPr>
              <w:pStyle w:val="ListParagraph"/>
              <w:numPr>
                <w:ilvl w:val="0"/>
                <w:numId w:val="3"/>
              </w:numPr>
              <w:autoSpaceDE w:val="0"/>
              <w:autoSpaceDN w:val="0"/>
              <w:adjustRightInd w:val="0"/>
              <w:jc w:val="both"/>
              <w:rPr>
                <w:rFonts w:ascii="Arial" w:hAnsi="Arial" w:cs="Arial"/>
                <w:b/>
                <w:color w:val="000000" w:themeColor="text1"/>
                <w:sz w:val="18"/>
                <w:szCs w:val="18"/>
              </w:rPr>
              <w:pPrChange w:id="446"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BOM – HAN </w:t>
            </w:r>
          </w:p>
        </w:tc>
      </w:tr>
      <w:tr w:rsidR="00E9155A" w:rsidRPr="00B474F8" w14:paraId="7C04F220" w14:textId="77777777" w:rsidTr="006030BD">
        <w:tc>
          <w:tcPr>
            <w:tcW w:w="1701" w:type="dxa"/>
            <w:vMerge w:val="restart"/>
            <w:vAlign w:val="center"/>
          </w:tcPr>
          <w:p w14:paraId="4CAF2E70"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779558F9"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378343F1"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VABB</w:t>
            </w:r>
          </w:p>
        </w:tc>
        <w:tc>
          <w:tcPr>
            <w:tcW w:w="1701" w:type="dxa"/>
          </w:tcPr>
          <w:p w14:paraId="41D23537"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HANBOM1109</w:t>
            </w:r>
          </w:p>
        </w:tc>
        <w:tc>
          <w:tcPr>
            <w:tcW w:w="2481" w:type="dxa"/>
          </w:tcPr>
          <w:p w14:paraId="38504F74"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VAAH, VOHS</w:t>
            </w:r>
          </w:p>
        </w:tc>
      </w:tr>
      <w:tr w:rsidR="00E9155A" w:rsidRPr="00B474F8" w14:paraId="2848D53F" w14:textId="77777777" w:rsidTr="006030BD">
        <w:tc>
          <w:tcPr>
            <w:tcW w:w="1701" w:type="dxa"/>
            <w:vMerge/>
            <w:vAlign w:val="center"/>
          </w:tcPr>
          <w:p w14:paraId="64C99F6C"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25F5DE5C"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VABB</w:t>
            </w:r>
          </w:p>
        </w:tc>
        <w:tc>
          <w:tcPr>
            <w:tcW w:w="851" w:type="dxa"/>
          </w:tcPr>
          <w:p w14:paraId="64602704"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57C5BC1D"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BOMHAN0911</w:t>
            </w:r>
          </w:p>
        </w:tc>
        <w:tc>
          <w:tcPr>
            <w:tcW w:w="2481" w:type="dxa"/>
          </w:tcPr>
          <w:p w14:paraId="57CE8172"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E3679A" w:rsidRPr="00B474F8" w14:paraId="21DD476A" w14:textId="77777777" w:rsidTr="006030BD">
        <w:tc>
          <w:tcPr>
            <w:tcW w:w="1701" w:type="dxa"/>
            <w:vAlign w:val="center"/>
          </w:tcPr>
          <w:p w14:paraId="321C22D7" w14:textId="7B1B0D8B" w:rsidR="00E3679A" w:rsidRPr="00B474F8" w:rsidRDefault="00E3679A" w:rsidP="00E3679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C714E7F" w14:textId="57E38262" w:rsidR="00E3679A" w:rsidRPr="00B474F8" w:rsidRDefault="00E3679A"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3679A" w:rsidRPr="00B474F8" w14:paraId="70849933" w14:textId="77777777" w:rsidTr="003F26D7">
        <w:tc>
          <w:tcPr>
            <w:tcW w:w="1701" w:type="dxa"/>
            <w:vAlign w:val="center"/>
          </w:tcPr>
          <w:p w14:paraId="0D299BC5"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0498BCB" w14:textId="77777777" w:rsidR="00E3679A" w:rsidRPr="00B474F8" w:rsidRDefault="00E3679A"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VTCC, VECC, VOHS</w:t>
            </w:r>
          </w:p>
        </w:tc>
      </w:tr>
      <w:tr w:rsidR="00E3679A" w:rsidRPr="00B474F8" w14:paraId="5C65BCFF" w14:textId="77777777" w:rsidTr="006030BD">
        <w:tc>
          <w:tcPr>
            <w:tcW w:w="1701" w:type="dxa"/>
            <w:vAlign w:val="center"/>
          </w:tcPr>
          <w:p w14:paraId="29F62B0C" w14:textId="77777777" w:rsidR="00E3679A" w:rsidRPr="00B474F8" w:rsidRDefault="00E3679A" w:rsidP="00E3679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3DE2607"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3679A" w:rsidRPr="00B474F8" w14:paraId="6270C024" w14:textId="77777777" w:rsidTr="006030BD">
        <w:tc>
          <w:tcPr>
            <w:tcW w:w="1701" w:type="dxa"/>
            <w:vAlign w:val="center"/>
          </w:tcPr>
          <w:p w14:paraId="46107667" w14:textId="13EFF383" w:rsidR="00E3679A" w:rsidRPr="00B474F8" w:rsidRDefault="004463F6"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92458D5" w14:textId="7794C224" w:rsidR="00E3679A" w:rsidRPr="00ED45B1"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3679A" w:rsidRPr="00B474F8" w14:paraId="54122EDF" w14:textId="77777777" w:rsidTr="006030BD">
        <w:tc>
          <w:tcPr>
            <w:tcW w:w="1701" w:type="dxa"/>
            <w:vAlign w:val="center"/>
          </w:tcPr>
          <w:p w14:paraId="1A880570" w14:textId="2EB903A8" w:rsidR="00E3679A" w:rsidRPr="00B474F8" w:rsidRDefault="000B601D"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F4563CA"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D31D4A" w:rsidRPr="00B474F8" w14:paraId="01C2E251" w14:textId="77777777" w:rsidTr="006030BD">
        <w:tc>
          <w:tcPr>
            <w:tcW w:w="1701" w:type="dxa"/>
            <w:vAlign w:val="center"/>
          </w:tcPr>
          <w:p w14:paraId="3D02D922" w14:textId="5B38C72A" w:rsidR="00D31D4A" w:rsidRDefault="00D31D4A" w:rsidP="00D31D4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150BF2D" w14:textId="384ECF18" w:rsidR="00D31D4A" w:rsidRPr="00B474F8" w:rsidRDefault="00085009" w:rsidP="00D31D4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E3679A" w:rsidRPr="00B474F8" w14:paraId="4A5E2AA2" w14:textId="77777777" w:rsidTr="006030BD">
        <w:tc>
          <w:tcPr>
            <w:tcW w:w="1701" w:type="dxa"/>
            <w:vAlign w:val="center"/>
          </w:tcPr>
          <w:p w14:paraId="589D0FD4" w14:textId="77777777" w:rsidR="00E3679A" w:rsidRPr="00B474F8" w:rsidRDefault="00E3679A" w:rsidP="00E3679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1C752AA9"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5F2456C"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08ECD2C9" w14:textId="77777777" w:rsidTr="006030BD">
        <w:tc>
          <w:tcPr>
            <w:tcW w:w="1701" w:type="dxa"/>
            <w:vAlign w:val="center"/>
          </w:tcPr>
          <w:p w14:paraId="19965FFF"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8ED76A1" w14:textId="313D895B"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937031" w:rsidRPr="00B474F8" w14:paraId="5DD1CEEB" w14:textId="77777777" w:rsidTr="006030BD">
        <w:tc>
          <w:tcPr>
            <w:tcW w:w="7584" w:type="dxa"/>
            <w:gridSpan w:val="5"/>
            <w:shd w:val="clear" w:color="auto" w:fill="BF8F00" w:themeFill="accent4" w:themeFillShade="BF"/>
          </w:tcPr>
          <w:p w14:paraId="005F29C3" w14:textId="53EC609F" w:rsidR="00937031" w:rsidRPr="00B474F8" w:rsidRDefault="00937031">
            <w:pPr>
              <w:pStyle w:val="ListParagraph"/>
              <w:numPr>
                <w:ilvl w:val="0"/>
                <w:numId w:val="3"/>
              </w:numPr>
              <w:autoSpaceDE w:val="0"/>
              <w:autoSpaceDN w:val="0"/>
              <w:adjustRightInd w:val="0"/>
              <w:jc w:val="both"/>
              <w:rPr>
                <w:rFonts w:ascii="Arial" w:hAnsi="Arial" w:cs="Arial"/>
                <w:b/>
                <w:color w:val="000000" w:themeColor="text1"/>
                <w:sz w:val="18"/>
                <w:szCs w:val="18"/>
              </w:rPr>
              <w:pPrChange w:id="447"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DEL – HAN</w:t>
            </w:r>
            <w:r w:rsidRPr="00B474F8">
              <w:rPr>
                <w:rFonts w:ascii="Arial" w:hAnsi="Arial" w:cs="Arial"/>
                <w:b/>
                <w:color w:val="000000" w:themeColor="text1"/>
                <w:sz w:val="18"/>
                <w:szCs w:val="18"/>
              </w:rPr>
              <w:t xml:space="preserve"> </w:t>
            </w:r>
          </w:p>
        </w:tc>
      </w:tr>
      <w:tr w:rsidR="00937031" w:rsidRPr="00B474F8" w14:paraId="3080D69A" w14:textId="77777777" w:rsidTr="006030BD">
        <w:tc>
          <w:tcPr>
            <w:tcW w:w="1701" w:type="dxa"/>
            <w:vMerge w:val="restart"/>
            <w:vAlign w:val="center"/>
          </w:tcPr>
          <w:p w14:paraId="54FBE63D"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5EBC845B"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012E7ADE"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VIDP</w:t>
            </w:r>
          </w:p>
        </w:tc>
        <w:tc>
          <w:tcPr>
            <w:tcW w:w="1701" w:type="dxa"/>
          </w:tcPr>
          <w:p w14:paraId="6F2C4806"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HANDEL1111</w:t>
            </w:r>
          </w:p>
        </w:tc>
        <w:tc>
          <w:tcPr>
            <w:tcW w:w="2481" w:type="dxa"/>
          </w:tcPr>
          <w:p w14:paraId="10D402EC"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VIJP, VIAR, VAAH</w:t>
            </w:r>
          </w:p>
        </w:tc>
      </w:tr>
      <w:tr w:rsidR="00937031" w:rsidRPr="00B474F8" w14:paraId="3CE2D7FF" w14:textId="77777777" w:rsidTr="006030BD">
        <w:tc>
          <w:tcPr>
            <w:tcW w:w="1701" w:type="dxa"/>
            <w:vMerge/>
            <w:vAlign w:val="center"/>
          </w:tcPr>
          <w:p w14:paraId="59B594A1"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2613D7A8"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VIDP</w:t>
            </w:r>
          </w:p>
        </w:tc>
        <w:tc>
          <w:tcPr>
            <w:tcW w:w="851" w:type="dxa"/>
          </w:tcPr>
          <w:p w14:paraId="62450279"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0C7CCFE0"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DELHAN2711</w:t>
            </w:r>
          </w:p>
        </w:tc>
        <w:tc>
          <w:tcPr>
            <w:tcW w:w="2481" w:type="dxa"/>
          </w:tcPr>
          <w:p w14:paraId="2B3F77C7"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37031" w:rsidRPr="00B474F8" w14:paraId="656E37D9" w14:textId="77777777" w:rsidTr="006030BD">
        <w:tc>
          <w:tcPr>
            <w:tcW w:w="1701" w:type="dxa"/>
            <w:vAlign w:val="center"/>
          </w:tcPr>
          <w:p w14:paraId="10D8897B" w14:textId="331A0E9B"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E1EFA1E" w14:textId="09AF1FBC"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37031" w:rsidRPr="00B474F8" w14:paraId="49FD064E" w14:textId="77777777" w:rsidTr="003F26D7">
        <w:tc>
          <w:tcPr>
            <w:tcW w:w="1701" w:type="dxa"/>
            <w:vAlign w:val="center"/>
          </w:tcPr>
          <w:p w14:paraId="65852F25"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16E92A8" w14:textId="77777777" w:rsidR="00937031" w:rsidRPr="00B474F8" w:rsidRDefault="0093703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VTCC, VECC</w:t>
            </w:r>
          </w:p>
        </w:tc>
      </w:tr>
      <w:tr w:rsidR="00937031" w:rsidRPr="00B474F8" w14:paraId="08119B5F" w14:textId="77777777" w:rsidTr="006030BD">
        <w:tc>
          <w:tcPr>
            <w:tcW w:w="1701" w:type="dxa"/>
            <w:vAlign w:val="center"/>
          </w:tcPr>
          <w:p w14:paraId="0AE7BEEC"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7941C61"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37031" w:rsidRPr="00B474F8" w14:paraId="561172D1" w14:textId="77777777" w:rsidTr="006030BD">
        <w:tc>
          <w:tcPr>
            <w:tcW w:w="1701" w:type="dxa"/>
            <w:vAlign w:val="center"/>
          </w:tcPr>
          <w:p w14:paraId="26822ECE" w14:textId="60DC5FF2"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EF27223" w14:textId="213AB9F0"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37031" w:rsidRPr="00B474F8" w14:paraId="40F3EDDE" w14:textId="77777777" w:rsidTr="006030BD">
        <w:tc>
          <w:tcPr>
            <w:tcW w:w="1701" w:type="dxa"/>
            <w:vAlign w:val="center"/>
          </w:tcPr>
          <w:p w14:paraId="766EAE6A" w14:textId="1B71BE55"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F260754"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RNAV10 (RNP 10)</w:t>
            </w:r>
          </w:p>
        </w:tc>
      </w:tr>
      <w:tr w:rsidR="00937031" w:rsidRPr="00B474F8" w14:paraId="5935437A" w14:textId="77777777" w:rsidTr="006030BD">
        <w:tc>
          <w:tcPr>
            <w:tcW w:w="1701" w:type="dxa"/>
            <w:vAlign w:val="center"/>
          </w:tcPr>
          <w:p w14:paraId="7406C207" w14:textId="372D1C04"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24E8446" w14:textId="0F5093DF"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37031" w:rsidRPr="00B474F8" w14:paraId="496EB292" w14:textId="77777777" w:rsidTr="006030BD">
        <w:tc>
          <w:tcPr>
            <w:tcW w:w="1701" w:type="dxa"/>
            <w:vAlign w:val="center"/>
          </w:tcPr>
          <w:p w14:paraId="68F93B02"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C59A201"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5A8D7E1"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71FF4AB6" w14:textId="77777777" w:rsidTr="006030BD">
        <w:tc>
          <w:tcPr>
            <w:tcW w:w="1701" w:type="dxa"/>
            <w:vAlign w:val="center"/>
          </w:tcPr>
          <w:p w14:paraId="36C57118"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F906854" w14:textId="2401A4CE"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937031" w:rsidRPr="00B474F8" w14:paraId="201B529D" w14:textId="77777777" w:rsidTr="006030BD">
        <w:tc>
          <w:tcPr>
            <w:tcW w:w="7584" w:type="dxa"/>
            <w:gridSpan w:val="5"/>
            <w:shd w:val="clear" w:color="auto" w:fill="BF8F00" w:themeFill="accent4" w:themeFillShade="BF"/>
          </w:tcPr>
          <w:p w14:paraId="69E20D0B" w14:textId="2E438AD4" w:rsidR="00937031" w:rsidRPr="00B474F8" w:rsidRDefault="00937031">
            <w:pPr>
              <w:pStyle w:val="ListParagraph"/>
              <w:numPr>
                <w:ilvl w:val="0"/>
                <w:numId w:val="3"/>
              </w:numPr>
              <w:autoSpaceDE w:val="0"/>
              <w:autoSpaceDN w:val="0"/>
              <w:adjustRightInd w:val="0"/>
              <w:jc w:val="both"/>
              <w:rPr>
                <w:rFonts w:ascii="Arial" w:hAnsi="Arial" w:cs="Arial"/>
                <w:b/>
                <w:color w:val="000000" w:themeColor="text1"/>
                <w:sz w:val="18"/>
                <w:szCs w:val="18"/>
              </w:rPr>
              <w:pPrChange w:id="448"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GAY – HAN</w:t>
            </w:r>
            <w:r w:rsidRPr="00B474F8">
              <w:rPr>
                <w:rFonts w:ascii="Arial" w:hAnsi="Arial" w:cs="Arial"/>
                <w:b/>
                <w:color w:val="000000" w:themeColor="text1"/>
                <w:sz w:val="18"/>
                <w:szCs w:val="18"/>
              </w:rPr>
              <w:t xml:space="preserve"> </w:t>
            </w:r>
          </w:p>
        </w:tc>
      </w:tr>
      <w:tr w:rsidR="00937031" w:rsidRPr="00B474F8" w14:paraId="5FB9AA47" w14:textId="77777777" w:rsidTr="006030BD">
        <w:tc>
          <w:tcPr>
            <w:tcW w:w="1701" w:type="dxa"/>
            <w:vMerge w:val="restart"/>
            <w:vAlign w:val="center"/>
          </w:tcPr>
          <w:p w14:paraId="533D0EED"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68727549"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0A0A4D89"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VEGY</w:t>
            </w:r>
          </w:p>
        </w:tc>
        <w:tc>
          <w:tcPr>
            <w:tcW w:w="1701" w:type="dxa"/>
          </w:tcPr>
          <w:p w14:paraId="484D3658"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HANGAY1128</w:t>
            </w:r>
          </w:p>
        </w:tc>
        <w:tc>
          <w:tcPr>
            <w:tcW w:w="2481" w:type="dxa"/>
          </w:tcPr>
          <w:p w14:paraId="552AA2F0"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VECC, VGHS, VILK</w:t>
            </w:r>
          </w:p>
        </w:tc>
      </w:tr>
      <w:tr w:rsidR="00937031" w:rsidRPr="00B474F8" w14:paraId="053221C3" w14:textId="77777777" w:rsidTr="006030BD">
        <w:tc>
          <w:tcPr>
            <w:tcW w:w="1701" w:type="dxa"/>
            <w:vMerge/>
            <w:vAlign w:val="center"/>
          </w:tcPr>
          <w:p w14:paraId="70C63E81"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0058DD78"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VEGY</w:t>
            </w:r>
          </w:p>
        </w:tc>
        <w:tc>
          <w:tcPr>
            <w:tcW w:w="851" w:type="dxa"/>
          </w:tcPr>
          <w:p w14:paraId="6C34E8C8"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44D33698"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GAYHAN1011</w:t>
            </w:r>
          </w:p>
        </w:tc>
        <w:tc>
          <w:tcPr>
            <w:tcW w:w="2481" w:type="dxa"/>
          </w:tcPr>
          <w:p w14:paraId="75E249B2"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37031" w:rsidRPr="00B474F8" w14:paraId="73C78E30" w14:textId="77777777" w:rsidTr="006030BD">
        <w:tc>
          <w:tcPr>
            <w:tcW w:w="1701" w:type="dxa"/>
            <w:vAlign w:val="center"/>
          </w:tcPr>
          <w:p w14:paraId="1A693229" w14:textId="08C4F2FA"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0B6116E" w14:textId="06AA247C"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37031" w:rsidRPr="00B474F8" w14:paraId="6400497D" w14:textId="77777777" w:rsidTr="003F26D7">
        <w:tc>
          <w:tcPr>
            <w:tcW w:w="1701" w:type="dxa"/>
            <w:vAlign w:val="center"/>
          </w:tcPr>
          <w:p w14:paraId="6F45DF1F"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668DABAF" w14:textId="77777777" w:rsidR="00937031" w:rsidRPr="00B474F8" w:rsidRDefault="0093703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VTCC, VECC</w:t>
            </w:r>
          </w:p>
        </w:tc>
      </w:tr>
      <w:tr w:rsidR="00937031" w:rsidRPr="00B474F8" w14:paraId="6EBF8632" w14:textId="77777777" w:rsidTr="006030BD">
        <w:tc>
          <w:tcPr>
            <w:tcW w:w="1701" w:type="dxa"/>
            <w:vAlign w:val="center"/>
          </w:tcPr>
          <w:p w14:paraId="7A103658"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B01CA6C"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37031" w:rsidRPr="00B474F8" w14:paraId="21FFE9CA" w14:textId="77777777" w:rsidTr="006030BD">
        <w:tc>
          <w:tcPr>
            <w:tcW w:w="1701" w:type="dxa"/>
            <w:vAlign w:val="center"/>
          </w:tcPr>
          <w:p w14:paraId="448C1AC2" w14:textId="678CD15E"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A23945F" w14:textId="2EAEE3B2"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37031" w:rsidRPr="00B474F8" w14:paraId="3A595934" w14:textId="77777777" w:rsidTr="006030BD">
        <w:tc>
          <w:tcPr>
            <w:tcW w:w="1701" w:type="dxa"/>
            <w:vAlign w:val="center"/>
          </w:tcPr>
          <w:p w14:paraId="71B8A5B9" w14:textId="01C5D026"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3BAA503"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37031" w:rsidRPr="00B474F8" w14:paraId="01740D0D" w14:textId="77777777" w:rsidTr="006030BD">
        <w:tc>
          <w:tcPr>
            <w:tcW w:w="1701" w:type="dxa"/>
            <w:vAlign w:val="center"/>
          </w:tcPr>
          <w:p w14:paraId="20BBFEFD" w14:textId="1BA32E18" w:rsidR="00937031"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731ED93" w14:textId="21457B86"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37031" w:rsidRPr="00B474F8" w14:paraId="1C8CDA52" w14:textId="77777777" w:rsidTr="006030BD">
        <w:tc>
          <w:tcPr>
            <w:tcW w:w="1701" w:type="dxa"/>
            <w:vAlign w:val="center"/>
          </w:tcPr>
          <w:p w14:paraId="10BFF610"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F4F72F2"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5F96B0F"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7CA893EF" w14:textId="77777777" w:rsidTr="006030BD">
        <w:tc>
          <w:tcPr>
            <w:tcW w:w="1701" w:type="dxa"/>
            <w:vAlign w:val="center"/>
          </w:tcPr>
          <w:p w14:paraId="62A03449"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702ACB6" w14:textId="4D4F0AAF"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937031" w:rsidRPr="00B474F8" w14:paraId="3EB79F03" w14:textId="77777777" w:rsidTr="006030BD">
        <w:tc>
          <w:tcPr>
            <w:tcW w:w="7584" w:type="dxa"/>
            <w:gridSpan w:val="5"/>
            <w:shd w:val="clear" w:color="auto" w:fill="BF8F00" w:themeFill="accent4" w:themeFillShade="BF"/>
          </w:tcPr>
          <w:p w14:paraId="6A404583" w14:textId="7031C366" w:rsidR="00937031" w:rsidRPr="00B474F8" w:rsidRDefault="00937031">
            <w:pPr>
              <w:pStyle w:val="ListParagraph"/>
              <w:numPr>
                <w:ilvl w:val="0"/>
                <w:numId w:val="3"/>
              </w:numPr>
              <w:autoSpaceDE w:val="0"/>
              <w:autoSpaceDN w:val="0"/>
              <w:adjustRightInd w:val="0"/>
              <w:jc w:val="both"/>
              <w:rPr>
                <w:rFonts w:ascii="Arial" w:hAnsi="Arial" w:cs="Arial"/>
                <w:b/>
                <w:color w:val="000000" w:themeColor="text1"/>
                <w:sz w:val="18"/>
                <w:szCs w:val="18"/>
              </w:rPr>
              <w:pPrChange w:id="449"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VNS – HAN </w:t>
            </w:r>
          </w:p>
        </w:tc>
      </w:tr>
      <w:tr w:rsidR="00937031" w:rsidRPr="00B474F8" w14:paraId="4719454B" w14:textId="77777777" w:rsidTr="006030BD">
        <w:tc>
          <w:tcPr>
            <w:tcW w:w="1701" w:type="dxa"/>
            <w:vMerge w:val="restart"/>
            <w:vAlign w:val="center"/>
          </w:tcPr>
          <w:p w14:paraId="255C0990"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56E79A20"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0E109C0A"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VEBN</w:t>
            </w:r>
          </w:p>
        </w:tc>
        <w:tc>
          <w:tcPr>
            <w:tcW w:w="1701" w:type="dxa"/>
          </w:tcPr>
          <w:p w14:paraId="2E3EDA04"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HANVNS1109</w:t>
            </w:r>
          </w:p>
        </w:tc>
        <w:tc>
          <w:tcPr>
            <w:tcW w:w="2481" w:type="dxa"/>
          </w:tcPr>
          <w:p w14:paraId="3C3E8FA3"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VEGY, VIDP</w:t>
            </w:r>
          </w:p>
        </w:tc>
      </w:tr>
      <w:tr w:rsidR="00937031" w:rsidRPr="00B474F8" w14:paraId="68707E8F" w14:textId="77777777" w:rsidTr="006030BD">
        <w:tc>
          <w:tcPr>
            <w:tcW w:w="1701" w:type="dxa"/>
            <w:vMerge/>
            <w:vAlign w:val="center"/>
          </w:tcPr>
          <w:p w14:paraId="2F84295C"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7C338376"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VEBN</w:t>
            </w:r>
          </w:p>
        </w:tc>
        <w:tc>
          <w:tcPr>
            <w:tcW w:w="851" w:type="dxa"/>
          </w:tcPr>
          <w:p w14:paraId="5F474C49"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4D4687A0"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VNSHAN2711</w:t>
            </w:r>
          </w:p>
        </w:tc>
        <w:tc>
          <w:tcPr>
            <w:tcW w:w="2481" w:type="dxa"/>
          </w:tcPr>
          <w:p w14:paraId="25CDEFAD"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37031" w:rsidRPr="00B474F8" w14:paraId="1DA90328" w14:textId="77777777" w:rsidTr="006030BD">
        <w:tc>
          <w:tcPr>
            <w:tcW w:w="1701" w:type="dxa"/>
            <w:vAlign w:val="center"/>
          </w:tcPr>
          <w:p w14:paraId="6A62ACE1" w14:textId="7E1CDB7B"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668F2C72" w14:textId="341D029C"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37031" w:rsidRPr="00B474F8" w14:paraId="1A9852A4" w14:textId="77777777" w:rsidTr="003F26D7">
        <w:tc>
          <w:tcPr>
            <w:tcW w:w="1701" w:type="dxa"/>
            <w:vAlign w:val="center"/>
          </w:tcPr>
          <w:p w14:paraId="3EB4356D"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2726BA5" w14:textId="77777777" w:rsidR="00937031" w:rsidRPr="00B474F8" w:rsidRDefault="0093703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VECC, VYMD</w:t>
            </w:r>
          </w:p>
        </w:tc>
      </w:tr>
      <w:tr w:rsidR="00937031" w:rsidRPr="00B474F8" w14:paraId="68C95284" w14:textId="77777777" w:rsidTr="006030BD">
        <w:tc>
          <w:tcPr>
            <w:tcW w:w="1701" w:type="dxa"/>
            <w:vAlign w:val="center"/>
          </w:tcPr>
          <w:p w14:paraId="60A70BCF"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37CE0D1"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37031" w:rsidRPr="00B474F8" w14:paraId="369887CD" w14:textId="77777777" w:rsidTr="006030BD">
        <w:tc>
          <w:tcPr>
            <w:tcW w:w="1701" w:type="dxa"/>
            <w:vAlign w:val="center"/>
          </w:tcPr>
          <w:p w14:paraId="0E6F92AF" w14:textId="2A35464D"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21ABB83" w14:textId="78B16ABF"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37031" w:rsidRPr="00B474F8" w14:paraId="67D20F3B" w14:textId="77777777" w:rsidTr="006030BD">
        <w:tc>
          <w:tcPr>
            <w:tcW w:w="1701" w:type="dxa"/>
            <w:vAlign w:val="center"/>
          </w:tcPr>
          <w:p w14:paraId="149E9CF1" w14:textId="49BEA72D"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3F77862"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37031" w:rsidRPr="00B474F8" w14:paraId="610B8A03" w14:textId="77777777" w:rsidTr="006030BD">
        <w:tc>
          <w:tcPr>
            <w:tcW w:w="1701" w:type="dxa"/>
            <w:vAlign w:val="center"/>
          </w:tcPr>
          <w:p w14:paraId="3566A7E9" w14:textId="3C3D7A44"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E44660B" w14:textId="01A08F49"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37031" w:rsidRPr="00B474F8" w14:paraId="2249AFE7" w14:textId="77777777" w:rsidTr="006030BD">
        <w:tc>
          <w:tcPr>
            <w:tcW w:w="1701" w:type="dxa"/>
            <w:vAlign w:val="center"/>
          </w:tcPr>
          <w:p w14:paraId="009F3D27"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7F9B82A"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21B0989"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475235DD" w14:textId="77777777" w:rsidTr="006030BD">
        <w:tc>
          <w:tcPr>
            <w:tcW w:w="1701" w:type="dxa"/>
            <w:vAlign w:val="center"/>
          </w:tcPr>
          <w:p w14:paraId="7FEDF04E"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6628D3CC" w14:textId="4AF89981"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937031" w:rsidRPr="00B474F8" w14:paraId="0BBC95B8" w14:textId="77777777" w:rsidTr="006030BD">
        <w:tc>
          <w:tcPr>
            <w:tcW w:w="7584" w:type="dxa"/>
            <w:gridSpan w:val="5"/>
            <w:shd w:val="clear" w:color="auto" w:fill="BF8F00" w:themeFill="accent4" w:themeFillShade="BF"/>
          </w:tcPr>
          <w:p w14:paraId="37E949AF" w14:textId="40221ED5" w:rsidR="00937031" w:rsidRPr="00B474F8" w:rsidRDefault="00937031">
            <w:pPr>
              <w:pStyle w:val="ListParagraph"/>
              <w:numPr>
                <w:ilvl w:val="0"/>
                <w:numId w:val="3"/>
              </w:numPr>
              <w:autoSpaceDE w:val="0"/>
              <w:autoSpaceDN w:val="0"/>
              <w:adjustRightInd w:val="0"/>
              <w:jc w:val="both"/>
              <w:rPr>
                <w:rFonts w:ascii="Arial" w:hAnsi="Arial" w:cs="Arial"/>
                <w:b/>
                <w:color w:val="000000" w:themeColor="text1"/>
                <w:sz w:val="18"/>
                <w:szCs w:val="18"/>
              </w:rPr>
              <w:pPrChange w:id="450" w:author="Hoang Duc Thanh-OCC" w:date="2026-04-08T15:39:00Z">
                <w:pPr>
                  <w:pStyle w:val="ListParagraph"/>
                  <w:numPr>
                    <w:numId w:val="44"/>
                  </w:numPr>
                  <w:autoSpaceDE w:val="0"/>
                  <w:autoSpaceDN w:val="0"/>
                  <w:adjustRightInd w:val="0"/>
                  <w:ind w:hanging="360"/>
                  <w:jc w:val="both"/>
                </w:pPr>
              </w:pPrChange>
            </w:pPr>
            <w:bookmarkStart w:id="451" w:name="_Hlk184741093"/>
            <w:r w:rsidRPr="00B474F8">
              <w:rPr>
                <w:rFonts w:ascii="Arial" w:hAnsi="Arial" w:cs="Arial"/>
                <w:b/>
                <w:color w:val="FFFFFF" w:themeColor="background1"/>
                <w:sz w:val="18"/>
                <w:szCs w:val="18"/>
              </w:rPr>
              <w:t xml:space="preserve">SGN – BOM – SGN </w:t>
            </w:r>
          </w:p>
        </w:tc>
      </w:tr>
      <w:bookmarkEnd w:id="451"/>
      <w:tr w:rsidR="00937031" w:rsidRPr="00B474F8" w14:paraId="653B0509" w14:textId="77777777" w:rsidTr="006030BD">
        <w:tc>
          <w:tcPr>
            <w:tcW w:w="1701" w:type="dxa"/>
            <w:vMerge w:val="restart"/>
            <w:vAlign w:val="center"/>
          </w:tcPr>
          <w:p w14:paraId="5CC870D5"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109D960A"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0891BE60"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VABB</w:t>
            </w:r>
          </w:p>
        </w:tc>
        <w:tc>
          <w:tcPr>
            <w:tcW w:w="1701" w:type="dxa"/>
          </w:tcPr>
          <w:p w14:paraId="5A4119F4"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SGNBOM2509</w:t>
            </w:r>
          </w:p>
        </w:tc>
        <w:tc>
          <w:tcPr>
            <w:tcW w:w="2481" w:type="dxa"/>
          </w:tcPr>
          <w:p w14:paraId="0E8D7E82"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VAAH, VOHS</w:t>
            </w:r>
          </w:p>
        </w:tc>
      </w:tr>
      <w:tr w:rsidR="00937031" w:rsidRPr="00B474F8" w14:paraId="5696CF7F" w14:textId="77777777" w:rsidTr="006030BD">
        <w:tc>
          <w:tcPr>
            <w:tcW w:w="1701" w:type="dxa"/>
            <w:vMerge/>
            <w:vAlign w:val="center"/>
          </w:tcPr>
          <w:p w14:paraId="243D12DF"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5609BE5E"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VABB</w:t>
            </w:r>
          </w:p>
        </w:tc>
        <w:tc>
          <w:tcPr>
            <w:tcW w:w="851" w:type="dxa"/>
          </w:tcPr>
          <w:p w14:paraId="4ED8EF51"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7361E817"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BOMSGN0925</w:t>
            </w:r>
          </w:p>
        </w:tc>
        <w:tc>
          <w:tcPr>
            <w:tcW w:w="2481" w:type="dxa"/>
          </w:tcPr>
          <w:p w14:paraId="0E11A941"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937031" w:rsidRPr="00B474F8" w14:paraId="785BD9FF" w14:textId="77777777" w:rsidTr="006030BD">
        <w:tc>
          <w:tcPr>
            <w:tcW w:w="1701" w:type="dxa"/>
            <w:vAlign w:val="center"/>
          </w:tcPr>
          <w:p w14:paraId="13851998" w14:textId="2ADBF7E5"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4338AAC" w14:textId="53C1CD61"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37031" w:rsidRPr="00B474F8" w14:paraId="451AD048" w14:textId="77777777" w:rsidTr="003F26D7">
        <w:tc>
          <w:tcPr>
            <w:tcW w:w="1701" w:type="dxa"/>
            <w:vAlign w:val="center"/>
          </w:tcPr>
          <w:p w14:paraId="72A30D68"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446398D" w14:textId="77777777" w:rsidR="00937031" w:rsidRPr="00B474F8" w:rsidRDefault="0093703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VTBS, VYYY, VEBS, VOHS</w:t>
            </w:r>
          </w:p>
        </w:tc>
      </w:tr>
      <w:tr w:rsidR="00937031" w:rsidRPr="00B474F8" w14:paraId="5EE44CFE" w14:textId="77777777" w:rsidTr="006030BD">
        <w:tc>
          <w:tcPr>
            <w:tcW w:w="1701" w:type="dxa"/>
            <w:vAlign w:val="center"/>
          </w:tcPr>
          <w:p w14:paraId="30B52FF3"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1FD564B"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37031" w:rsidRPr="00B474F8" w14:paraId="68E1A3AD" w14:textId="77777777" w:rsidTr="006030BD">
        <w:tc>
          <w:tcPr>
            <w:tcW w:w="1701" w:type="dxa"/>
            <w:vAlign w:val="center"/>
          </w:tcPr>
          <w:p w14:paraId="776A8CA1" w14:textId="41FFE3F8"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80C3F34" w14:textId="7B7E8EC5"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37031" w:rsidRPr="00B474F8" w14:paraId="05F0D5E3" w14:textId="77777777" w:rsidTr="006030BD">
        <w:tc>
          <w:tcPr>
            <w:tcW w:w="1701" w:type="dxa"/>
            <w:vAlign w:val="center"/>
          </w:tcPr>
          <w:p w14:paraId="3351125E" w14:textId="1BC9AE16"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83A76EA"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937031" w:rsidRPr="00B474F8" w14:paraId="7FFC1058" w14:textId="77777777" w:rsidTr="006030BD">
        <w:tc>
          <w:tcPr>
            <w:tcW w:w="1701" w:type="dxa"/>
            <w:vAlign w:val="center"/>
          </w:tcPr>
          <w:p w14:paraId="6A546237" w14:textId="61D918E2"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248DABB" w14:textId="07A5A190"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37031" w:rsidRPr="00B474F8" w14:paraId="3BAA1011" w14:textId="77777777" w:rsidTr="006030BD">
        <w:tc>
          <w:tcPr>
            <w:tcW w:w="1701" w:type="dxa"/>
            <w:vAlign w:val="center"/>
          </w:tcPr>
          <w:p w14:paraId="034A2801"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EED6D3A"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5843320"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4B575513" w14:textId="77777777" w:rsidTr="006030BD">
        <w:tc>
          <w:tcPr>
            <w:tcW w:w="1701" w:type="dxa"/>
            <w:vAlign w:val="center"/>
          </w:tcPr>
          <w:p w14:paraId="063733EC"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ECF8CC0" w14:textId="49D1A210"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937031" w:rsidRPr="00B474F8" w14:paraId="530B75A1" w14:textId="77777777" w:rsidTr="006030BD">
        <w:tc>
          <w:tcPr>
            <w:tcW w:w="7584" w:type="dxa"/>
            <w:gridSpan w:val="5"/>
            <w:shd w:val="clear" w:color="auto" w:fill="BF8F00" w:themeFill="accent4" w:themeFillShade="BF"/>
          </w:tcPr>
          <w:p w14:paraId="7067A400" w14:textId="2FC77930" w:rsidR="00937031" w:rsidRPr="00B474F8" w:rsidRDefault="00937031">
            <w:pPr>
              <w:pStyle w:val="ListParagraph"/>
              <w:numPr>
                <w:ilvl w:val="0"/>
                <w:numId w:val="3"/>
              </w:numPr>
              <w:autoSpaceDE w:val="0"/>
              <w:autoSpaceDN w:val="0"/>
              <w:adjustRightInd w:val="0"/>
              <w:jc w:val="both"/>
              <w:rPr>
                <w:rFonts w:ascii="Arial" w:hAnsi="Arial" w:cs="Arial"/>
                <w:b/>
                <w:color w:val="000000" w:themeColor="text1"/>
                <w:sz w:val="18"/>
                <w:szCs w:val="18"/>
              </w:rPr>
              <w:pPrChange w:id="452"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DEL – SGN</w:t>
            </w:r>
            <w:r w:rsidRPr="00B474F8">
              <w:rPr>
                <w:rFonts w:ascii="Arial" w:hAnsi="Arial" w:cs="Arial"/>
                <w:b/>
                <w:color w:val="000000" w:themeColor="text1"/>
                <w:sz w:val="18"/>
                <w:szCs w:val="18"/>
              </w:rPr>
              <w:t xml:space="preserve"> </w:t>
            </w:r>
          </w:p>
        </w:tc>
      </w:tr>
      <w:tr w:rsidR="00937031" w:rsidRPr="00B474F8" w14:paraId="3395CF82" w14:textId="77777777" w:rsidTr="006030BD">
        <w:tc>
          <w:tcPr>
            <w:tcW w:w="1701" w:type="dxa"/>
            <w:vMerge w:val="restart"/>
            <w:vAlign w:val="center"/>
          </w:tcPr>
          <w:p w14:paraId="79AC9566"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6CEC6A2E"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44B257ED"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VIDP</w:t>
            </w:r>
          </w:p>
        </w:tc>
        <w:tc>
          <w:tcPr>
            <w:tcW w:w="1701" w:type="dxa"/>
          </w:tcPr>
          <w:p w14:paraId="08E40AA0"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SGNDEL2511A</w:t>
            </w:r>
          </w:p>
        </w:tc>
        <w:tc>
          <w:tcPr>
            <w:tcW w:w="2481" w:type="dxa"/>
          </w:tcPr>
          <w:p w14:paraId="2F784257"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VIJP, VIAR, VAAH</w:t>
            </w:r>
          </w:p>
        </w:tc>
      </w:tr>
      <w:tr w:rsidR="00937031" w:rsidRPr="00B474F8" w14:paraId="7088ABA6" w14:textId="77777777" w:rsidTr="006030BD">
        <w:tc>
          <w:tcPr>
            <w:tcW w:w="1701" w:type="dxa"/>
            <w:vMerge/>
            <w:vAlign w:val="center"/>
          </w:tcPr>
          <w:p w14:paraId="15468825"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4DE1A5B8"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VIDP</w:t>
            </w:r>
          </w:p>
        </w:tc>
        <w:tc>
          <w:tcPr>
            <w:tcW w:w="851" w:type="dxa"/>
          </w:tcPr>
          <w:p w14:paraId="649F591C"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502A7C22"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DELSGN2725A</w:t>
            </w:r>
          </w:p>
        </w:tc>
        <w:tc>
          <w:tcPr>
            <w:tcW w:w="2481" w:type="dxa"/>
          </w:tcPr>
          <w:p w14:paraId="08E912F3"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937031" w:rsidRPr="00B474F8" w14:paraId="22CFCE32" w14:textId="77777777" w:rsidTr="002632C6">
        <w:trPr>
          <w:trHeight w:val="321"/>
        </w:trPr>
        <w:tc>
          <w:tcPr>
            <w:tcW w:w="1701" w:type="dxa"/>
            <w:vAlign w:val="center"/>
          </w:tcPr>
          <w:p w14:paraId="3031E70C" w14:textId="3046D919"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05798AD5" w14:textId="29036921"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37031" w:rsidRPr="00B474F8" w14:paraId="478054A8" w14:textId="77777777" w:rsidTr="003F26D7">
        <w:tc>
          <w:tcPr>
            <w:tcW w:w="1701" w:type="dxa"/>
            <w:vAlign w:val="center"/>
          </w:tcPr>
          <w:p w14:paraId="462DE20F"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694642DF" w14:textId="77777777" w:rsidR="00937031" w:rsidRPr="00B474F8" w:rsidRDefault="0093703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VTCC, VECC</w:t>
            </w:r>
          </w:p>
        </w:tc>
      </w:tr>
      <w:tr w:rsidR="00937031" w:rsidRPr="00B474F8" w14:paraId="3235F0DD" w14:textId="77777777" w:rsidTr="006030BD">
        <w:tc>
          <w:tcPr>
            <w:tcW w:w="1701" w:type="dxa"/>
            <w:vAlign w:val="center"/>
          </w:tcPr>
          <w:p w14:paraId="213C7D3C"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89D3639"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37031" w:rsidRPr="00B474F8" w14:paraId="74AC2BE9" w14:textId="77777777" w:rsidTr="006030BD">
        <w:tc>
          <w:tcPr>
            <w:tcW w:w="1701" w:type="dxa"/>
            <w:vAlign w:val="center"/>
          </w:tcPr>
          <w:p w14:paraId="5A66250D" w14:textId="04677C51"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242B87C" w14:textId="0F5AB642"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37031" w:rsidRPr="00B474F8" w14:paraId="22B9ECC8" w14:textId="77777777" w:rsidTr="006030BD">
        <w:tc>
          <w:tcPr>
            <w:tcW w:w="1701" w:type="dxa"/>
            <w:vAlign w:val="center"/>
          </w:tcPr>
          <w:p w14:paraId="0C1D72B3" w14:textId="58952E65"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0C5E39D"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RNAV10 (RNP 10)</w:t>
            </w:r>
          </w:p>
        </w:tc>
      </w:tr>
      <w:tr w:rsidR="00937031" w:rsidRPr="00B474F8" w14:paraId="6D4C5A70" w14:textId="77777777" w:rsidTr="006030BD">
        <w:tc>
          <w:tcPr>
            <w:tcW w:w="1701" w:type="dxa"/>
            <w:vAlign w:val="center"/>
          </w:tcPr>
          <w:p w14:paraId="2D22E99E" w14:textId="0B1E5EEE"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F6914B6" w14:textId="7833D412"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37031" w:rsidRPr="00B474F8" w14:paraId="65336498" w14:textId="77777777" w:rsidTr="006030BD">
        <w:tc>
          <w:tcPr>
            <w:tcW w:w="1701" w:type="dxa"/>
            <w:vAlign w:val="center"/>
          </w:tcPr>
          <w:p w14:paraId="51BD79F7"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CFCD33E"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A40DB8C"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2E2EC89B" w14:textId="77777777" w:rsidTr="006030BD">
        <w:tc>
          <w:tcPr>
            <w:tcW w:w="1701" w:type="dxa"/>
            <w:vAlign w:val="center"/>
          </w:tcPr>
          <w:p w14:paraId="7FA71A25"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8A2F21B" w14:textId="4B2AAE1E"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937031" w:rsidRPr="00B474F8" w14:paraId="54E2427D" w14:textId="77777777" w:rsidTr="006030BD">
        <w:tc>
          <w:tcPr>
            <w:tcW w:w="7584" w:type="dxa"/>
            <w:gridSpan w:val="5"/>
            <w:shd w:val="clear" w:color="auto" w:fill="BF8F00" w:themeFill="accent4" w:themeFillShade="BF"/>
          </w:tcPr>
          <w:p w14:paraId="53D2B122" w14:textId="1280F650" w:rsidR="00937031" w:rsidRPr="00B474F8" w:rsidRDefault="00937031">
            <w:pPr>
              <w:pStyle w:val="ListParagraph"/>
              <w:numPr>
                <w:ilvl w:val="0"/>
                <w:numId w:val="3"/>
              </w:numPr>
              <w:autoSpaceDE w:val="0"/>
              <w:autoSpaceDN w:val="0"/>
              <w:adjustRightInd w:val="0"/>
              <w:jc w:val="both"/>
              <w:rPr>
                <w:rFonts w:ascii="Arial" w:hAnsi="Arial" w:cs="Arial"/>
                <w:b/>
                <w:color w:val="000000" w:themeColor="text1"/>
                <w:sz w:val="18"/>
                <w:szCs w:val="18"/>
              </w:rPr>
              <w:pPrChange w:id="453"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GAY – SGN</w:t>
            </w:r>
            <w:r w:rsidRPr="00B474F8">
              <w:rPr>
                <w:rFonts w:ascii="Arial" w:hAnsi="Arial" w:cs="Arial"/>
                <w:b/>
                <w:color w:val="000000" w:themeColor="text1"/>
                <w:sz w:val="18"/>
                <w:szCs w:val="18"/>
              </w:rPr>
              <w:t xml:space="preserve"> </w:t>
            </w:r>
          </w:p>
        </w:tc>
      </w:tr>
      <w:tr w:rsidR="00937031" w:rsidRPr="00B474F8" w14:paraId="51490AD3" w14:textId="77777777" w:rsidTr="006030BD">
        <w:tc>
          <w:tcPr>
            <w:tcW w:w="1701" w:type="dxa"/>
            <w:vMerge w:val="restart"/>
            <w:vAlign w:val="center"/>
          </w:tcPr>
          <w:p w14:paraId="071D86C9"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12C88A8A"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3277887B"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VEGY</w:t>
            </w:r>
          </w:p>
        </w:tc>
        <w:tc>
          <w:tcPr>
            <w:tcW w:w="1701" w:type="dxa"/>
          </w:tcPr>
          <w:p w14:paraId="2EBBA0F0"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SGNGAY2528</w:t>
            </w:r>
          </w:p>
        </w:tc>
        <w:tc>
          <w:tcPr>
            <w:tcW w:w="2481" w:type="dxa"/>
          </w:tcPr>
          <w:p w14:paraId="6F19F140"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VECC, VGHS, VILK</w:t>
            </w:r>
          </w:p>
        </w:tc>
      </w:tr>
      <w:tr w:rsidR="00937031" w:rsidRPr="00B474F8" w14:paraId="448765A8" w14:textId="77777777" w:rsidTr="006030BD">
        <w:tc>
          <w:tcPr>
            <w:tcW w:w="1701" w:type="dxa"/>
            <w:vMerge/>
            <w:vAlign w:val="center"/>
          </w:tcPr>
          <w:p w14:paraId="7A31341D"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4CA93937"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VEGY</w:t>
            </w:r>
          </w:p>
        </w:tc>
        <w:tc>
          <w:tcPr>
            <w:tcW w:w="851" w:type="dxa"/>
          </w:tcPr>
          <w:p w14:paraId="1304D66A"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3BA25568"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GAYSGN1025</w:t>
            </w:r>
          </w:p>
        </w:tc>
        <w:tc>
          <w:tcPr>
            <w:tcW w:w="2481" w:type="dxa"/>
          </w:tcPr>
          <w:p w14:paraId="5DB359C3"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937031" w:rsidRPr="00B474F8" w14:paraId="668BC6C6" w14:textId="77777777" w:rsidTr="002632C6">
        <w:trPr>
          <w:trHeight w:val="293"/>
        </w:trPr>
        <w:tc>
          <w:tcPr>
            <w:tcW w:w="1701" w:type="dxa"/>
            <w:vAlign w:val="center"/>
          </w:tcPr>
          <w:p w14:paraId="278EB43D" w14:textId="2BD62B80"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28A53FC2" w14:textId="524F97E7"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37031" w:rsidRPr="00B474F8" w14:paraId="392FBC86" w14:textId="77777777" w:rsidTr="003F26D7">
        <w:tc>
          <w:tcPr>
            <w:tcW w:w="1701" w:type="dxa"/>
            <w:vAlign w:val="center"/>
          </w:tcPr>
          <w:p w14:paraId="1953B361"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B153F72" w14:textId="77777777" w:rsidR="00937031" w:rsidRPr="00B474F8" w:rsidRDefault="0093703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VTCC, VECC</w:t>
            </w:r>
          </w:p>
        </w:tc>
      </w:tr>
      <w:tr w:rsidR="00937031" w:rsidRPr="00B474F8" w14:paraId="6B7F4424" w14:textId="77777777" w:rsidTr="006030BD">
        <w:tc>
          <w:tcPr>
            <w:tcW w:w="1701" w:type="dxa"/>
            <w:vAlign w:val="center"/>
          </w:tcPr>
          <w:p w14:paraId="77603EC9"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4255AA9E"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37031" w:rsidRPr="00B474F8" w14:paraId="31AA4330" w14:textId="77777777" w:rsidTr="006030BD">
        <w:tc>
          <w:tcPr>
            <w:tcW w:w="1701" w:type="dxa"/>
            <w:vAlign w:val="center"/>
          </w:tcPr>
          <w:p w14:paraId="0C6603A1" w14:textId="0232F031"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9E8C3BF" w14:textId="1C7C5E84"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37031" w:rsidRPr="00B474F8" w14:paraId="771D9986" w14:textId="77777777" w:rsidTr="006030BD">
        <w:tc>
          <w:tcPr>
            <w:tcW w:w="1701" w:type="dxa"/>
            <w:vAlign w:val="center"/>
          </w:tcPr>
          <w:p w14:paraId="6BE0693E" w14:textId="1E57B6BE"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B326371"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37031" w:rsidRPr="00B474F8" w14:paraId="60FBD9F1" w14:textId="77777777" w:rsidTr="006030BD">
        <w:tc>
          <w:tcPr>
            <w:tcW w:w="1701" w:type="dxa"/>
            <w:vAlign w:val="center"/>
          </w:tcPr>
          <w:p w14:paraId="3910D7DA" w14:textId="6B2479CE"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6359757" w14:textId="775BBC2C"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37031" w:rsidRPr="00B474F8" w14:paraId="4130CAB2" w14:textId="77777777" w:rsidTr="006030BD">
        <w:tc>
          <w:tcPr>
            <w:tcW w:w="1701" w:type="dxa"/>
            <w:vAlign w:val="center"/>
          </w:tcPr>
          <w:p w14:paraId="4597A1B7"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523C305"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7FD72FB"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350AF44B" w14:textId="77777777" w:rsidTr="006030BD">
        <w:tc>
          <w:tcPr>
            <w:tcW w:w="1701" w:type="dxa"/>
            <w:vAlign w:val="center"/>
          </w:tcPr>
          <w:p w14:paraId="07DCDB65"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ED9652B" w14:textId="5A6252A5"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M890: Flights shall flight plan at and above FL300</w:t>
            </w:r>
          </w:p>
        </w:tc>
      </w:tr>
      <w:tr w:rsidR="00937031" w:rsidRPr="00B474F8" w14:paraId="4DE6CD71" w14:textId="77777777" w:rsidTr="006030BD">
        <w:tc>
          <w:tcPr>
            <w:tcW w:w="7584" w:type="dxa"/>
            <w:gridSpan w:val="5"/>
            <w:shd w:val="clear" w:color="auto" w:fill="BF8F00" w:themeFill="accent4" w:themeFillShade="BF"/>
          </w:tcPr>
          <w:p w14:paraId="004ABAA4" w14:textId="787626A9" w:rsidR="00937031" w:rsidRPr="00B474F8" w:rsidRDefault="00937031">
            <w:pPr>
              <w:pStyle w:val="ListParagraph"/>
              <w:numPr>
                <w:ilvl w:val="0"/>
                <w:numId w:val="3"/>
              </w:numPr>
              <w:autoSpaceDE w:val="0"/>
              <w:autoSpaceDN w:val="0"/>
              <w:adjustRightInd w:val="0"/>
              <w:jc w:val="both"/>
              <w:rPr>
                <w:rFonts w:ascii="Arial" w:hAnsi="Arial" w:cs="Arial"/>
                <w:b/>
                <w:color w:val="000000" w:themeColor="text1"/>
                <w:sz w:val="18"/>
                <w:szCs w:val="18"/>
              </w:rPr>
              <w:pPrChange w:id="454"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KTM – HAN </w:t>
            </w:r>
          </w:p>
        </w:tc>
      </w:tr>
      <w:tr w:rsidR="00937031" w:rsidRPr="00B474F8" w14:paraId="3710C985" w14:textId="77777777" w:rsidTr="006030BD">
        <w:tc>
          <w:tcPr>
            <w:tcW w:w="1701" w:type="dxa"/>
            <w:vMerge w:val="restart"/>
            <w:vAlign w:val="center"/>
          </w:tcPr>
          <w:p w14:paraId="2A6433CE"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61244033"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46BFC09D"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VNKT</w:t>
            </w:r>
          </w:p>
        </w:tc>
        <w:tc>
          <w:tcPr>
            <w:tcW w:w="1701" w:type="dxa"/>
          </w:tcPr>
          <w:p w14:paraId="454D29F1"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HANKMT</w:t>
            </w:r>
          </w:p>
        </w:tc>
        <w:tc>
          <w:tcPr>
            <w:tcW w:w="2481" w:type="dxa"/>
          </w:tcPr>
          <w:p w14:paraId="3C4ED366"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VILK, VIDP</w:t>
            </w:r>
          </w:p>
        </w:tc>
      </w:tr>
      <w:tr w:rsidR="00937031" w:rsidRPr="00B474F8" w14:paraId="29120ED7" w14:textId="77777777" w:rsidTr="006030BD">
        <w:tc>
          <w:tcPr>
            <w:tcW w:w="1701" w:type="dxa"/>
            <w:vMerge/>
            <w:vAlign w:val="center"/>
          </w:tcPr>
          <w:p w14:paraId="1A0FC883"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6A8C1138"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VNKT</w:t>
            </w:r>
          </w:p>
        </w:tc>
        <w:tc>
          <w:tcPr>
            <w:tcW w:w="851" w:type="dxa"/>
          </w:tcPr>
          <w:p w14:paraId="1A7D8410"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5C4010CF"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KMTHAN</w:t>
            </w:r>
          </w:p>
        </w:tc>
        <w:tc>
          <w:tcPr>
            <w:tcW w:w="2481" w:type="dxa"/>
          </w:tcPr>
          <w:p w14:paraId="20D1BB7B"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37031" w:rsidRPr="00B474F8" w14:paraId="62FF9A62" w14:textId="77777777" w:rsidTr="006030BD">
        <w:tc>
          <w:tcPr>
            <w:tcW w:w="1701" w:type="dxa"/>
            <w:vAlign w:val="center"/>
          </w:tcPr>
          <w:p w14:paraId="21D5EDD3" w14:textId="6058D0A6"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7116FED" w14:textId="4A495DA0"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37031" w:rsidRPr="00B474F8" w14:paraId="6B7CE31D" w14:textId="77777777" w:rsidTr="003F26D7">
        <w:tc>
          <w:tcPr>
            <w:tcW w:w="1701" w:type="dxa"/>
            <w:vAlign w:val="center"/>
          </w:tcPr>
          <w:p w14:paraId="34D00794"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BBF7875" w14:textId="77777777" w:rsidR="00937031" w:rsidRPr="00B474F8" w:rsidRDefault="0093703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VTCC, VECC</w:t>
            </w:r>
          </w:p>
        </w:tc>
      </w:tr>
      <w:tr w:rsidR="00937031" w:rsidRPr="00B474F8" w14:paraId="0B51C077" w14:textId="77777777" w:rsidTr="006030BD">
        <w:tc>
          <w:tcPr>
            <w:tcW w:w="1701" w:type="dxa"/>
            <w:vAlign w:val="center"/>
          </w:tcPr>
          <w:p w14:paraId="3121BBBC"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62BD9DC"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37031" w:rsidRPr="00B474F8" w14:paraId="220F18F2" w14:textId="77777777" w:rsidTr="006030BD">
        <w:tc>
          <w:tcPr>
            <w:tcW w:w="1701" w:type="dxa"/>
            <w:vAlign w:val="center"/>
          </w:tcPr>
          <w:p w14:paraId="5A514C4D" w14:textId="4D1F27C6"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7931EBD" w14:textId="1979E7A9"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37031" w:rsidRPr="00B474F8" w14:paraId="220F898A" w14:textId="77777777" w:rsidTr="006030BD">
        <w:tc>
          <w:tcPr>
            <w:tcW w:w="1701" w:type="dxa"/>
            <w:vAlign w:val="center"/>
          </w:tcPr>
          <w:p w14:paraId="383CBF0D" w14:textId="7806320F"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D7A25F9"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37031" w:rsidRPr="00B474F8" w14:paraId="57BC3DAA" w14:textId="77777777" w:rsidTr="006030BD">
        <w:tc>
          <w:tcPr>
            <w:tcW w:w="1701" w:type="dxa"/>
            <w:vAlign w:val="center"/>
          </w:tcPr>
          <w:p w14:paraId="5DE2B37F" w14:textId="3D414DE6"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D0D066C" w14:textId="154ECF5C"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37031" w:rsidRPr="00B474F8" w14:paraId="4326494B" w14:textId="77777777" w:rsidTr="006030BD">
        <w:tc>
          <w:tcPr>
            <w:tcW w:w="1701" w:type="dxa"/>
            <w:vAlign w:val="center"/>
          </w:tcPr>
          <w:p w14:paraId="491C42EE"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C408F75"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3CC6408"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4AA147DD" w14:textId="77777777" w:rsidTr="006030BD">
        <w:tc>
          <w:tcPr>
            <w:tcW w:w="1701" w:type="dxa"/>
            <w:vAlign w:val="center"/>
          </w:tcPr>
          <w:p w14:paraId="2ED6998A"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9CD0E0F"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37031" w:rsidRPr="00B474F8" w14:paraId="37D4D03D" w14:textId="77777777" w:rsidTr="00F16B94">
        <w:tc>
          <w:tcPr>
            <w:tcW w:w="7584" w:type="dxa"/>
            <w:gridSpan w:val="5"/>
            <w:shd w:val="clear" w:color="auto" w:fill="BF8F00" w:themeFill="accent4" w:themeFillShade="BF"/>
          </w:tcPr>
          <w:p w14:paraId="323F0CA4" w14:textId="39AAAA1E" w:rsidR="00937031" w:rsidRPr="00F16B94" w:rsidRDefault="00937031">
            <w:pPr>
              <w:pStyle w:val="ListParagraph"/>
              <w:numPr>
                <w:ilvl w:val="0"/>
                <w:numId w:val="3"/>
              </w:numPr>
              <w:autoSpaceDE w:val="0"/>
              <w:autoSpaceDN w:val="0"/>
              <w:adjustRightInd w:val="0"/>
              <w:jc w:val="both"/>
              <w:rPr>
                <w:rFonts w:ascii="Arial" w:hAnsi="Arial" w:cs="Arial"/>
                <w:b/>
                <w:color w:val="000000" w:themeColor="text1"/>
                <w:sz w:val="18"/>
                <w:szCs w:val="18"/>
              </w:rPr>
              <w:pPrChange w:id="455" w:author="Hoang Duc Thanh-OCC" w:date="2026-04-08T15:39:00Z">
                <w:pPr>
                  <w:pStyle w:val="ListParagraph"/>
                  <w:numPr>
                    <w:numId w:val="44"/>
                  </w:numPr>
                  <w:autoSpaceDE w:val="0"/>
                  <w:autoSpaceDN w:val="0"/>
                  <w:adjustRightInd w:val="0"/>
                  <w:ind w:hanging="360"/>
                  <w:jc w:val="both"/>
                </w:pPr>
              </w:pPrChange>
            </w:pPr>
            <w:r w:rsidRPr="00F16B94">
              <w:rPr>
                <w:rFonts w:ascii="Arial" w:hAnsi="Arial" w:cs="Arial"/>
                <w:b/>
                <w:color w:val="FFFFFF" w:themeColor="background1"/>
                <w:sz w:val="18"/>
                <w:szCs w:val="18"/>
              </w:rPr>
              <w:t xml:space="preserve">HAN – </w:t>
            </w:r>
            <w:r>
              <w:rPr>
                <w:rFonts w:ascii="Arial" w:hAnsi="Arial" w:cs="Arial"/>
                <w:b/>
                <w:color w:val="FFFFFF" w:themeColor="background1"/>
                <w:sz w:val="18"/>
                <w:szCs w:val="18"/>
              </w:rPr>
              <w:t>BLR</w:t>
            </w:r>
            <w:r w:rsidRPr="00F16B94">
              <w:rPr>
                <w:rFonts w:ascii="Arial" w:hAnsi="Arial" w:cs="Arial"/>
                <w:b/>
                <w:color w:val="FFFFFF" w:themeColor="background1"/>
                <w:sz w:val="18"/>
                <w:szCs w:val="18"/>
              </w:rPr>
              <w:t xml:space="preserve"> – HAN </w:t>
            </w:r>
          </w:p>
        </w:tc>
      </w:tr>
      <w:tr w:rsidR="00937031" w:rsidRPr="00B474F8" w14:paraId="2C38F1C0" w14:textId="77777777" w:rsidTr="00F16B94">
        <w:tc>
          <w:tcPr>
            <w:tcW w:w="1701" w:type="dxa"/>
            <w:vMerge w:val="restart"/>
            <w:vAlign w:val="center"/>
          </w:tcPr>
          <w:p w14:paraId="7A4573C5"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557754EF"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5E024524" w14:textId="5DB851CD"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w:t>
            </w:r>
            <w:r>
              <w:rPr>
                <w:rFonts w:ascii="Arial" w:hAnsi="Arial" w:cs="Arial"/>
                <w:color w:val="000000" w:themeColor="text1"/>
                <w:sz w:val="18"/>
                <w:szCs w:val="18"/>
              </w:rPr>
              <w:t>OBL</w:t>
            </w:r>
          </w:p>
        </w:tc>
        <w:tc>
          <w:tcPr>
            <w:tcW w:w="1701" w:type="dxa"/>
          </w:tcPr>
          <w:p w14:paraId="18235AA2" w14:textId="52188AFD"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w:t>
            </w:r>
            <w:r>
              <w:rPr>
                <w:rFonts w:ascii="Arial" w:hAnsi="Arial" w:cs="Arial"/>
                <w:color w:val="000000" w:themeColor="text1"/>
                <w:sz w:val="18"/>
                <w:szCs w:val="18"/>
              </w:rPr>
              <w:t>BLR</w:t>
            </w:r>
          </w:p>
        </w:tc>
        <w:tc>
          <w:tcPr>
            <w:tcW w:w="2481" w:type="dxa"/>
          </w:tcPr>
          <w:p w14:paraId="1F58C98D" w14:textId="593F99D4"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VOHS, VOMM, VABB</w:t>
            </w:r>
          </w:p>
        </w:tc>
      </w:tr>
      <w:tr w:rsidR="00937031" w:rsidRPr="00B474F8" w14:paraId="4145AC4F" w14:textId="77777777" w:rsidTr="00F16B94">
        <w:tc>
          <w:tcPr>
            <w:tcW w:w="1701" w:type="dxa"/>
            <w:vMerge/>
            <w:vAlign w:val="center"/>
          </w:tcPr>
          <w:p w14:paraId="1F9F3030"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39086852" w14:textId="48A6B7FD"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w:t>
            </w:r>
            <w:r>
              <w:rPr>
                <w:rFonts w:ascii="Arial" w:hAnsi="Arial" w:cs="Arial"/>
                <w:color w:val="000000" w:themeColor="text1"/>
                <w:sz w:val="18"/>
                <w:szCs w:val="18"/>
              </w:rPr>
              <w:t>OBL</w:t>
            </w:r>
          </w:p>
        </w:tc>
        <w:tc>
          <w:tcPr>
            <w:tcW w:w="851" w:type="dxa"/>
          </w:tcPr>
          <w:p w14:paraId="1296E530"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41E31C48" w14:textId="55C10A97" w:rsidR="00937031" w:rsidRPr="00B474F8" w:rsidRDefault="00937031" w:rsidP="00937031">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BLR</w:t>
            </w:r>
            <w:r w:rsidRPr="00B474F8">
              <w:rPr>
                <w:rFonts w:ascii="Arial" w:hAnsi="Arial" w:cs="Arial"/>
                <w:color w:val="000000" w:themeColor="text1"/>
                <w:sz w:val="18"/>
                <w:szCs w:val="18"/>
              </w:rPr>
              <w:t>HAN</w:t>
            </w:r>
          </w:p>
        </w:tc>
        <w:tc>
          <w:tcPr>
            <w:tcW w:w="2481" w:type="dxa"/>
          </w:tcPr>
          <w:p w14:paraId="40C0D8B0"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37031" w:rsidRPr="00B474F8" w14:paraId="79AF4DAF" w14:textId="77777777" w:rsidTr="00F16B94">
        <w:tc>
          <w:tcPr>
            <w:tcW w:w="1701" w:type="dxa"/>
            <w:vAlign w:val="center"/>
          </w:tcPr>
          <w:p w14:paraId="28F01A68"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E31DB1B" w14:textId="77777777"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37031" w:rsidRPr="00B474F8" w14:paraId="03910926" w14:textId="77777777" w:rsidTr="003F26D7">
        <w:tc>
          <w:tcPr>
            <w:tcW w:w="1701" w:type="dxa"/>
            <w:vAlign w:val="center"/>
          </w:tcPr>
          <w:p w14:paraId="5544193A"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0889A37" w14:textId="28894A3B" w:rsidR="00937031" w:rsidRPr="00B474F8" w:rsidRDefault="0093703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VTCC, VECC</w:t>
            </w:r>
            <w:r>
              <w:rPr>
                <w:rFonts w:ascii="Arial" w:hAnsi="Arial" w:cs="Arial"/>
                <w:color w:val="000000" w:themeColor="text1"/>
                <w:sz w:val="18"/>
                <w:szCs w:val="18"/>
              </w:rPr>
              <w:t>, VOHS</w:t>
            </w:r>
          </w:p>
        </w:tc>
      </w:tr>
      <w:tr w:rsidR="00937031" w:rsidRPr="00B474F8" w14:paraId="0A15AAE1" w14:textId="77777777" w:rsidTr="00F16B94">
        <w:tc>
          <w:tcPr>
            <w:tcW w:w="1701" w:type="dxa"/>
            <w:vAlign w:val="center"/>
          </w:tcPr>
          <w:p w14:paraId="6E18B01F"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442993BE"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37031" w:rsidRPr="00B474F8" w14:paraId="4E539532" w14:textId="77777777" w:rsidTr="00F16B94">
        <w:tc>
          <w:tcPr>
            <w:tcW w:w="1701" w:type="dxa"/>
            <w:vAlign w:val="center"/>
          </w:tcPr>
          <w:p w14:paraId="7C493ED2" w14:textId="6F1CCCED"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B56DC6F" w14:textId="791D8769"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37031" w:rsidRPr="00B474F8" w14:paraId="17F55E70" w14:textId="77777777" w:rsidTr="00F16B94">
        <w:tc>
          <w:tcPr>
            <w:tcW w:w="1701" w:type="dxa"/>
            <w:vAlign w:val="center"/>
          </w:tcPr>
          <w:p w14:paraId="778F7734" w14:textId="77777777"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5DCF023"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37031" w:rsidRPr="00B474F8" w14:paraId="26BC1195" w14:textId="77777777" w:rsidTr="00F16B94">
        <w:tc>
          <w:tcPr>
            <w:tcW w:w="1701" w:type="dxa"/>
            <w:vAlign w:val="center"/>
          </w:tcPr>
          <w:p w14:paraId="3B349B7F" w14:textId="77777777"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C3E2270"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37031" w:rsidRPr="00B474F8" w14:paraId="2554309A" w14:textId="77777777" w:rsidTr="00F16B94">
        <w:tc>
          <w:tcPr>
            <w:tcW w:w="1701" w:type="dxa"/>
            <w:vAlign w:val="center"/>
          </w:tcPr>
          <w:p w14:paraId="17FB5461"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1FE0B926"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B2BAB38"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50FE5CDF" w14:textId="77777777" w:rsidTr="00F16B94">
        <w:tc>
          <w:tcPr>
            <w:tcW w:w="1701" w:type="dxa"/>
            <w:vAlign w:val="center"/>
          </w:tcPr>
          <w:p w14:paraId="29D952B2"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1464CD6"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37031" w:rsidRPr="00F16B94" w14:paraId="1B178030" w14:textId="77777777" w:rsidTr="00F16B94">
        <w:tc>
          <w:tcPr>
            <w:tcW w:w="7584" w:type="dxa"/>
            <w:gridSpan w:val="5"/>
            <w:shd w:val="clear" w:color="auto" w:fill="BF8F00" w:themeFill="accent4" w:themeFillShade="BF"/>
          </w:tcPr>
          <w:p w14:paraId="377EEB59" w14:textId="1F2A1A59" w:rsidR="00937031" w:rsidRPr="00F16B94" w:rsidRDefault="00937031">
            <w:pPr>
              <w:pStyle w:val="ListParagraph"/>
              <w:numPr>
                <w:ilvl w:val="0"/>
                <w:numId w:val="3"/>
              </w:numPr>
              <w:autoSpaceDE w:val="0"/>
              <w:autoSpaceDN w:val="0"/>
              <w:adjustRightInd w:val="0"/>
              <w:jc w:val="both"/>
              <w:rPr>
                <w:rFonts w:ascii="Arial" w:hAnsi="Arial" w:cs="Arial"/>
                <w:b/>
                <w:color w:val="000000" w:themeColor="text1"/>
                <w:sz w:val="18"/>
                <w:szCs w:val="18"/>
              </w:rPr>
              <w:pPrChange w:id="456" w:author="Hoang Duc Thanh-OCC" w:date="2026-04-08T15:39:00Z">
                <w:pPr>
                  <w:pStyle w:val="ListParagraph"/>
                  <w:numPr>
                    <w:numId w:val="44"/>
                  </w:numPr>
                  <w:autoSpaceDE w:val="0"/>
                  <w:autoSpaceDN w:val="0"/>
                  <w:adjustRightInd w:val="0"/>
                  <w:ind w:hanging="360"/>
                  <w:jc w:val="both"/>
                </w:pPr>
              </w:pPrChange>
            </w:pPr>
            <w:r w:rsidRPr="00F16B94">
              <w:rPr>
                <w:rFonts w:ascii="Arial" w:hAnsi="Arial" w:cs="Arial"/>
                <w:b/>
                <w:color w:val="FFFFFF" w:themeColor="background1"/>
                <w:sz w:val="18"/>
                <w:szCs w:val="18"/>
              </w:rPr>
              <w:t xml:space="preserve">HAN – </w:t>
            </w:r>
            <w:r>
              <w:rPr>
                <w:rFonts w:ascii="Arial" w:hAnsi="Arial" w:cs="Arial"/>
                <w:b/>
                <w:color w:val="FFFFFF" w:themeColor="background1"/>
                <w:sz w:val="18"/>
                <w:szCs w:val="18"/>
              </w:rPr>
              <w:t>HYD</w:t>
            </w:r>
            <w:r w:rsidRPr="00F16B94">
              <w:rPr>
                <w:rFonts w:ascii="Arial" w:hAnsi="Arial" w:cs="Arial"/>
                <w:b/>
                <w:color w:val="FFFFFF" w:themeColor="background1"/>
                <w:sz w:val="18"/>
                <w:szCs w:val="18"/>
              </w:rPr>
              <w:t xml:space="preserve"> – HAN </w:t>
            </w:r>
          </w:p>
        </w:tc>
      </w:tr>
      <w:tr w:rsidR="00937031" w:rsidRPr="00B474F8" w14:paraId="4265F4DB" w14:textId="77777777" w:rsidTr="00F16B94">
        <w:tc>
          <w:tcPr>
            <w:tcW w:w="1701" w:type="dxa"/>
            <w:vMerge w:val="restart"/>
            <w:vAlign w:val="center"/>
          </w:tcPr>
          <w:p w14:paraId="6F9D7685"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06D8B84B"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4322BEFB" w14:textId="70064941" w:rsidR="00937031" w:rsidRPr="00B474F8" w:rsidRDefault="00937031" w:rsidP="00937031">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VOHS</w:t>
            </w:r>
          </w:p>
        </w:tc>
        <w:tc>
          <w:tcPr>
            <w:tcW w:w="1701" w:type="dxa"/>
          </w:tcPr>
          <w:p w14:paraId="270583B1" w14:textId="3AA9D991"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w:t>
            </w:r>
            <w:r>
              <w:rPr>
                <w:rFonts w:ascii="Arial" w:hAnsi="Arial" w:cs="Arial"/>
                <w:color w:val="000000" w:themeColor="text1"/>
                <w:sz w:val="18"/>
                <w:szCs w:val="18"/>
              </w:rPr>
              <w:t>HYD</w:t>
            </w:r>
          </w:p>
        </w:tc>
        <w:tc>
          <w:tcPr>
            <w:tcW w:w="2481" w:type="dxa"/>
          </w:tcPr>
          <w:p w14:paraId="1999F558" w14:textId="4093A14D"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VOHS, VOMM, VABB</w:t>
            </w:r>
          </w:p>
        </w:tc>
      </w:tr>
      <w:tr w:rsidR="00937031" w:rsidRPr="00B474F8" w14:paraId="435D5948" w14:textId="77777777" w:rsidTr="00F16B94">
        <w:tc>
          <w:tcPr>
            <w:tcW w:w="1701" w:type="dxa"/>
            <w:vMerge/>
            <w:vAlign w:val="center"/>
          </w:tcPr>
          <w:p w14:paraId="5C6F3EC3" w14:textId="77777777" w:rsidR="00937031" w:rsidRPr="00B474F8" w:rsidRDefault="00937031" w:rsidP="00937031">
            <w:pPr>
              <w:autoSpaceDE w:val="0"/>
              <w:autoSpaceDN w:val="0"/>
              <w:adjustRightInd w:val="0"/>
              <w:rPr>
                <w:rFonts w:ascii="Arial" w:hAnsi="Arial" w:cs="Arial"/>
                <w:color w:val="000000" w:themeColor="text1"/>
                <w:sz w:val="18"/>
                <w:szCs w:val="18"/>
              </w:rPr>
            </w:pPr>
          </w:p>
        </w:tc>
        <w:tc>
          <w:tcPr>
            <w:tcW w:w="850" w:type="dxa"/>
          </w:tcPr>
          <w:p w14:paraId="32C7AA70" w14:textId="4054FAAA"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w:t>
            </w:r>
            <w:r>
              <w:rPr>
                <w:rFonts w:ascii="Arial" w:hAnsi="Arial" w:cs="Arial"/>
                <w:color w:val="000000" w:themeColor="text1"/>
                <w:sz w:val="18"/>
                <w:szCs w:val="18"/>
              </w:rPr>
              <w:t>OHS</w:t>
            </w:r>
          </w:p>
        </w:tc>
        <w:tc>
          <w:tcPr>
            <w:tcW w:w="851" w:type="dxa"/>
          </w:tcPr>
          <w:p w14:paraId="30E25E3C" w14:textId="77777777" w:rsidR="00937031" w:rsidRPr="00B474F8" w:rsidRDefault="00937031" w:rsidP="0093703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7745EB93" w14:textId="4425318F" w:rsidR="00937031" w:rsidRPr="00B474F8" w:rsidRDefault="00937031" w:rsidP="00937031">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HYDHAN</w:t>
            </w:r>
          </w:p>
        </w:tc>
        <w:tc>
          <w:tcPr>
            <w:tcW w:w="2481" w:type="dxa"/>
          </w:tcPr>
          <w:p w14:paraId="506B670E"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37031" w:rsidRPr="00B474F8" w14:paraId="523CCCBB" w14:textId="77777777" w:rsidTr="00F16B94">
        <w:tc>
          <w:tcPr>
            <w:tcW w:w="1701" w:type="dxa"/>
            <w:vAlign w:val="center"/>
          </w:tcPr>
          <w:p w14:paraId="6F36E6C9"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8409FBD" w14:textId="77777777"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37031" w:rsidRPr="00B474F8" w14:paraId="78A88B04" w14:textId="77777777" w:rsidTr="003F26D7">
        <w:tc>
          <w:tcPr>
            <w:tcW w:w="1701" w:type="dxa"/>
            <w:vAlign w:val="center"/>
          </w:tcPr>
          <w:p w14:paraId="01870F2F"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55E2B1B" w14:textId="77777777" w:rsidR="00937031" w:rsidRPr="00B474F8" w:rsidRDefault="0093703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VTCC, VECC</w:t>
            </w:r>
          </w:p>
        </w:tc>
      </w:tr>
      <w:tr w:rsidR="00937031" w:rsidRPr="00B474F8" w14:paraId="2D7EF22D" w14:textId="77777777" w:rsidTr="00F16B94">
        <w:tc>
          <w:tcPr>
            <w:tcW w:w="1701" w:type="dxa"/>
            <w:vAlign w:val="center"/>
          </w:tcPr>
          <w:p w14:paraId="74EA067C"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107A62D"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37031" w:rsidRPr="00B474F8" w14:paraId="561506CB" w14:textId="77777777" w:rsidTr="00F16B94">
        <w:tc>
          <w:tcPr>
            <w:tcW w:w="1701" w:type="dxa"/>
            <w:vAlign w:val="center"/>
          </w:tcPr>
          <w:p w14:paraId="7A1D7C6A" w14:textId="61E4CE99"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6BF5B0E" w14:textId="538F12A2"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37031" w:rsidRPr="00B474F8" w14:paraId="76CECA8E" w14:textId="77777777" w:rsidTr="00F16B94">
        <w:tc>
          <w:tcPr>
            <w:tcW w:w="1701" w:type="dxa"/>
            <w:vAlign w:val="center"/>
          </w:tcPr>
          <w:p w14:paraId="7FB28A5C" w14:textId="77777777"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F72EBD8"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37031" w:rsidRPr="00B474F8" w14:paraId="36B87CAC" w14:textId="77777777" w:rsidTr="00F16B94">
        <w:tc>
          <w:tcPr>
            <w:tcW w:w="1701" w:type="dxa"/>
            <w:vAlign w:val="center"/>
          </w:tcPr>
          <w:p w14:paraId="763DAAFC" w14:textId="77777777" w:rsidR="00937031" w:rsidRPr="00B474F8" w:rsidRDefault="00937031" w:rsidP="0093703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6D57A10"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37031" w:rsidRPr="00B474F8" w14:paraId="0011D9B9" w14:textId="77777777" w:rsidTr="00F16B94">
        <w:tc>
          <w:tcPr>
            <w:tcW w:w="1701" w:type="dxa"/>
            <w:vAlign w:val="center"/>
          </w:tcPr>
          <w:p w14:paraId="5E93A98D"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1DC629C"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EBFD316"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37031" w:rsidRPr="00B474F8" w14:paraId="45619446" w14:textId="77777777" w:rsidTr="00F16B94">
        <w:tc>
          <w:tcPr>
            <w:tcW w:w="1701" w:type="dxa"/>
            <w:vAlign w:val="center"/>
          </w:tcPr>
          <w:p w14:paraId="47DA42CE" w14:textId="77777777" w:rsidR="00937031" w:rsidRPr="00B474F8" w:rsidRDefault="00937031" w:rsidP="0093703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B41C64F" w14:textId="77777777" w:rsidR="00937031" w:rsidRPr="00B474F8" w:rsidRDefault="00937031" w:rsidP="0093703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B04817" w:rsidRPr="00F16B94" w14:paraId="55593636" w14:textId="77777777" w:rsidTr="00A2240A">
        <w:tc>
          <w:tcPr>
            <w:tcW w:w="7584" w:type="dxa"/>
            <w:gridSpan w:val="5"/>
            <w:shd w:val="clear" w:color="auto" w:fill="BF8F00" w:themeFill="accent4" w:themeFillShade="BF"/>
          </w:tcPr>
          <w:p w14:paraId="5FF8581D" w14:textId="2436BCB9" w:rsidR="00B04817" w:rsidRPr="00F16B94" w:rsidRDefault="00B04817">
            <w:pPr>
              <w:pStyle w:val="ListParagraph"/>
              <w:numPr>
                <w:ilvl w:val="0"/>
                <w:numId w:val="3"/>
              </w:numPr>
              <w:autoSpaceDE w:val="0"/>
              <w:autoSpaceDN w:val="0"/>
              <w:adjustRightInd w:val="0"/>
              <w:jc w:val="both"/>
              <w:rPr>
                <w:rFonts w:ascii="Arial" w:hAnsi="Arial" w:cs="Arial"/>
                <w:b/>
                <w:color w:val="000000" w:themeColor="text1"/>
                <w:sz w:val="18"/>
                <w:szCs w:val="18"/>
              </w:rPr>
              <w:pPrChange w:id="457" w:author="Hoang Duc Thanh-OCC" w:date="2026-04-08T15:39: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SGN</w:t>
            </w:r>
            <w:r w:rsidRPr="00F16B94">
              <w:rPr>
                <w:rFonts w:ascii="Arial" w:hAnsi="Arial" w:cs="Arial"/>
                <w:b/>
                <w:color w:val="FFFFFF" w:themeColor="background1"/>
                <w:sz w:val="18"/>
                <w:szCs w:val="18"/>
              </w:rPr>
              <w:t xml:space="preserve"> – </w:t>
            </w:r>
            <w:r>
              <w:rPr>
                <w:rFonts w:ascii="Arial" w:hAnsi="Arial" w:cs="Arial"/>
                <w:b/>
                <w:color w:val="FFFFFF" w:themeColor="background1"/>
                <w:sz w:val="18"/>
                <w:szCs w:val="18"/>
              </w:rPr>
              <w:t>CMB</w:t>
            </w:r>
            <w:r w:rsidRPr="00F16B94">
              <w:rPr>
                <w:rFonts w:ascii="Arial" w:hAnsi="Arial" w:cs="Arial"/>
                <w:b/>
                <w:color w:val="FFFFFF" w:themeColor="background1"/>
                <w:sz w:val="18"/>
                <w:szCs w:val="18"/>
              </w:rPr>
              <w:t xml:space="preserve"> – </w:t>
            </w:r>
            <w:r>
              <w:rPr>
                <w:rFonts w:ascii="Arial" w:hAnsi="Arial" w:cs="Arial"/>
                <w:b/>
                <w:color w:val="FFFFFF" w:themeColor="background1"/>
                <w:sz w:val="18"/>
                <w:szCs w:val="18"/>
              </w:rPr>
              <w:t>SGN</w:t>
            </w:r>
            <w:r w:rsidRPr="00F16B94">
              <w:rPr>
                <w:rFonts w:ascii="Arial" w:hAnsi="Arial" w:cs="Arial"/>
                <w:b/>
                <w:color w:val="FFFFFF" w:themeColor="background1"/>
                <w:sz w:val="18"/>
                <w:szCs w:val="18"/>
              </w:rPr>
              <w:t xml:space="preserve"> </w:t>
            </w:r>
          </w:p>
        </w:tc>
      </w:tr>
      <w:tr w:rsidR="00FA2D39" w:rsidRPr="00B474F8" w14:paraId="6EA4C406" w14:textId="77777777" w:rsidTr="00A2240A">
        <w:tc>
          <w:tcPr>
            <w:tcW w:w="1701" w:type="dxa"/>
            <w:vMerge w:val="restart"/>
            <w:vAlign w:val="center"/>
          </w:tcPr>
          <w:p w14:paraId="5A81A21D" w14:textId="77777777" w:rsidR="00FA2D39" w:rsidRPr="00B474F8" w:rsidRDefault="00FA2D39" w:rsidP="00FA2D39">
            <w:pPr>
              <w:autoSpaceDE w:val="0"/>
              <w:autoSpaceDN w:val="0"/>
              <w:adjustRightInd w:val="0"/>
              <w:rPr>
                <w:rFonts w:ascii="Arial" w:hAnsi="Arial" w:cs="Arial"/>
                <w:color w:val="000000" w:themeColor="text1"/>
                <w:sz w:val="18"/>
                <w:szCs w:val="18"/>
              </w:rPr>
            </w:pPr>
          </w:p>
        </w:tc>
        <w:tc>
          <w:tcPr>
            <w:tcW w:w="850" w:type="dxa"/>
          </w:tcPr>
          <w:p w14:paraId="3A350CF9" w14:textId="569EDCF3" w:rsidR="00FA2D39" w:rsidRPr="00B474F8" w:rsidRDefault="00FA2D39" w:rsidP="00FA2D39">
            <w:pPr>
              <w:autoSpaceDE w:val="0"/>
              <w:autoSpaceDN w:val="0"/>
              <w:adjustRightInd w:val="0"/>
              <w:jc w:val="center"/>
              <w:rPr>
                <w:rFonts w:ascii="Arial" w:hAnsi="Arial" w:cs="Arial"/>
                <w:color w:val="000000" w:themeColor="text1"/>
                <w:sz w:val="18"/>
                <w:szCs w:val="18"/>
              </w:rPr>
            </w:pPr>
            <w:ins w:id="458" w:author="Hoang Duc Thanh-OCC" w:date="2026-04-08T15:39:00Z">
              <w:r w:rsidRPr="00B474F8">
                <w:rPr>
                  <w:rFonts w:ascii="Arial" w:hAnsi="Arial" w:cs="Arial"/>
                  <w:color w:val="000000" w:themeColor="text1"/>
                  <w:sz w:val="18"/>
                  <w:szCs w:val="18"/>
                </w:rPr>
                <w:t>VV</w:t>
              </w:r>
              <w:r>
                <w:rPr>
                  <w:rFonts w:ascii="Arial" w:hAnsi="Arial" w:cs="Arial"/>
                  <w:color w:val="000000" w:themeColor="text1"/>
                  <w:sz w:val="18"/>
                  <w:szCs w:val="18"/>
                </w:rPr>
                <w:t>TS</w:t>
              </w:r>
            </w:ins>
            <w:del w:id="459" w:author="Hoang Duc Thanh-OCC" w:date="2026-04-08T15:39:00Z">
              <w:r w:rsidRPr="00B474F8" w:rsidDel="00AE6BB1">
                <w:rPr>
                  <w:rFonts w:ascii="Arial" w:hAnsi="Arial" w:cs="Arial"/>
                  <w:color w:val="000000" w:themeColor="text1"/>
                  <w:sz w:val="18"/>
                  <w:szCs w:val="18"/>
                </w:rPr>
                <w:delText>VV</w:delText>
              </w:r>
              <w:r w:rsidDel="00AE6BB1">
                <w:rPr>
                  <w:rFonts w:ascii="Arial" w:hAnsi="Arial" w:cs="Arial"/>
                  <w:color w:val="000000" w:themeColor="text1"/>
                  <w:sz w:val="18"/>
                  <w:szCs w:val="18"/>
                </w:rPr>
                <w:delText>TS</w:delText>
              </w:r>
            </w:del>
          </w:p>
        </w:tc>
        <w:tc>
          <w:tcPr>
            <w:tcW w:w="851" w:type="dxa"/>
          </w:tcPr>
          <w:p w14:paraId="203F8F84" w14:textId="3C2CF573" w:rsidR="00FA2D39" w:rsidRPr="00B474F8" w:rsidRDefault="00FA2D39" w:rsidP="00FA2D39">
            <w:pPr>
              <w:autoSpaceDE w:val="0"/>
              <w:autoSpaceDN w:val="0"/>
              <w:adjustRightInd w:val="0"/>
              <w:jc w:val="center"/>
              <w:rPr>
                <w:rFonts w:ascii="Arial" w:hAnsi="Arial" w:cs="Arial"/>
                <w:color w:val="000000" w:themeColor="text1"/>
                <w:sz w:val="18"/>
                <w:szCs w:val="18"/>
              </w:rPr>
            </w:pPr>
            <w:ins w:id="460" w:author="Hoang Duc Thanh-OCC" w:date="2026-04-08T15:39:00Z">
              <w:r>
                <w:rPr>
                  <w:rFonts w:ascii="Arial" w:hAnsi="Arial" w:cs="Arial"/>
                  <w:color w:val="000000" w:themeColor="text1"/>
                  <w:sz w:val="18"/>
                  <w:szCs w:val="18"/>
                </w:rPr>
                <w:t>VCBI</w:t>
              </w:r>
            </w:ins>
            <w:del w:id="461" w:author="Hoang Duc Thanh-OCC" w:date="2026-04-08T15:39:00Z">
              <w:r w:rsidDel="00AE6BB1">
                <w:rPr>
                  <w:rFonts w:ascii="Arial" w:hAnsi="Arial" w:cs="Arial"/>
                  <w:color w:val="000000" w:themeColor="text1"/>
                  <w:sz w:val="18"/>
                  <w:szCs w:val="18"/>
                </w:rPr>
                <w:delText>VCBI</w:delText>
              </w:r>
            </w:del>
          </w:p>
        </w:tc>
        <w:tc>
          <w:tcPr>
            <w:tcW w:w="1701" w:type="dxa"/>
          </w:tcPr>
          <w:p w14:paraId="41717360" w14:textId="25ED8DA0" w:rsidR="00FA2D39" w:rsidRPr="00B474F8" w:rsidRDefault="00FA2D39" w:rsidP="00FA2D39">
            <w:pPr>
              <w:autoSpaceDE w:val="0"/>
              <w:autoSpaceDN w:val="0"/>
              <w:adjustRightInd w:val="0"/>
              <w:jc w:val="center"/>
              <w:rPr>
                <w:rFonts w:ascii="Arial" w:hAnsi="Arial" w:cs="Arial"/>
                <w:color w:val="000000" w:themeColor="text1"/>
                <w:sz w:val="18"/>
                <w:szCs w:val="18"/>
              </w:rPr>
            </w:pPr>
            <w:ins w:id="462" w:author="Hoang Duc Thanh-OCC" w:date="2026-04-08T15:39:00Z">
              <w:r>
                <w:rPr>
                  <w:rFonts w:ascii="Arial" w:hAnsi="Arial" w:cs="Arial"/>
                  <w:color w:val="000000" w:themeColor="text1"/>
                  <w:sz w:val="18"/>
                  <w:szCs w:val="18"/>
                </w:rPr>
                <w:t>SGNCMB01</w:t>
              </w:r>
            </w:ins>
            <w:del w:id="463" w:author="Hoang Duc Thanh-OCC" w:date="2026-04-08T15:39:00Z">
              <w:r w:rsidDel="00AE6BB1">
                <w:rPr>
                  <w:rFonts w:ascii="Arial" w:hAnsi="Arial" w:cs="Arial"/>
                  <w:color w:val="000000" w:themeColor="text1"/>
                  <w:sz w:val="18"/>
                  <w:szCs w:val="18"/>
                </w:rPr>
                <w:delText>SGNCMB01</w:delText>
              </w:r>
            </w:del>
          </w:p>
        </w:tc>
        <w:tc>
          <w:tcPr>
            <w:tcW w:w="2481" w:type="dxa"/>
          </w:tcPr>
          <w:p w14:paraId="3863FB19" w14:textId="490002BB" w:rsidR="00FA2D39" w:rsidRPr="00B474F8" w:rsidRDefault="00FA2D39" w:rsidP="00FA2D39">
            <w:pPr>
              <w:autoSpaceDE w:val="0"/>
              <w:autoSpaceDN w:val="0"/>
              <w:adjustRightInd w:val="0"/>
              <w:rPr>
                <w:rFonts w:ascii="Arial" w:hAnsi="Arial" w:cs="Arial"/>
                <w:color w:val="000000" w:themeColor="text1"/>
                <w:sz w:val="18"/>
                <w:szCs w:val="18"/>
              </w:rPr>
            </w:pPr>
            <w:ins w:id="464" w:author="Hoang Duc Thanh-OCC" w:date="2026-04-08T15:39:00Z">
              <w:r>
                <w:rPr>
                  <w:rFonts w:ascii="Arial" w:hAnsi="Arial" w:cs="Arial"/>
                  <w:color w:val="000000" w:themeColor="text1"/>
                  <w:sz w:val="18"/>
                  <w:szCs w:val="18"/>
                </w:rPr>
                <w:t>VORV, VOBL, VOMM</w:t>
              </w:r>
            </w:ins>
            <w:del w:id="465" w:author="Hoang Duc Thanh-OCC" w:date="2026-04-08T15:39:00Z">
              <w:r w:rsidDel="00AE6BB1">
                <w:rPr>
                  <w:rFonts w:ascii="Arial" w:hAnsi="Arial" w:cs="Arial"/>
                  <w:color w:val="000000" w:themeColor="text1"/>
                  <w:sz w:val="18"/>
                  <w:szCs w:val="18"/>
                </w:rPr>
                <w:delText>VORV, VOBL, VOMM</w:delText>
              </w:r>
            </w:del>
          </w:p>
        </w:tc>
      </w:tr>
      <w:tr w:rsidR="00FA2D39" w:rsidRPr="00B474F8" w14:paraId="5700F4FF" w14:textId="77777777" w:rsidTr="00A2240A">
        <w:tc>
          <w:tcPr>
            <w:tcW w:w="1701" w:type="dxa"/>
            <w:vMerge/>
            <w:vAlign w:val="center"/>
          </w:tcPr>
          <w:p w14:paraId="42010122" w14:textId="77777777" w:rsidR="00FA2D39" w:rsidRPr="00B474F8" w:rsidRDefault="00FA2D39" w:rsidP="00FA2D39">
            <w:pPr>
              <w:autoSpaceDE w:val="0"/>
              <w:autoSpaceDN w:val="0"/>
              <w:adjustRightInd w:val="0"/>
              <w:rPr>
                <w:rFonts w:ascii="Arial" w:hAnsi="Arial" w:cs="Arial"/>
                <w:color w:val="000000" w:themeColor="text1"/>
                <w:sz w:val="18"/>
                <w:szCs w:val="18"/>
              </w:rPr>
            </w:pPr>
          </w:p>
        </w:tc>
        <w:tc>
          <w:tcPr>
            <w:tcW w:w="850" w:type="dxa"/>
          </w:tcPr>
          <w:p w14:paraId="3B953F02" w14:textId="2B5489E8" w:rsidR="00FA2D39" w:rsidRPr="00B474F8" w:rsidRDefault="00FA2D39" w:rsidP="00FA2D39">
            <w:pPr>
              <w:autoSpaceDE w:val="0"/>
              <w:autoSpaceDN w:val="0"/>
              <w:adjustRightInd w:val="0"/>
              <w:jc w:val="center"/>
              <w:rPr>
                <w:rFonts w:ascii="Arial" w:hAnsi="Arial" w:cs="Arial"/>
                <w:color w:val="000000" w:themeColor="text1"/>
                <w:sz w:val="18"/>
                <w:szCs w:val="18"/>
              </w:rPr>
            </w:pPr>
            <w:ins w:id="466" w:author="Hoang Duc Thanh-OCC" w:date="2026-04-08T15:39:00Z">
              <w:r w:rsidRPr="00B474F8">
                <w:rPr>
                  <w:rFonts w:ascii="Arial" w:hAnsi="Arial" w:cs="Arial"/>
                  <w:color w:val="000000" w:themeColor="text1"/>
                  <w:sz w:val="18"/>
                  <w:szCs w:val="18"/>
                </w:rPr>
                <w:t>V</w:t>
              </w:r>
              <w:r>
                <w:rPr>
                  <w:rFonts w:ascii="Arial" w:hAnsi="Arial" w:cs="Arial"/>
                  <w:color w:val="000000" w:themeColor="text1"/>
                  <w:sz w:val="18"/>
                  <w:szCs w:val="18"/>
                </w:rPr>
                <w:t>CBI</w:t>
              </w:r>
            </w:ins>
            <w:del w:id="467" w:author="Hoang Duc Thanh-OCC" w:date="2026-04-08T15:39:00Z">
              <w:r w:rsidRPr="00B474F8" w:rsidDel="00AE6BB1">
                <w:rPr>
                  <w:rFonts w:ascii="Arial" w:hAnsi="Arial" w:cs="Arial"/>
                  <w:color w:val="000000" w:themeColor="text1"/>
                  <w:sz w:val="18"/>
                  <w:szCs w:val="18"/>
                </w:rPr>
                <w:delText>V</w:delText>
              </w:r>
              <w:r w:rsidDel="00AE6BB1">
                <w:rPr>
                  <w:rFonts w:ascii="Arial" w:hAnsi="Arial" w:cs="Arial"/>
                  <w:color w:val="000000" w:themeColor="text1"/>
                  <w:sz w:val="18"/>
                  <w:szCs w:val="18"/>
                </w:rPr>
                <w:delText>CBI</w:delText>
              </w:r>
            </w:del>
          </w:p>
        </w:tc>
        <w:tc>
          <w:tcPr>
            <w:tcW w:w="851" w:type="dxa"/>
          </w:tcPr>
          <w:p w14:paraId="679EF868" w14:textId="301A67AC" w:rsidR="00FA2D39" w:rsidRPr="00B474F8" w:rsidRDefault="00FA2D39" w:rsidP="00FA2D39">
            <w:pPr>
              <w:autoSpaceDE w:val="0"/>
              <w:autoSpaceDN w:val="0"/>
              <w:adjustRightInd w:val="0"/>
              <w:jc w:val="center"/>
              <w:rPr>
                <w:rFonts w:ascii="Arial" w:hAnsi="Arial" w:cs="Arial"/>
                <w:color w:val="000000" w:themeColor="text1"/>
                <w:sz w:val="18"/>
                <w:szCs w:val="18"/>
              </w:rPr>
            </w:pPr>
            <w:ins w:id="468" w:author="Hoang Duc Thanh-OCC" w:date="2026-04-08T15:39:00Z">
              <w:r>
                <w:rPr>
                  <w:rFonts w:ascii="Arial" w:hAnsi="Arial" w:cs="Arial"/>
                  <w:color w:val="000000" w:themeColor="text1"/>
                  <w:sz w:val="18"/>
                  <w:szCs w:val="18"/>
                </w:rPr>
                <w:t>VVTS</w:t>
              </w:r>
            </w:ins>
            <w:del w:id="469" w:author="Hoang Duc Thanh-OCC" w:date="2026-04-08T15:39:00Z">
              <w:r w:rsidDel="00AE6BB1">
                <w:rPr>
                  <w:rFonts w:ascii="Arial" w:hAnsi="Arial" w:cs="Arial"/>
                  <w:color w:val="000000" w:themeColor="text1"/>
                  <w:sz w:val="18"/>
                  <w:szCs w:val="18"/>
                </w:rPr>
                <w:delText>VVTS</w:delText>
              </w:r>
            </w:del>
          </w:p>
        </w:tc>
        <w:tc>
          <w:tcPr>
            <w:tcW w:w="1701" w:type="dxa"/>
          </w:tcPr>
          <w:p w14:paraId="58AC8EF6" w14:textId="4C010ADB" w:rsidR="00FA2D39" w:rsidRPr="00B474F8" w:rsidRDefault="00FA2D39" w:rsidP="00FA2D39">
            <w:pPr>
              <w:autoSpaceDE w:val="0"/>
              <w:autoSpaceDN w:val="0"/>
              <w:adjustRightInd w:val="0"/>
              <w:jc w:val="center"/>
              <w:rPr>
                <w:rFonts w:ascii="Arial" w:hAnsi="Arial" w:cs="Arial"/>
                <w:color w:val="000000" w:themeColor="text1"/>
                <w:sz w:val="18"/>
                <w:szCs w:val="18"/>
              </w:rPr>
            </w:pPr>
            <w:ins w:id="470" w:author="Hoang Duc Thanh-OCC" w:date="2026-04-08T15:39:00Z">
              <w:r>
                <w:rPr>
                  <w:rFonts w:ascii="Arial" w:hAnsi="Arial" w:cs="Arial"/>
                  <w:color w:val="000000" w:themeColor="text1"/>
                  <w:sz w:val="18"/>
                  <w:szCs w:val="18"/>
                </w:rPr>
                <w:t>CMBSGN01</w:t>
              </w:r>
            </w:ins>
            <w:del w:id="471" w:author="Hoang Duc Thanh-OCC" w:date="2026-04-08T15:39:00Z">
              <w:r w:rsidDel="00AE6BB1">
                <w:rPr>
                  <w:rFonts w:ascii="Arial" w:hAnsi="Arial" w:cs="Arial"/>
                  <w:color w:val="000000" w:themeColor="text1"/>
                  <w:sz w:val="18"/>
                  <w:szCs w:val="18"/>
                </w:rPr>
                <w:delText>CMBSGN01</w:delText>
              </w:r>
            </w:del>
          </w:p>
        </w:tc>
        <w:tc>
          <w:tcPr>
            <w:tcW w:w="2481" w:type="dxa"/>
          </w:tcPr>
          <w:p w14:paraId="6EF563C2" w14:textId="28B587F6" w:rsidR="00FA2D39" w:rsidRPr="00B474F8" w:rsidRDefault="00FA2D39" w:rsidP="00FA2D39">
            <w:pPr>
              <w:autoSpaceDE w:val="0"/>
              <w:autoSpaceDN w:val="0"/>
              <w:adjustRightInd w:val="0"/>
              <w:rPr>
                <w:rFonts w:ascii="Arial" w:hAnsi="Arial" w:cs="Arial"/>
                <w:color w:val="000000" w:themeColor="text1"/>
                <w:sz w:val="18"/>
                <w:szCs w:val="18"/>
              </w:rPr>
            </w:pPr>
            <w:ins w:id="472" w:author="Hoang Duc Thanh-OCC" w:date="2026-04-08T15:39:00Z">
              <w:r>
                <w:rPr>
                  <w:rFonts w:ascii="Arial" w:hAnsi="Arial" w:cs="Arial"/>
                  <w:color w:val="000000" w:themeColor="text1"/>
                  <w:sz w:val="18"/>
                  <w:szCs w:val="18"/>
                </w:rPr>
                <w:t>VVCR, VVPQ, VVCA</w:t>
              </w:r>
            </w:ins>
            <w:del w:id="473" w:author="Hoang Duc Thanh-OCC" w:date="2026-04-08T15:39:00Z">
              <w:r w:rsidDel="00AE6BB1">
                <w:rPr>
                  <w:rFonts w:ascii="Arial" w:hAnsi="Arial" w:cs="Arial"/>
                  <w:color w:val="000000" w:themeColor="text1"/>
                  <w:sz w:val="18"/>
                  <w:szCs w:val="18"/>
                </w:rPr>
                <w:delText>VVCR, VVPQ, VVCA</w:delText>
              </w:r>
            </w:del>
          </w:p>
        </w:tc>
      </w:tr>
      <w:tr w:rsidR="00FA2D39" w:rsidRPr="00B474F8" w14:paraId="5B2C4DED" w14:textId="77777777" w:rsidTr="00A2240A">
        <w:tc>
          <w:tcPr>
            <w:tcW w:w="1701" w:type="dxa"/>
            <w:vAlign w:val="center"/>
          </w:tcPr>
          <w:p w14:paraId="5AC3CDA6" w14:textId="0EC5BC5B" w:rsidR="00FA2D39" w:rsidRPr="00B474F8" w:rsidRDefault="00FA2D39" w:rsidP="00FA2D39">
            <w:pPr>
              <w:autoSpaceDE w:val="0"/>
              <w:autoSpaceDN w:val="0"/>
              <w:adjustRightInd w:val="0"/>
              <w:jc w:val="both"/>
              <w:rPr>
                <w:rFonts w:ascii="Arial" w:hAnsi="Arial" w:cs="Arial"/>
                <w:color w:val="000000" w:themeColor="text1"/>
                <w:sz w:val="18"/>
                <w:szCs w:val="18"/>
              </w:rPr>
            </w:pPr>
            <w:ins w:id="474" w:author="Hoang Duc Thanh-OCC" w:date="2026-04-08T15:39:00Z">
              <w:r>
                <w:rPr>
                  <w:rFonts w:ascii="Arial" w:hAnsi="Arial" w:cs="Arial"/>
                  <w:color w:val="000000" w:themeColor="text1"/>
                  <w:sz w:val="18"/>
                  <w:szCs w:val="18"/>
                </w:rPr>
                <w:t>Area Operation</w:t>
              </w:r>
            </w:ins>
            <w:del w:id="475" w:author="Hoang Duc Thanh-OCC" w:date="2026-04-08T15:39:00Z">
              <w:r w:rsidDel="00AE6BB1">
                <w:rPr>
                  <w:rFonts w:ascii="Arial" w:hAnsi="Arial" w:cs="Arial"/>
                  <w:color w:val="000000" w:themeColor="text1"/>
                  <w:sz w:val="18"/>
                  <w:szCs w:val="18"/>
                </w:rPr>
                <w:delText>Area Operation</w:delText>
              </w:r>
            </w:del>
          </w:p>
        </w:tc>
        <w:tc>
          <w:tcPr>
            <w:tcW w:w="5883" w:type="dxa"/>
            <w:gridSpan w:val="4"/>
          </w:tcPr>
          <w:p w14:paraId="24B5528A" w14:textId="360A4D5D" w:rsidR="00FA2D39" w:rsidRPr="00B474F8" w:rsidRDefault="00FA2D39" w:rsidP="00FA2D39">
            <w:pPr>
              <w:autoSpaceDE w:val="0"/>
              <w:autoSpaceDN w:val="0"/>
              <w:adjustRightInd w:val="0"/>
              <w:rPr>
                <w:rFonts w:ascii="Arial" w:hAnsi="Arial" w:cs="Arial"/>
                <w:color w:val="000000" w:themeColor="text1"/>
                <w:sz w:val="18"/>
                <w:szCs w:val="18"/>
              </w:rPr>
            </w:pPr>
            <w:ins w:id="476" w:author="Hoang Duc Thanh-OCC" w:date="2026-04-08T15:39:00Z">
              <w:r>
                <w:rPr>
                  <w:rFonts w:ascii="Arial" w:hAnsi="Arial" w:cs="Arial"/>
                  <w:color w:val="000000" w:themeColor="text1"/>
                  <w:sz w:val="18"/>
                  <w:szCs w:val="18"/>
                </w:rPr>
                <w:t>MID/ASIA</w:t>
              </w:r>
            </w:ins>
            <w:del w:id="477" w:author="Hoang Duc Thanh-OCC" w:date="2026-04-08T15:39:00Z">
              <w:r w:rsidDel="00AE6BB1">
                <w:rPr>
                  <w:rFonts w:ascii="Arial" w:hAnsi="Arial" w:cs="Arial"/>
                  <w:color w:val="000000" w:themeColor="text1"/>
                  <w:sz w:val="18"/>
                  <w:szCs w:val="18"/>
                </w:rPr>
                <w:delText>MID/ASIA</w:delText>
              </w:r>
            </w:del>
          </w:p>
        </w:tc>
      </w:tr>
      <w:tr w:rsidR="00FA2D39" w:rsidRPr="00B474F8" w14:paraId="48377284" w14:textId="77777777" w:rsidTr="00A2240A">
        <w:tc>
          <w:tcPr>
            <w:tcW w:w="1701" w:type="dxa"/>
            <w:vAlign w:val="center"/>
          </w:tcPr>
          <w:p w14:paraId="4DB6561D" w14:textId="29ECA9E4" w:rsidR="00FA2D39" w:rsidRPr="00B474F8" w:rsidRDefault="00FA2D39" w:rsidP="00FA2D39">
            <w:pPr>
              <w:autoSpaceDE w:val="0"/>
              <w:autoSpaceDN w:val="0"/>
              <w:adjustRightInd w:val="0"/>
              <w:jc w:val="both"/>
              <w:rPr>
                <w:rFonts w:ascii="Arial" w:hAnsi="Arial" w:cs="Arial"/>
                <w:color w:val="000000" w:themeColor="text1"/>
                <w:sz w:val="18"/>
                <w:szCs w:val="18"/>
              </w:rPr>
            </w:pPr>
            <w:ins w:id="478" w:author="Hoang Duc Thanh-OCC" w:date="2026-04-08T15:39:00Z">
              <w:r w:rsidRPr="00B474F8">
                <w:rPr>
                  <w:rFonts w:ascii="Arial" w:hAnsi="Arial" w:cs="Arial"/>
                  <w:color w:val="000000" w:themeColor="text1"/>
                  <w:sz w:val="18"/>
                  <w:szCs w:val="18"/>
                </w:rPr>
                <w:t>Preferred Enroute Alternate Airport</w:t>
              </w:r>
            </w:ins>
            <w:del w:id="479" w:author="Hoang Duc Thanh-OCC" w:date="2026-04-08T15:39:00Z">
              <w:r w:rsidRPr="00B474F8" w:rsidDel="00AE6BB1">
                <w:rPr>
                  <w:rFonts w:ascii="Arial" w:hAnsi="Arial" w:cs="Arial"/>
                  <w:color w:val="000000" w:themeColor="text1"/>
                  <w:sz w:val="18"/>
                  <w:szCs w:val="18"/>
                </w:rPr>
                <w:delText>Preferred Enroute Alternate Airport</w:delText>
              </w:r>
            </w:del>
          </w:p>
        </w:tc>
        <w:tc>
          <w:tcPr>
            <w:tcW w:w="5883" w:type="dxa"/>
            <w:gridSpan w:val="4"/>
            <w:vAlign w:val="center"/>
          </w:tcPr>
          <w:p w14:paraId="67126848" w14:textId="2E298908" w:rsidR="00FA2D39" w:rsidRPr="00B474F8" w:rsidRDefault="00FA2D39" w:rsidP="00FA2D39">
            <w:pPr>
              <w:autoSpaceDE w:val="0"/>
              <w:autoSpaceDN w:val="0"/>
              <w:adjustRightInd w:val="0"/>
              <w:rPr>
                <w:rFonts w:ascii="Arial" w:hAnsi="Arial" w:cs="Arial"/>
                <w:color w:val="000000" w:themeColor="text1"/>
                <w:sz w:val="18"/>
                <w:szCs w:val="18"/>
              </w:rPr>
            </w:pPr>
            <w:ins w:id="480" w:author="Hoang Duc Thanh-OCC" w:date="2026-04-08T15:39:00Z">
              <w:r w:rsidRPr="00B474F8">
                <w:rPr>
                  <w:rFonts w:ascii="Arial" w:hAnsi="Arial" w:cs="Arial"/>
                  <w:color w:val="000000" w:themeColor="text1"/>
                  <w:sz w:val="18"/>
                  <w:szCs w:val="18"/>
                </w:rPr>
                <w:t>VTCC, VECC</w:t>
              </w:r>
              <w:r>
                <w:rPr>
                  <w:rFonts w:ascii="Arial" w:hAnsi="Arial" w:cs="Arial"/>
                  <w:color w:val="000000" w:themeColor="text1"/>
                  <w:sz w:val="18"/>
                  <w:szCs w:val="18"/>
                </w:rPr>
                <w:t>, VOHS</w:t>
              </w:r>
            </w:ins>
            <w:del w:id="481" w:author="Hoang Duc Thanh-OCC" w:date="2026-04-08T15:39:00Z">
              <w:r w:rsidRPr="00B474F8" w:rsidDel="00AE6BB1">
                <w:rPr>
                  <w:rFonts w:ascii="Arial" w:hAnsi="Arial" w:cs="Arial"/>
                  <w:color w:val="000000" w:themeColor="text1"/>
                  <w:sz w:val="18"/>
                  <w:szCs w:val="18"/>
                </w:rPr>
                <w:delText>VTCC, VECC</w:delText>
              </w:r>
              <w:r w:rsidDel="00AE6BB1">
                <w:rPr>
                  <w:rFonts w:ascii="Arial" w:hAnsi="Arial" w:cs="Arial"/>
                  <w:color w:val="000000" w:themeColor="text1"/>
                  <w:sz w:val="18"/>
                  <w:szCs w:val="18"/>
                </w:rPr>
                <w:delText>, VOHS</w:delText>
              </w:r>
            </w:del>
          </w:p>
        </w:tc>
      </w:tr>
      <w:tr w:rsidR="00FA2D39" w:rsidRPr="00B474F8" w14:paraId="21BDD139" w14:textId="77777777" w:rsidTr="00A2240A">
        <w:tc>
          <w:tcPr>
            <w:tcW w:w="1701" w:type="dxa"/>
            <w:vAlign w:val="center"/>
          </w:tcPr>
          <w:p w14:paraId="1230FC0F" w14:textId="22E793EB" w:rsidR="00FA2D39" w:rsidRPr="00B474F8" w:rsidRDefault="00FA2D39" w:rsidP="00FA2D39">
            <w:pPr>
              <w:autoSpaceDE w:val="0"/>
              <w:autoSpaceDN w:val="0"/>
              <w:adjustRightInd w:val="0"/>
              <w:rPr>
                <w:rFonts w:ascii="Arial" w:hAnsi="Arial" w:cs="Arial"/>
                <w:color w:val="000000" w:themeColor="text1"/>
                <w:sz w:val="18"/>
                <w:szCs w:val="18"/>
              </w:rPr>
            </w:pPr>
            <w:ins w:id="482" w:author="Hoang Duc Thanh-OCC" w:date="2026-04-08T15:39:00Z">
              <w:r w:rsidRPr="00B474F8">
                <w:rPr>
                  <w:rFonts w:ascii="Arial" w:hAnsi="Arial" w:cs="Arial"/>
                  <w:color w:val="000000" w:themeColor="text1"/>
                  <w:sz w:val="18"/>
                  <w:szCs w:val="18"/>
                </w:rPr>
                <w:t>RVSM</w:t>
              </w:r>
            </w:ins>
            <w:del w:id="483" w:author="Hoang Duc Thanh-OCC" w:date="2026-04-08T15:39:00Z">
              <w:r w:rsidRPr="00B474F8" w:rsidDel="00AE6BB1">
                <w:rPr>
                  <w:rFonts w:ascii="Arial" w:hAnsi="Arial" w:cs="Arial"/>
                  <w:color w:val="000000" w:themeColor="text1"/>
                  <w:sz w:val="18"/>
                  <w:szCs w:val="18"/>
                </w:rPr>
                <w:delText>RVSM</w:delText>
              </w:r>
            </w:del>
          </w:p>
        </w:tc>
        <w:tc>
          <w:tcPr>
            <w:tcW w:w="5883" w:type="dxa"/>
            <w:gridSpan w:val="4"/>
          </w:tcPr>
          <w:p w14:paraId="7C429793" w14:textId="257C9A11" w:rsidR="00FA2D39" w:rsidRPr="00B474F8" w:rsidRDefault="00FA2D39" w:rsidP="00FA2D39">
            <w:pPr>
              <w:autoSpaceDE w:val="0"/>
              <w:autoSpaceDN w:val="0"/>
              <w:adjustRightInd w:val="0"/>
              <w:jc w:val="both"/>
              <w:rPr>
                <w:rFonts w:ascii="Arial" w:hAnsi="Arial" w:cs="Arial"/>
                <w:color w:val="000000" w:themeColor="text1"/>
                <w:sz w:val="18"/>
                <w:szCs w:val="18"/>
              </w:rPr>
            </w:pPr>
            <w:ins w:id="484" w:author="Hoang Duc Thanh-OCC" w:date="2026-04-08T15:39:00Z">
              <w:r w:rsidRPr="00B474F8">
                <w:rPr>
                  <w:rFonts w:ascii="Arial" w:hAnsi="Arial" w:cs="Arial"/>
                  <w:color w:val="000000" w:themeColor="text1"/>
                  <w:sz w:val="18"/>
                  <w:szCs w:val="18"/>
                </w:rPr>
                <w:t>Required</w:t>
              </w:r>
            </w:ins>
            <w:del w:id="485" w:author="Hoang Duc Thanh-OCC" w:date="2026-04-08T15:39:00Z">
              <w:r w:rsidRPr="00B474F8" w:rsidDel="00AE6BB1">
                <w:rPr>
                  <w:rFonts w:ascii="Arial" w:hAnsi="Arial" w:cs="Arial"/>
                  <w:color w:val="000000" w:themeColor="text1"/>
                  <w:sz w:val="18"/>
                  <w:szCs w:val="18"/>
                </w:rPr>
                <w:delText>Required</w:delText>
              </w:r>
            </w:del>
          </w:p>
        </w:tc>
      </w:tr>
      <w:tr w:rsidR="00FA2D39" w:rsidRPr="00B474F8" w14:paraId="52CA7B7A" w14:textId="77777777" w:rsidTr="00A2240A">
        <w:tc>
          <w:tcPr>
            <w:tcW w:w="1701" w:type="dxa"/>
            <w:vAlign w:val="center"/>
          </w:tcPr>
          <w:p w14:paraId="0A104410" w14:textId="06683BA5" w:rsidR="00FA2D39" w:rsidRPr="00B474F8" w:rsidRDefault="00FA2D39" w:rsidP="00FA2D39">
            <w:pPr>
              <w:autoSpaceDE w:val="0"/>
              <w:autoSpaceDN w:val="0"/>
              <w:adjustRightInd w:val="0"/>
              <w:rPr>
                <w:rFonts w:ascii="Arial" w:hAnsi="Arial" w:cs="Arial"/>
                <w:color w:val="000000" w:themeColor="text1"/>
                <w:sz w:val="18"/>
                <w:szCs w:val="18"/>
              </w:rPr>
            </w:pPr>
            <w:ins w:id="486" w:author="Hoang Duc Thanh-OCC" w:date="2026-04-08T15:39:00Z">
              <w:r>
                <w:rPr>
                  <w:rFonts w:ascii="Arial" w:hAnsi="Arial" w:cs="Arial"/>
                  <w:color w:val="000000" w:themeColor="text1"/>
                  <w:sz w:val="18"/>
                  <w:szCs w:val="18"/>
                </w:rPr>
                <w:t>EDTO</w:t>
              </w:r>
            </w:ins>
            <w:del w:id="487" w:author="Hoang Duc Thanh-OCC" w:date="2026-04-08T15:39:00Z">
              <w:r w:rsidDel="00AE6BB1">
                <w:rPr>
                  <w:rFonts w:ascii="Arial" w:hAnsi="Arial" w:cs="Arial"/>
                  <w:color w:val="000000" w:themeColor="text1"/>
                  <w:sz w:val="18"/>
                  <w:szCs w:val="18"/>
                </w:rPr>
                <w:delText>EDTO</w:delText>
              </w:r>
            </w:del>
          </w:p>
        </w:tc>
        <w:tc>
          <w:tcPr>
            <w:tcW w:w="5883" w:type="dxa"/>
            <w:gridSpan w:val="4"/>
          </w:tcPr>
          <w:p w14:paraId="2D0FD0D0" w14:textId="05E42B13" w:rsidR="00FA2D39" w:rsidRPr="00B474F8" w:rsidRDefault="00FA2D39" w:rsidP="00FA2D39">
            <w:pPr>
              <w:autoSpaceDE w:val="0"/>
              <w:autoSpaceDN w:val="0"/>
              <w:adjustRightInd w:val="0"/>
              <w:rPr>
                <w:rFonts w:ascii="Arial" w:hAnsi="Arial" w:cs="Arial"/>
                <w:color w:val="000000" w:themeColor="text1"/>
                <w:sz w:val="18"/>
                <w:szCs w:val="18"/>
              </w:rPr>
            </w:pPr>
            <w:ins w:id="488" w:author="Hoang Duc Thanh-OCC" w:date="2026-04-08T15:39:00Z">
              <w:r>
                <w:rPr>
                  <w:rFonts w:ascii="Arial" w:hAnsi="Arial" w:cs="Arial"/>
                  <w:sz w:val="18"/>
                  <w:szCs w:val="18"/>
                </w:rPr>
                <w:t>Not-required</w:t>
              </w:r>
            </w:ins>
            <w:del w:id="489" w:author="Hoang Duc Thanh-OCC" w:date="2026-04-08T15:39:00Z">
              <w:r w:rsidDel="00AE6BB1">
                <w:rPr>
                  <w:rFonts w:ascii="Arial" w:hAnsi="Arial" w:cs="Arial"/>
                  <w:sz w:val="18"/>
                  <w:szCs w:val="18"/>
                </w:rPr>
                <w:delText>Not-required</w:delText>
              </w:r>
            </w:del>
          </w:p>
        </w:tc>
      </w:tr>
      <w:tr w:rsidR="00FA2D39" w:rsidRPr="00B474F8" w14:paraId="3B9B3875" w14:textId="77777777" w:rsidTr="00A2240A">
        <w:tc>
          <w:tcPr>
            <w:tcW w:w="1701" w:type="dxa"/>
            <w:vAlign w:val="center"/>
          </w:tcPr>
          <w:p w14:paraId="3CEFCED6" w14:textId="65FB2A97" w:rsidR="00FA2D39" w:rsidRPr="00B474F8" w:rsidRDefault="00FA2D39" w:rsidP="00FA2D39">
            <w:pPr>
              <w:autoSpaceDE w:val="0"/>
              <w:autoSpaceDN w:val="0"/>
              <w:adjustRightInd w:val="0"/>
              <w:rPr>
                <w:rFonts w:ascii="Arial" w:hAnsi="Arial" w:cs="Arial"/>
                <w:color w:val="000000" w:themeColor="text1"/>
                <w:sz w:val="18"/>
                <w:szCs w:val="18"/>
              </w:rPr>
            </w:pPr>
            <w:ins w:id="490" w:author="Hoang Duc Thanh-OCC" w:date="2026-04-08T15:39:00Z">
              <w:r>
                <w:rPr>
                  <w:rFonts w:ascii="Arial" w:hAnsi="Arial" w:cs="Arial"/>
                  <w:color w:val="000000" w:themeColor="text1"/>
                  <w:sz w:val="18"/>
                  <w:szCs w:val="18"/>
                </w:rPr>
                <w:t>PBN</w:t>
              </w:r>
            </w:ins>
            <w:del w:id="491" w:author="Hoang Duc Thanh-OCC" w:date="2026-04-08T15:39:00Z">
              <w:r w:rsidDel="00AE6BB1">
                <w:rPr>
                  <w:rFonts w:ascii="Arial" w:hAnsi="Arial" w:cs="Arial"/>
                  <w:color w:val="000000" w:themeColor="text1"/>
                  <w:sz w:val="18"/>
                  <w:szCs w:val="18"/>
                </w:rPr>
                <w:delText>PBN</w:delText>
              </w:r>
            </w:del>
          </w:p>
        </w:tc>
        <w:tc>
          <w:tcPr>
            <w:tcW w:w="5883" w:type="dxa"/>
            <w:gridSpan w:val="4"/>
          </w:tcPr>
          <w:p w14:paraId="56DEC793" w14:textId="16397257" w:rsidR="00FA2D39" w:rsidRPr="00B474F8" w:rsidRDefault="00FA2D39" w:rsidP="00FA2D39">
            <w:pPr>
              <w:autoSpaceDE w:val="0"/>
              <w:autoSpaceDN w:val="0"/>
              <w:adjustRightInd w:val="0"/>
              <w:jc w:val="both"/>
              <w:rPr>
                <w:rFonts w:ascii="Arial" w:hAnsi="Arial" w:cs="Arial"/>
                <w:color w:val="000000" w:themeColor="text1"/>
                <w:sz w:val="18"/>
                <w:szCs w:val="18"/>
              </w:rPr>
            </w:pPr>
            <w:ins w:id="492" w:author="Hoang Duc Thanh-OCC" w:date="2026-04-08T15:39:00Z">
              <w:r w:rsidRPr="00B474F8">
                <w:rPr>
                  <w:rFonts w:ascii="Arial" w:hAnsi="Arial" w:cs="Arial"/>
                  <w:color w:val="000000" w:themeColor="text1"/>
                  <w:sz w:val="18"/>
                  <w:szCs w:val="18"/>
                </w:rPr>
                <w:t>NIL</w:t>
              </w:r>
            </w:ins>
            <w:del w:id="493" w:author="Hoang Duc Thanh-OCC" w:date="2026-04-08T15:39:00Z">
              <w:r w:rsidRPr="00B474F8" w:rsidDel="00AE6BB1">
                <w:rPr>
                  <w:rFonts w:ascii="Arial" w:hAnsi="Arial" w:cs="Arial"/>
                  <w:color w:val="000000" w:themeColor="text1"/>
                  <w:sz w:val="18"/>
                  <w:szCs w:val="18"/>
                </w:rPr>
                <w:delText>NIL</w:delText>
              </w:r>
            </w:del>
          </w:p>
        </w:tc>
      </w:tr>
      <w:tr w:rsidR="00FA2D39" w:rsidRPr="00B474F8" w14:paraId="337699DD" w14:textId="77777777" w:rsidTr="00A2240A">
        <w:tc>
          <w:tcPr>
            <w:tcW w:w="1701" w:type="dxa"/>
            <w:vAlign w:val="center"/>
          </w:tcPr>
          <w:p w14:paraId="4CD1A31D" w14:textId="327982BF" w:rsidR="00FA2D39" w:rsidRPr="00B474F8" w:rsidRDefault="00FA2D39" w:rsidP="00FA2D39">
            <w:pPr>
              <w:autoSpaceDE w:val="0"/>
              <w:autoSpaceDN w:val="0"/>
              <w:adjustRightInd w:val="0"/>
              <w:rPr>
                <w:rFonts w:ascii="Arial" w:hAnsi="Arial" w:cs="Arial"/>
                <w:color w:val="000000" w:themeColor="text1"/>
                <w:sz w:val="18"/>
                <w:szCs w:val="18"/>
              </w:rPr>
            </w:pPr>
            <w:ins w:id="494" w:author="Hoang Duc Thanh-OCC" w:date="2026-04-08T15:39:00Z">
              <w:r>
                <w:rPr>
                  <w:rFonts w:ascii="Arial" w:hAnsi="Arial" w:cs="Arial"/>
                  <w:color w:val="000000" w:themeColor="text1"/>
                  <w:sz w:val="18"/>
                  <w:szCs w:val="18"/>
                </w:rPr>
                <w:t>Datalink</w:t>
              </w:r>
            </w:ins>
            <w:del w:id="495" w:author="Hoang Duc Thanh-OCC" w:date="2026-04-08T15:39:00Z">
              <w:r w:rsidDel="00AE6BB1">
                <w:rPr>
                  <w:rFonts w:ascii="Arial" w:hAnsi="Arial" w:cs="Arial"/>
                  <w:color w:val="000000" w:themeColor="text1"/>
                  <w:sz w:val="18"/>
                  <w:szCs w:val="18"/>
                </w:rPr>
                <w:delText>Datalink</w:delText>
              </w:r>
            </w:del>
          </w:p>
        </w:tc>
        <w:tc>
          <w:tcPr>
            <w:tcW w:w="5883" w:type="dxa"/>
            <w:gridSpan w:val="4"/>
          </w:tcPr>
          <w:p w14:paraId="216B7BBC" w14:textId="7435D87C" w:rsidR="00FA2D39" w:rsidRPr="00B474F8" w:rsidRDefault="00FA2D39" w:rsidP="00FA2D39">
            <w:pPr>
              <w:autoSpaceDE w:val="0"/>
              <w:autoSpaceDN w:val="0"/>
              <w:adjustRightInd w:val="0"/>
              <w:jc w:val="both"/>
              <w:rPr>
                <w:rFonts w:ascii="Arial" w:hAnsi="Arial" w:cs="Arial"/>
                <w:color w:val="000000" w:themeColor="text1"/>
                <w:sz w:val="18"/>
                <w:szCs w:val="18"/>
              </w:rPr>
            </w:pPr>
            <w:ins w:id="496" w:author="Hoang Duc Thanh-OCC" w:date="2026-04-08T15:39:00Z">
              <w:r>
                <w:rPr>
                  <w:rFonts w:ascii="Arial" w:hAnsi="Arial" w:cs="Arial"/>
                  <w:color w:val="000000" w:themeColor="text1"/>
                  <w:sz w:val="18"/>
                  <w:szCs w:val="18"/>
                </w:rPr>
                <w:t>CPDLC/ ADS-C, ADS-B</w:t>
              </w:r>
            </w:ins>
            <w:del w:id="497" w:author="Hoang Duc Thanh-OCC" w:date="2026-04-08T15:39:00Z">
              <w:r w:rsidDel="00AE6BB1">
                <w:rPr>
                  <w:rFonts w:ascii="Arial" w:hAnsi="Arial" w:cs="Arial"/>
                  <w:color w:val="000000" w:themeColor="text1"/>
                  <w:sz w:val="18"/>
                  <w:szCs w:val="18"/>
                </w:rPr>
                <w:delText>CPDLC/ ADS-C, ADS-B</w:delText>
              </w:r>
            </w:del>
          </w:p>
        </w:tc>
      </w:tr>
      <w:tr w:rsidR="00FA2D39" w:rsidRPr="00B474F8" w14:paraId="784D0AF4" w14:textId="77777777" w:rsidTr="00A2240A">
        <w:tc>
          <w:tcPr>
            <w:tcW w:w="1701" w:type="dxa"/>
            <w:vAlign w:val="center"/>
          </w:tcPr>
          <w:p w14:paraId="67F98076" w14:textId="480554B1" w:rsidR="00FA2D39" w:rsidRPr="00B474F8" w:rsidRDefault="00FA2D39" w:rsidP="00FA2D39">
            <w:pPr>
              <w:autoSpaceDE w:val="0"/>
              <w:autoSpaceDN w:val="0"/>
              <w:adjustRightInd w:val="0"/>
              <w:rPr>
                <w:rFonts w:ascii="Arial" w:hAnsi="Arial" w:cs="Arial"/>
                <w:color w:val="000000" w:themeColor="text1"/>
                <w:sz w:val="18"/>
                <w:szCs w:val="18"/>
              </w:rPr>
            </w:pPr>
            <w:ins w:id="498" w:author="Hoang Duc Thanh-OCC" w:date="2026-04-08T15:39:00Z">
              <w:r w:rsidRPr="00B474F8">
                <w:rPr>
                  <w:rFonts w:ascii="Arial" w:hAnsi="Arial" w:cs="Arial"/>
                  <w:color w:val="000000" w:themeColor="text1"/>
                  <w:sz w:val="18"/>
                  <w:szCs w:val="18"/>
                </w:rPr>
                <w:t>Flight level</w:t>
              </w:r>
            </w:ins>
            <w:del w:id="499" w:author="Hoang Duc Thanh-OCC" w:date="2026-04-08T15:39:00Z">
              <w:r w:rsidRPr="00B474F8" w:rsidDel="00AE6BB1">
                <w:rPr>
                  <w:rFonts w:ascii="Arial" w:hAnsi="Arial" w:cs="Arial"/>
                  <w:color w:val="000000" w:themeColor="text1"/>
                  <w:sz w:val="18"/>
                  <w:szCs w:val="18"/>
                </w:rPr>
                <w:delText>Flight level</w:delText>
              </w:r>
            </w:del>
          </w:p>
        </w:tc>
        <w:tc>
          <w:tcPr>
            <w:tcW w:w="5883" w:type="dxa"/>
            <w:gridSpan w:val="4"/>
          </w:tcPr>
          <w:p w14:paraId="57809D4C" w14:textId="77777777" w:rsidR="00FA2D39" w:rsidRPr="00B474F8" w:rsidRDefault="00FA2D39" w:rsidP="00FA2D39">
            <w:pPr>
              <w:autoSpaceDE w:val="0"/>
              <w:autoSpaceDN w:val="0"/>
              <w:adjustRightInd w:val="0"/>
              <w:jc w:val="both"/>
              <w:rPr>
                <w:ins w:id="500" w:author="Hoang Duc Thanh-OCC" w:date="2026-04-08T15:39:00Z"/>
                <w:rFonts w:ascii="Arial" w:hAnsi="Arial" w:cs="Arial"/>
                <w:color w:val="000000" w:themeColor="text1"/>
                <w:sz w:val="18"/>
                <w:szCs w:val="18"/>
              </w:rPr>
            </w:pPr>
            <w:ins w:id="501" w:author="Hoang Duc Thanh-OCC" w:date="2026-04-08T15:39:00Z">
              <w:r w:rsidRPr="00B474F8">
                <w:rPr>
                  <w:rFonts w:ascii="Arial" w:hAnsi="Arial" w:cs="Arial"/>
                  <w:color w:val="000000" w:themeColor="text1"/>
                  <w:sz w:val="18"/>
                  <w:szCs w:val="18"/>
                </w:rPr>
                <w:t>MIN – MAX: GND – FL410</w:t>
              </w:r>
            </w:ins>
          </w:p>
          <w:p w14:paraId="69C20C27" w14:textId="7C1F59DA" w:rsidR="00FA2D39" w:rsidRPr="00B474F8" w:rsidDel="00AE6BB1" w:rsidRDefault="00FA2D39" w:rsidP="00FA2D39">
            <w:pPr>
              <w:autoSpaceDE w:val="0"/>
              <w:autoSpaceDN w:val="0"/>
              <w:adjustRightInd w:val="0"/>
              <w:jc w:val="both"/>
              <w:rPr>
                <w:del w:id="502" w:author="Hoang Duc Thanh-OCC" w:date="2026-04-08T15:39:00Z"/>
                <w:rFonts w:ascii="Arial" w:hAnsi="Arial" w:cs="Arial"/>
                <w:color w:val="000000" w:themeColor="text1"/>
                <w:sz w:val="18"/>
                <w:szCs w:val="18"/>
              </w:rPr>
            </w:pPr>
            <w:ins w:id="503" w:author="Hoang Duc Thanh-OCC" w:date="2026-04-08T15:39: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del w:id="504" w:author="Hoang Duc Thanh-OCC" w:date="2026-04-08T15:39:00Z">
              <w:r w:rsidRPr="00B474F8" w:rsidDel="00AE6BB1">
                <w:rPr>
                  <w:rFonts w:ascii="Arial" w:hAnsi="Arial" w:cs="Arial"/>
                  <w:color w:val="000000" w:themeColor="text1"/>
                  <w:sz w:val="18"/>
                  <w:szCs w:val="18"/>
                </w:rPr>
                <w:delText>MIN – MAX: GND – FL410</w:delText>
              </w:r>
            </w:del>
          </w:p>
          <w:p w14:paraId="5459137A" w14:textId="0FA56782" w:rsidR="00FA2D39" w:rsidRPr="00B474F8" w:rsidRDefault="00FA2D39" w:rsidP="00FA2D39">
            <w:pPr>
              <w:autoSpaceDE w:val="0"/>
              <w:autoSpaceDN w:val="0"/>
              <w:adjustRightInd w:val="0"/>
              <w:jc w:val="both"/>
              <w:rPr>
                <w:rFonts w:ascii="Arial" w:hAnsi="Arial" w:cs="Arial"/>
                <w:color w:val="000000" w:themeColor="text1"/>
                <w:sz w:val="18"/>
                <w:szCs w:val="18"/>
              </w:rPr>
            </w:pPr>
            <w:del w:id="505" w:author="Hoang Duc Thanh-OCC" w:date="2026-04-08T15:39:00Z">
              <w:r w:rsidRPr="00B474F8" w:rsidDel="00AE6BB1">
                <w:rPr>
                  <w:rFonts w:ascii="Arial" w:hAnsi="Arial" w:cs="Arial"/>
                  <w:bCs/>
                  <w:color w:val="000000" w:themeColor="text1"/>
                  <w:sz w:val="18"/>
                  <w:szCs w:val="18"/>
                </w:rPr>
                <w:delText>Remarks</w:delText>
              </w:r>
              <w:r w:rsidRPr="00B474F8" w:rsidDel="00AE6BB1">
                <w:rPr>
                  <w:rFonts w:ascii="Arial" w:hAnsi="Arial" w:cs="Arial"/>
                  <w:color w:val="000000" w:themeColor="text1"/>
                  <w:sz w:val="18"/>
                  <w:szCs w:val="18"/>
                </w:rPr>
                <w:delText>: Nil</w:delText>
              </w:r>
            </w:del>
          </w:p>
        </w:tc>
      </w:tr>
      <w:tr w:rsidR="00FA2D39" w:rsidRPr="00B474F8" w14:paraId="26CEB603" w14:textId="77777777" w:rsidTr="00A2240A">
        <w:tc>
          <w:tcPr>
            <w:tcW w:w="1701" w:type="dxa"/>
            <w:vAlign w:val="center"/>
          </w:tcPr>
          <w:p w14:paraId="3EAA3877" w14:textId="416FE5EC" w:rsidR="00FA2D39" w:rsidRPr="00B474F8" w:rsidRDefault="00FA2D39" w:rsidP="00FA2D39">
            <w:pPr>
              <w:autoSpaceDE w:val="0"/>
              <w:autoSpaceDN w:val="0"/>
              <w:adjustRightInd w:val="0"/>
              <w:rPr>
                <w:rFonts w:ascii="Arial" w:hAnsi="Arial" w:cs="Arial"/>
                <w:color w:val="000000" w:themeColor="text1"/>
                <w:sz w:val="18"/>
                <w:szCs w:val="18"/>
              </w:rPr>
            </w:pPr>
            <w:ins w:id="506" w:author="Hoang Duc Thanh-OCC" w:date="2026-04-08T15:39:00Z">
              <w:r w:rsidRPr="00B474F8">
                <w:rPr>
                  <w:rFonts w:ascii="Arial" w:hAnsi="Arial" w:cs="Arial"/>
                  <w:color w:val="000000" w:themeColor="text1"/>
                  <w:sz w:val="18"/>
                  <w:szCs w:val="18"/>
                </w:rPr>
                <w:t>Restriction</w:t>
              </w:r>
            </w:ins>
            <w:del w:id="507" w:author="Hoang Duc Thanh-OCC" w:date="2026-04-08T15:39:00Z">
              <w:r w:rsidRPr="00B474F8" w:rsidDel="00AE6BB1">
                <w:rPr>
                  <w:rFonts w:ascii="Arial" w:hAnsi="Arial" w:cs="Arial"/>
                  <w:color w:val="000000" w:themeColor="text1"/>
                  <w:sz w:val="18"/>
                  <w:szCs w:val="18"/>
                </w:rPr>
                <w:delText>Restriction</w:delText>
              </w:r>
            </w:del>
          </w:p>
        </w:tc>
        <w:tc>
          <w:tcPr>
            <w:tcW w:w="5883" w:type="dxa"/>
            <w:gridSpan w:val="4"/>
          </w:tcPr>
          <w:p w14:paraId="2344F098" w14:textId="7E15660B" w:rsidR="00FA2D39" w:rsidRPr="00B474F8" w:rsidRDefault="00FA2D39" w:rsidP="00FA2D39">
            <w:pPr>
              <w:autoSpaceDE w:val="0"/>
              <w:autoSpaceDN w:val="0"/>
              <w:adjustRightInd w:val="0"/>
              <w:jc w:val="both"/>
              <w:rPr>
                <w:rFonts w:ascii="Arial" w:hAnsi="Arial" w:cs="Arial"/>
                <w:color w:val="000000" w:themeColor="text1"/>
                <w:sz w:val="18"/>
                <w:szCs w:val="18"/>
              </w:rPr>
            </w:pPr>
            <w:ins w:id="508" w:author="Hoang Duc Thanh-OCC" w:date="2026-04-08T15:39:00Z">
              <w:r w:rsidRPr="00B474F8">
                <w:rPr>
                  <w:rFonts w:ascii="Arial" w:hAnsi="Arial" w:cs="Arial"/>
                  <w:color w:val="000000" w:themeColor="text1"/>
                  <w:sz w:val="18"/>
                  <w:szCs w:val="18"/>
                </w:rPr>
                <w:t>NIL</w:t>
              </w:r>
            </w:ins>
            <w:del w:id="509" w:author="Hoang Duc Thanh-OCC" w:date="2026-04-08T15:39:00Z">
              <w:r w:rsidRPr="00B474F8" w:rsidDel="00AE6BB1">
                <w:rPr>
                  <w:rFonts w:ascii="Arial" w:hAnsi="Arial" w:cs="Arial"/>
                  <w:color w:val="000000" w:themeColor="text1"/>
                  <w:sz w:val="18"/>
                  <w:szCs w:val="18"/>
                </w:rPr>
                <w:delText>NIL</w:delText>
              </w:r>
            </w:del>
          </w:p>
        </w:tc>
      </w:tr>
      <w:tr w:rsidR="00B04817" w:rsidRPr="00B474F8" w14:paraId="6C1EFD63" w14:textId="77777777" w:rsidTr="00A2240A">
        <w:tc>
          <w:tcPr>
            <w:tcW w:w="7584" w:type="dxa"/>
            <w:gridSpan w:val="5"/>
            <w:shd w:val="clear" w:color="auto" w:fill="BF8F00" w:themeFill="accent4" w:themeFillShade="BF"/>
          </w:tcPr>
          <w:p w14:paraId="4359EE7D" w14:textId="2D547B3C" w:rsidR="00B04817" w:rsidRPr="00B474F8" w:rsidRDefault="00B04817">
            <w:pPr>
              <w:pStyle w:val="ListParagraph"/>
              <w:numPr>
                <w:ilvl w:val="0"/>
                <w:numId w:val="3"/>
              </w:numPr>
              <w:autoSpaceDE w:val="0"/>
              <w:autoSpaceDN w:val="0"/>
              <w:adjustRightInd w:val="0"/>
              <w:jc w:val="both"/>
              <w:rPr>
                <w:rFonts w:ascii="Arial" w:hAnsi="Arial" w:cs="Arial"/>
                <w:b/>
                <w:color w:val="000000" w:themeColor="text1"/>
                <w:sz w:val="18"/>
                <w:szCs w:val="18"/>
              </w:rPr>
              <w:pPrChange w:id="510" w:author="Hoang Duc Thanh-OCC" w:date="2026-04-08T15:39: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w:t>
            </w:r>
            <w:r>
              <w:rPr>
                <w:rFonts w:ascii="Arial" w:hAnsi="Arial" w:cs="Arial"/>
                <w:b/>
                <w:color w:val="FFFFFF" w:themeColor="background1"/>
                <w:sz w:val="18"/>
                <w:szCs w:val="18"/>
              </w:rPr>
              <w:t>JAI</w:t>
            </w:r>
            <w:r w:rsidRPr="00B474F8">
              <w:rPr>
                <w:rFonts w:ascii="Arial" w:hAnsi="Arial" w:cs="Arial"/>
                <w:b/>
                <w:color w:val="FFFFFF" w:themeColor="background1"/>
                <w:sz w:val="18"/>
                <w:szCs w:val="18"/>
              </w:rPr>
              <w:t xml:space="preserve"> – HAN </w:t>
            </w:r>
          </w:p>
        </w:tc>
      </w:tr>
      <w:tr w:rsidR="00FA2D39" w:rsidRPr="00B474F8" w14:paraId="642D6C7E" w14:textId="77777777" w:rsidTr="00A2240A">
        <w:tc>
          <w:tcPr>
            <w:tcW w:w="1701" w:type="dxa"/>
            <w:vMerge w:val="restart"/>
            <w:vAlign w:val="center"/>
          </w:tcPr>
          <w:p w14:paraId="7BEB9FD8" w14:textId="77777777" w:rsidR="00FA2D39" w:rsidRPr="00B474F8" w:rsidRDefault="00FA2D39" w:rsidP="00FA2D39">
            <w:pPr>
              <w:autoSpaceDE w:val="0"/>
              <w:autoSpaceDN w:val="0"/>
              <w:adjustRightInd w:val="0"/>
              <w:rPr>
                <w:rFonts w:ascii="Arial" w:hAnsi="Arial" w:cs="Arial"/>
                <w:color w:val="000000" w:themeColor="text1"/>
                <w:sz w:val="18"/>
                <w:szCs w:val="18"/>
              </w:rPr>
            </w:pPr>
          </w:p>
        </w:tc>
        <w:tc>
          <w:tcPr>
            <w:tcW w:w="850" w:type="dxa"/>
          </w:tcPr>
          <w:p w14:paraId="19601C6E" w14:textId="152967C2" w:rsidR="00FA2D39" w:rsidRPr="00B474F8" w:rsidRDefault="00FA2D39" w:rsidP="00FA2D39">
            <w:pPr>
              <w:autoSpaceDE w:val="0"/>
              <w:autoSpaceDN w:val="0"/>
              <w:adjustRightInd w:val="0"/>
              <w:jc w:val="center"/>
              <w:rPr>
                <w:rFonts w:ascii="Arial" w:hAnsi="Arial" w:cs="Arial"/>
                <w:color w:val="000000" w:themeColor="text1"/>
                <w:sz w:val="18"/>
                <w:szCs w:val="18"/>
              </w:rPr>
            </w:pPr>
            <w:ins w:id="511" w:author="Hoang Duc Thanh-OCC" w:date="2026-04-08T15:40:00Z">
              <w:r w:rsidRPr="00B474F8">
                <w:rPr>
                  <w:rFonts w:ascii="Arial" w:hAnsi="Arial" w:cs="Arial"/>
                  <w:color w:val="000000" w:themeColor="text1"/>
                  <w:sz w:val="18"/>
                  <w:szCs w:val="18"/>
                </w:rPr>
                <w:t>VVNB</w:t>
              </w:r>
            </w:ins>
            <w:del w:id="512" w:author="Hoang Duc Thanh-OCC" w:date="2026-04-08T15:40:00Z">
              <w:r w:rsidRPr="00B474F8" w:rsidDel="00047490">
                <w:rPr>
                  <w:rFonts w:ascii="Arial" w:hAnsi="Arial" w:cs="Arial"/>
                  <w:color w:val="000000" w:themeColor="text1"/>
                  <w:sz w:val="18"/>
                  <w:szCs w:val="18"/>
                </w:rPr>
                <w:delText>VVNB</w:delText>
              </w:r>
            </w:del>
          </w:p>
        </w:tc>
        <w:tc>
          <w:tcPr>
            <w:tcW w:w="851" w:type="dxa"/>
          </w:tcPr>
          <w:p w14:paraId="172F5E49" w14:textId="37E04782" w:rsidR="00FA2D39" w:rsidRPr="00B474F8" w:rsidRDefault="00FA2D39" w:rsidP="00FA2D39">
            <w:pPr>
              <w:autoSpaceDE w:val="0"/>
              <w:autoSpaceDN w:val="0"/>
              <w:adjustRightInd w:val="0"/>
              <w:jc w:val="center"/>
              <w:rPr>
                <w:rFonts w:ascii="Arial" w:hAnsi="Arial" w:cs="Arial"/>
                <w:color w:val="000000" w:themeColor="text1"/>
                <w:sz w:val="18"/>
                <w:szCs w:val="18"/>
              </w:rPr>
            </w:pPr>
            <w:ins w:id="513" w:author="Hoang Duc Thanh-OCC" w:date="2026-04-08T15:40:00Z">
              <w:r>
                <w:rPr>
                  <w:rFonts w:ascii="Arial" w:hAnsi="Arial" w:cs="Arial"/>
                  <w:color w:val="000000" w:themeColor="text1"/>
                  <w:sz w:val="18"/>
                  <w:szCs w:val="18"/>
                </w:rPr>
                <w:t>VIJP</w:t>
              </w:r>
            </w:ins>
            <w:del w:id="514" w:author="Hoang Duc Thanh-OCC" w:date="2026-04-08T15:40:00Z">
              <w:r w:rsidDel="00047490">
                <w:rPr>
                  <w:rFonts w:ascii="Arial" w:hAnsi="Arial" w:cs="Arial"/>
                  <w:color w:val="000000" w:themeColor="text1"/>
                  <w:sz w:val="18"/>
                  <w:szCs w:val="18"/>
                </w:rPr>
                <w:delText>VIJP</w:delText>
              </w:r>
            </w:del>
          </w:p>
        </w:tc>
        <w:tc>
          <w:tcPr>
            <w:tcW w:w="1701" w:type="dxa"/>
          </w:tcPr>
          <w:p w14:paraId="0F40E473" w14:textId="2BAD635B" w:rsidR="00FA2D39" w:rsidRPr="00B474F8" w:rsidRDefault="00FA2D39" w:rsidP="00FA2D39">
            <w:pPr>
              <w:autoSpaceDE w:val="0"/>
              <w:autoSpaceDN w:val="0"/>
              <w:adjustRightInd w:val="0"/>
              <w:jc w:val="center"/>
              <w:rPr>
                <w:rFonts w:ascii="Arial" w:hAnsi="Arial" w:cs="Arial"/>
                <w:color w:val="000000" w:themeColor="text1"/>
                <w:sz w:val="18"/>
                <w:szCs w:val="18"/>
              </w:rPr>
            </w:pPr>
            <w:ins w:id="515" w:author="Hoang Duc Thanh-OCC" w:date="2026-04-08T15:40:00Z">
              <w:r>
                <w:rPr>
                  <w:rFonts w:ascii="Arial" w:hAnsi="Arial" w:cs="Arial"/>
                  <w:color w:val="000000" w:themeColor="text1"/>
                  <w:sz w:val="18"/>
                  <w:szCs w:val="18"/>
                </w:rPr>
                <w:t>HANJAI01</w:t>
              </w:r>
            </w:ins>
            <w:del w:id="516" w:author="Hoang Duc Thanh-OCC" w:date="2026-04-08T15:40:00Z">
              <w:r w:rsidDel="00047490">
                <w:rPr>
                  <w:rFonts w:ascii="Arial" w:hAnsi="Arial" w:cs="Arial"/>
                  <w:color w:val="000000" w:themeColor="text1"/>
                  <w:sz w:val="18"/>
                  <w:szCs w:val="18"/>
                </w:rPr>
                <w:delText>HANJAI01</w:delText>
              </w:r>
            </w:del>
          </w:p>
        </w:tc>
        <w:tc>
          <w:tcPr>
            <w:tcW w:w="2481" w:type="dxa"/>
          </w:tcPr>
          <w:p w14:paraId="4788BFA8" w14:textId="077F4922" w:rsidR="00FA2D39" w:rsidRPr="00B474F8" w:rsidRDefault="00FA2D39" w:rsidP="00FA2D39">
            <w:pPr>
              <w:autoSpaceDE w:val="0"/>
              <w:autoSpaceDN w:val="0"/>
              <w:adjustRightInd w:val="0"/>
              <w:rPr>
                <w:rFonts w:ascii="Arial" w:hAnsi="Arial" w:cs="Arial"/>
                <w:color w:val="000000" w:themeColor="text1"/>
                <w:sz w:val="18"/>
                <w:szCs w:val="18"/>
              </w:rPr>
            </w:pPr>
            <w:ins w:id="517" w:author="Hoang Duc Thanh-OCC" w:date="2026-04-08T15:40:00Z">
              <w:r>
                <w:rPr>
                  <w:rFonts w:ascii="Arial" w:hAnsi="Arial" w:cs="Arial"/>
                  <w:color w:val="000000" w:themeColor="text1"/>
                  <w:sz w:val="18"/>
                  <w:szCs w:val="18"/>
                </w:rPr>
                <w:t>VIDP, VAAH, VABB</w:t>
              </w:r>
            </w:ins>
            <w:del w:id="518" w:author="Hoang Duc Thanh-OCC" w:date="2026-04-08T15:40:00Z">
              <w:r w:rsidDel="00047490">
                <w:rPr>
                  <w:rFonts w:ascii="Arial" w:hAnsi="Arial" w:cs="Arial"/>
                  <w:color w:val="000000" w:themeColor="text1"/>
                  <w:sz w:val="18"/>
                  <w:szCs w:val="18"/>
                </w:rPr>
                <w:delText>VIDP, VAAH, VABB</w:delText>
              </w:r>
            </w:del>
          </w:p>
        </w:tc>
      </w:tr>
      <w:tr w:rsidR="00FA2D39" w:rsidRPr="00B474F8" w14:paraId="51421E31" w14:textId="77777777" w:rsidTr="00A2240A">
        <w:tc>
          <w:tcPr>
            <w:tcW w:w="1701" w:type="dxa"/>
            <w:vMerge/>
            <w:vAlign w:val="center"/>
          </w:tcPr>
          <w:p w14:paraId="3DA7FD28" w14:textId="77777777" w:rsidR="00FA2D39" w:rsidRPr="00B474F8" w:rsidRDefault="00FA2D39" w:rsidP="00FA2D39">
            <w:pPr>
              <w:autoSpaceDE w:val="0"/>
              <w:autoSpaceDN w:val="0"/>
              <w:adjustRightInd w:val="0"/>
              <w:rPr>
                <w:rFonts w:ascii="Arial" w:hAnsi="Arial" w:cs="Arial"/>
                <w:color w:val="000000" w:themeColor="text1"/>
                <w:sz w:val="18"/>
                <w:szCs w:val="18"/>
              </w:rPr>
            </w:pPr>
          </w:p>
        </w:tc>
        <w:tc>
          <w:tcPr>
            <w:tcW w:w="850" w:type="dxa"/>
          </w:tcPr>
          <w:p w14:paraId="70A7CA22" w14:textId="32BB4D1D" w:rsidR="00FA2D39" w:rsidRPr="00B474F8" w:rsidRDefault="00FA2D39" w:rsidP="00FA2D39">
            <w:pPr>
              <w:autoSpaceDE w:val="0"/>
              <w:autoSpaceDN w:val="0"/>
              <w:adjustRightInd w:val="0"/>
              <w:jc w:val="center"/>
              <w:rPr>
                <w:rFonts w:ascii="Arial" w:hAnsi="Arial" w:cs="Arial"/>
                <w:color w:val="000000" w:themeColor="text1"/>
                <w:sz w:val="18"/>
                <w:szCs w:val="18"/>
              </w:rPr>
            </w:pPr>
            <w:ins w:id="519" w:author="Hoang Duc Thanh-OCC" w:date="2026-04-08T15:40:00Z">
              <w:r w:rsidRPr="00B474F8">
                <w:rPr>
                  <w:rFonts w:ascii="Arial" w:hAnsi="Arial" w:cs="Arial"/>
                  <w:color w:val="000000" w:themeColor="text1"/>
                  <w:sz w:val="18"/>
                  <w:szCs w:val="18"/>
                </w:rPr>
                <w:t>V</w:t>
              </w:r>
              <w:r>
                <w:rPr>
                  <w:rFonts w:ascii="Arial" w:hAnsi="Arial" w:cs="Arial"/>
                  <w:color w:val="000000" w:themeColor="text1"/>
                  <w:sz w:val="18"/>
                  <w:szCs w:val="18"/>
                </w:rPr>
                <w:t>IJP</w:t>
              </w:r>
            </w:ins>
            <w:del w:id="520" w:author="Hoang Duc Thanh-OCC" w:date="2026-04-08T15:40:00Z">
              <w:r w:rsidRPr="00B474F8" w:rsidDel="00047490">
                <w:rPr>
                  <w:rFonts w:ascii="Arial" w:hAnsi="Arial" w:cs="Arial"/>
                  <w:color w:val="000000" w:themeColor="text1"/>
                  <w:sz w:val="18"/>
                  <w:szCs w:val="18"/>
                </w:rPr>
                <w:delText>V</w:delText>
              </w:r>
              <w:r w:rsidDel="00047490">
                <w:rPr>
                  <w:rFonts w:ascii="Arial" w:hAnsi="Arial" w:cs="Arial"/>
                  <w:color w:val="000000" w:themeColor="text1"/>
                  <w:sz w:val="18"/>
                  <w:szCs w:val="18"/>
                </w:rPr>
                <w:delText>IJP</w:delText>
              </w:r>
            </w:del>
          </w:p>
        </w:tc>
        <w:tc>
          <w:tcPr>
            <w:tcW w:w="851" w:type="dxa"/>
          </w:tcPr>
          <w:p w14:paraId="70027C0D" w14:textId="0D7DF5C0" w:rsidR="00FA2D39" w:rsidRPr="00B474F8" w:rsidRDefault="00FA2D39" w:rsidP="00FA2D39">
            <w:pPr>
              <w:autoSpaceDE w:val="0"/>
              <w:autoSpaceDN w:val="0"/>
              <w:adjustRightInd w:val="0"/>
              <w:jc w:val="center"/>
              <w:rPr>
                <w:rFonts w:ascii="Arial" w:hAnsi="Arial" w:cs="Arial"/>
                <w:color w:val="000000" w:themeColor="text1"/>
                <w:sz w:val="18"/>
                <w:szCs w:val="18"/>
              </w:rPr>
            </w:pPr>
            <w:ins w:id="521" w:author="Hoang Duc Thanh-OCC" w:date="2026-04-08T15:40:00Z">
              <w:r>
                <w:rPr>
                  <w:rFonts w:ascii="Arial" w:hAnsi="Arial" w:cs="Arial"/>
                  <w:color w:val="000000" w:themeColor="text1"/>
                  <w:sz w:val="18"/>
                  <w:szCs w:val="18"/>
                </w:rPr>
                <w:t>VVNB</w:t>
              </w:r>
            </w:ins>
            <w:del w:id="522" w:author="Hoang Duc Thanh-OCC" w:date="2026-04-08T15:40:00Z">
              <w:r w:rsidDel="00047490">
                <w:rPr>
                  <w:rFonts w:ascii="Arial" w:hAnsi="Arial" w:cs="Arial"/>
                  <w:color w:val="000000" w:themeColor="text1"/>
                  <w:sz w:val="18"/>
                  <w:szCs w:val="18"/>
                </w:rPr>
                <w:delText>VVNB</w:delText>
              </w:r>
            </w:del>
          </w:p>
        </w:tc>
        <w:tc>
          <w:tcPr>
            <w:tcW w:w="1701" w:type="dxa"/>
          </w:tcPr>
          <w:p w14:paraId="2A5DE8BF" w14:textId="00D1C108" w:rsidR="00FA2D39" w:rsidRPr="00B474F8" w:rsidRDefault="00FA2D39" w:rsidP="00FA2D39">
            <w:pPr>
              <w:autoSpaceDE w:val="0"/>
              <w:autoSpaceDN w:val="0"/>
              <w:adjustRightInd w:val="0"/>
              <w:jc w:val="center"/>
              <w:rPr>
                <w:rFonts w:ascii="Arial" w:hAnsi="Arial" w:cs="Arial"/>
                <w:color w:val="000000" w:themeColor="text1"/>
                <w:sz w:val="18"/>
                <w:szCs w:val="18"/>
              </w:rPr>
            </w:pPr>
            <w:ins w:id="523" w:author="Hoang Duc Thanh-OCC" w:date="2026-04-08T15:40:00Z">
              <w:r>
                <w:rPr>
                  <w:rFonts w:ascii="Arial" w:hAnsi="Arial" w:cs="Arial"/>
                  <w:color w:val="000000" w:themeColor="text1"/>
                  <w:sz w:val="18"/>
                  <w:szCs w:val="18"/>
                </w:rPr>
                <w:t>JAIHAN01</w:t>
              </w:r>
            </w:ins>
            <w:del w:id="524" w:author="Hoang Duc Thanh-OCC" w:date="2026-04-08T15:40:00Z">
              <w:r w:rsidDel="00047490">
                <w:rPr>
                  <w:rFonts w:ascii="Arial" w:hAnsi="Arial" w:cs="Arial"/>
                  <w:color w:val="000000" w:themeColor="text1"/>
                  <w:sz w:val="18"/>
                  <w:szCs w:val="18"/>
                </w:rPr>
                <w:delText>JAIHAN01</w:delText>
              </w:r>
            </w:del>
          </w:p>
        </w:tc>
        <w:tc>
          <w:tcPr>
            <w:tcW w:w="2481" w:type="dxa"/>
          </w:tcPr>
          <w:p w14:paraId="6FB6C21F" w14:textId="7F962B78" w:rsidR="00FA2D39" w:rsidRPr="00B474F8" w:rsidRDefault="00FA2D39" w:rsidP="00FA2D39">
            <w:pPr>
              <w:autoSpaceDE w:val="0"/>
              <w:autoSpaceDN w:val="0"/>
              <w:adjustRightInd w:val="0"/>
              <w:rPr>
                <w:rFonts w:ascii="Arial" w:hAnsi="Arial" w:cs="Arial"/>
                <w:color w:val="000000" w:themeColor="text1"/>
                <w:sz w:val="18"/>
                <w:szCs w:val="18"/>
              </w:rPr>
            </w:pPr>
            <w:ins w:id="525" w:author="Hoang Duc Thanh-OCC" w:date="2026-04-08T15:40:00Z">
              <w:r w:rsidRPr="00B474F8">
                <w:rPr>
                  <w:rFonts w:ascii="Arial" w:hAnsi="Arial" w:cs="Arial"/>
                  <w:color w:val="000000" w:themeColor="text1"/>
                  <w:sz w:val="18"/>
                  <w:szCs w:val="18"/>
                </w:rPr>
                <w:t>VVCI, VVVH</w:t>
              </w:r>
            </w:ins>
            <w:del w:id="526" w:author="Hoang Duc Thanh-OCC" w:date="2026-04-08T15:40:00Z">
              <w:r w:rsidRPr="00B474F8" w:rsidDel="00047490">
                <w:rPr>
                  <w:rFonts w:ascii="Arial" w:hAnsi="Arial" w:cs="Arial"/>
                  <w:color w:val="000000" w:themeColor="text1"/>
                  <w:sz w:val="18"/>
                  <w:szCs w:val="18"/>
                </w:rPr>
                <w:delText>VVCI, VVVH</w:delText>
              </w:r>
            </w:del>
          </w:p>
        </w:tc>
      </w:tr>
      <w:tr w:rsidR="00FA2D39" w:rsidRPr="00B474F8" w14:paraId="3C9D5169" w14:textId="77777777" w:rsidTr="00A2240A">
        <w:tc>
          <w:tcPr>
            <w:tcW w:w="1701" w:type="dxa"/>
            <w:vAlign w:val="center"/>
          </w:tcPr>
          <w:p w14:paraId="708D0C40" w14:textId="6FECCEAE" w:rsidR="00FA2D39" w:rsidRPr="00B474F8" w:rsidRDefault="00FA2D39" w:rsidP="00FA2D39">
            <w:pPr>
              <w:autoSpaceDE w:val="0"/>
              <w:autoSpaceDN w:val="0"/>
              <w:adjustRightInd w:val="0"/>
              <w:rPr>
                <w:rFonts w:ascii="Arial" w:hAnsi="Arial" w:cs="Arial"/>
                <w:color w:val="000000" w:themeColor="text1"/>
                <w:sz w:val="18"/>
                <w:szCs w:val="18"/>
              </w:rPr>
            </w:pPr>
            <w:ins w:id="527" w:author="Hoang Duc Thanh-OCC" w:date="2026-04-08T15:40:00Z">
              <w:r>
                <w:rPr>
                  <w:rFonts w:ascii="Arial" w:hAnsi="Arial" w:cs="Arial"/>
                  <w:color w:val="000000" w:themeColor="text1"/>
                  <w:sz w:val="18"/>
                  <w:szCs w:val="18"/>
                </w:rPr>
                <w:t>Area Operation</w:t>
              </w:r>
            </w:ins>
            <w:del w:id="528" w:author="Hoang Duc Thanh-OCC" w:date="2026-04-08T15:40:00Z">
              <w:r w:rsidDel="00A42D8A">
                <w:rPr>
                  <w:rFonts w:ascii="Arial" w:hAnsi="Arial" w:cs="Arial"/>
                  <w:color w:val="000000" w:themeColor="text1"/>
                  <w:sz w:val="18"/>
                  <w:szCs w:val="18"/>
                </w:rPr>
                <w:delText>Area Operation</w:delText>
              </w:r>
            </w:del>
          </w:p>
        </w:tc>
        <w:tc>
          <w:tcPr>
            <w:tcW w:w="5883" w:type="dxa"/>
            <w:gridSpan w:val="4"/>
          </w:tcPr>
          <w:p w14:paraId="6E1BD3E8" w14:textId="2D0A4EE9" w:rsidR="00FA2D39" w:rsidRPr="00B474F8" w:rsidRDefault="00FA2D39" w:rsidP="00FA2D39">
            <w:pPr>
              <w:autoSpaceDE w:val="0"/>
              <w:autoSpaceDN w:val="0"/>
              <w:adjustRightInd w:val="0"/>
              <w:rPr>
                <w:rFonts w:ascii="Arial" w:hAnsi="Arial" w:cs="Arial"/>
                <w:color w:val="000000" w:themeColor="text1"/>
                <w:sz w:val="18"/>
                <w:szCs w:val="18"/>
              </w:rPr>
            </w:pPr>
            <w:ins w:id="529" w:author="Hoang Duc Thanh-OCC" w:date="2026-04-08T15:40:00Z">
              <w:r>
                <w:rPr>
                  <w:rFonts w:ascii="Arial" w:hAnsi="Arial" w:cs="Arial"/>
                  <w:color w:val="000000" w:themeColor="text1"/>
                  <w:sz w:val="18"/>
                  <w:szCs w:val="18"/>
                </w:rPr>
                <w:t>MID/ASIA</w:t>
              </w:r>
            </w:ins>
            <w:del w:id="530" w:author="Hoang Duc Thanh-OCC" w:date="2026-04-08T15:40:00Z">
              <w:r w:rsidDel="00A42D8A">
                <w:rPr>
                  <w:rFonts w:ascii="Arial" w:hAnsi="Arial" w:cs="Arial"/>
                  <w:color w:val="000000" w:themeColor="text1"/>
                  <w:sz w:val="18"/>
                  <w:szCs w:val="18"/>
                </w:rPr>
                <w:delText>MID/ASIA</w:delText>
              </w:r>
            </w:del>
          </w:p>
        </w:tc>
      </w:tr>
      <w:tr w:rsidR="00FA2D39" w:rsidRPr="00B474F8" w14:paraId="5AF69880" w14:textId="77777777" w:rsidTr="00A2240A">
        <w:tc>
          <w:tcPr>
            <w:tcW w:w="1701" w:type="dxa"/>
            <w:vAlign w:val="center"/>
          </w:tcPr>
          <w:p w14:paraId="7A48F2CC" w14:textId="3ACF14C8" w:rsidR="00FA2D39" w:rsidRPr="00B474F8" w:rsidRDefault="00FA2D39" w:rsidP="00FA2D39">
            <w:pPr>
              <w:autoSpaceDE w:val="0"/>
              <w:autoSpaceDN w:val="0"/>
              <w:adjustRightInd w:val="0"/>
              <w:rPr>
                <w:rFonts w:ascii="Arial" w:hAnsi="Arial" w:cs="Arial"/>
                <w:color w:val="000000" w:themeColor="text1"/>
                <w:sz w:val="18"/>
                <w:szCs w:val="18"/>
              </w:rPr>
            </w:pPr>
            <w:ins w:id="531" w:author="Hoang Duc Thanh-OCC" w:date="2026-04-08T15:40:00Z">
              <w:r w:rsidRPr="00B474F8">
                <w:rPr>
                  <w:rFonts w:ascii="Arial" w:hAnsi="Arial" w:cs="Arial"/>
                  <w:color w:val="000000" w:themeColor="text1"/>
                  <w:sz w:val="18"/>
                  <w:szCs w:val="18"/>
                </w:rPr>
                <w:t>Preferred Enroute Alternate Airport</w:t>
              </w:r>
            </w:ins>
            <w:del w:id="532" w:author="Hoang Duc Thanh-OCC" w:date="2026-04-08T15:40:00Z">
              <w:r w:rsidRPr="00B474F8" w:rsidDel="00A42D8A">
                <w:rPr>
                  <w:rFonts w:ascii="Arial" w:hAnsi="Arial" w:cs="Arial"/>
                  <w:color w:val="000000" w:themeColor="text1"/>
                  <w:sz w:val="18"/>
                  <w:szCs w:val="18"/>
                </w:rPr>
                <w:delText>Preferred Enroute Alternate Airport</w:delText>
              </w:r>
            </w:del>
          </w:p>
        </w:tc>
        <w:tc>
          <w:tcPr>
            <w:tcW w:w="5883" w:type="dxa"/>
            <w:gridSpan w:val="4"/>
            <w:vAlign w:val="center"/>
          </w:tcPr>
          <w:p w14:paraId="5B976B27" w14:textId="0FA3ACC1" w:rsidR="00FA2D39" w:rsidRPr="00B474F8" w:rsidRDefault="00FA2D39" w:rsidP="00FA2D39">
            <w:pPr>
              <w:autoSpaceDE w:val="0"/>
              <w:autoSpaceDN w:val="0"/>
              <w:adjustRightInd w:val="0"/>
              <w:rPr>
                <w:rFonts w:ascii="Arial" w:hAnsi="Arial" w:cs="Arial"/>
                <w:color w:val="000000" w:themeColor="text1"/>
                <w:sz w:val="18"/>
                <w:szCs w:val="18"/>
              </w:rPr>
            </w:pPr>
            <w:ins w:id="533" w:author="Hoang Duc Thanh-OCC" w:date="2026-04-08T15:40:00Z">
              <w:r w:rsidRPr="00B474F8">
                <w:rPr>
                  <w:rFonts w:ascii="Arial" w:hAnsi="Arial" w:cs="Arial"/>
                  <w:color w:val="000000" w:themeColor="text1"/>
                  <w:sz w:val="18"/>
                  <w:szCs w:val="18"/>
                </w:rPr>
                <w:t>VECC, VYMD</w:t>
              </w:r>
              <w:r>
                <w:rPr>
                  <w:rFonts w:ascii="Arial" w:hAnsi="Arial" w:cs="Arial"/>
                  <w:color w:val="000000" w:themeColor="text1"/>
                  <w:sz w:val="18"/>
                  <w:szCs w:val="18"/>
                </w:rPr>
                <w:t>, VEBN</w:t>
              </w:r>
            </w:ins>
            <w:del w:id="534" w:author="Hoang Duc Thanh-OCC" w:date="2026-04-08T15:40:00Z">
              <w:r w:rsidRPr="00B474F8" w:rsidDel="00A42D8A">
                <w:rPr>
                  <w:rFonts w:ascii="Arial" w:hAnsi="Arial" w:cs="Arial"/>
                  <w:color w:val="000000" w:themeColor="text1"/>
                  <w:sz w:val="18"/>
                  <w:szCs w:val="18"/>
                </w:rPr>
                <w:delText>VECC, VYMD</w:delText>
              </w:r>
              <w:r w:rsidDel="00A42D8A">
                <w:rPr>
                  <w:rFonts w:ascii="Arial" w:hAnsi="Arial" w:cs="Arial"/>
                  <w:color w:val="000000" w:themeColor="text1"/>
                  <w:sz w:val="18"/>
                  <w:szCs w:val="18"/>
                </w:rPr>
                <w:delText>, VEBN</w:delText>
              </w:r>
            </w:del>
          </w:p>
        </w:tc>
      </w:tr>
      <w:tr w:rsidR="00FA2D39" w:rsidRPr="00B474F8" w14:paraId="24BCF4EB" w14:textId="77777777" w:rsidTr="00A2240A">
        <w:tc>
          <w:tcPr>
            <w:tcW w:w="1701" w:type="dxa"/>
            <w:vAlign w:val="center"/>
          </w:tcPr>
          <w:p w14:paraId="41453E77" w14:textId="19825436" w:rsidR="00FA2D39" w:rsidRPr="00B474F8" w:rsidRDefault="00FA2D39" w:rsidP="00FA2D39">
            <w:pPr>
              <w:autoSpaceDE w:val="0"/>
              <w:autoSpaceDN w:val="0"/>
              <w:adjustRightInd w:val="0"/>
              <w:rPr>
                <w:rFonts w:ascii="Arial" w:hAnsi="Arial" w:cs="Arial"/>
                <w:color w:val="000000" w:themeColor="text1"/>
                <w:sz w:val="18"/>
                <w:szCs w:val="18"/>
              </w:rPr>
            </w:pPr>
            <w:ins w:id="535" w:author="Hoang Duc Thanh-OCC" w:date="2026-04-08T15:40:00Z">
              <w:r w:rsidRPr="00B474F8">
                <w:rPr>
                  <w:rFonts w:ascii="Arial" w:hAnsi="Arial" w:cs="Arial"/>
                  <w:color w:val="000000" w:themeColor="text1"/>
                  <w:sz w:val="18"/>
                  <w:szCs w:val="18"/>
                </w:rPr>
                <w:t>RVSM</w:t>
              </w:r>
            </w:ins>
            <w:del w:id="536" w:author="Hoang Duc Thanh-OCC" w:date="2026-04-08T15:40:00Z">
              <w:r w:rsidRPr="00B474F8" w:rsidDel="00A42D8A">
                <w:rPr>
                  <w:rFonts w:ascii="Arial" w:hAnsi="Arial" w:cs="Arial"/>
                  <w:color w:val="000000" w:themeColor="text1"/>
                  <w:sz w:val="18"/>
                  <w:szCs w:val="18"/>
                </w:rPr>
                <w:delText>RVSM</w:delText>
              </w:r>
            </w:del>
          </w:p>
        </w:tc>
        <w:tc>
          <w:tcPr>
            <w:tcW w:w="5883" w:type="dxa"/>
            <w:gridSpan w:val="4"/>
          </w:tcPr>
          <w:p w14:paraId="187A3E83" w14:textId="72A8026E" w:rsidR="00FA2D39" w:rsidRPr="00B474F8" w:rsidRDefault="00FA2D39" w:rsidP="00FA2D39">
            <w:pPr>
              <w:autoSpaceDE w:val="0"/>
              <w:autoSpaceDN w:val="0"/>
              <w:adjustRightInd w:val="0"/>
              <w:jc w:val="both"/>
              <w:rPr>
                <w:rFonts w:ascii="Arial" w:hAnsi="Arial" w:cs="Arial"/>
                <w:color w:val="000000" w:themeColor="text1"/>
                <w:sz w:val="18"/>
                <w:szCs w:val="18"/>
              </w:rPr>
            </w:pPr>
            <w:ins w:id="537" w:author="Hoang Duc Thanh-OCC" w:date="2026-04-08T15:40:00Z">
              <w:r w:rsidRPr="00B474F8">
                <w:rPr>
                  <w:rFonts w:ascii="Arial" w:hAnsi="Arial" w:cs="Arial"/>
                  <w:color w:val="000000" w:themeColor="text1"/>
                  <w:sz w:val="18"/>
                  <w:szCs w:val="18"/>
                </w:rPr>
                <w:t>Required</w:t>
              </w:r>
            </w:ins>
            <w:del w:id="538" w:author="Hoang Duc Thanh-OCC" w:date="2026-04-08T15:40:00Z">
              <w:r w:rsidRPr="00B474F8" w:rsidDel="00A42D8A">
                <w:rPr>
                  <w:rFonts w:ascii="Arial" w:hAnsi="Arial" w:cs="Arial"/>
                  <w:color w:val="000000" w:themeColor="text1"/>
                  <w:sz w:val="18"/>
                  <w:szCs w:val="18"/>
                </w:rPr>
                <w:delText>Required</w:delText>
              </w:r>
            </w:del>
          </w:p>
        </w:tc>
      </w:tr>
      <w:tr w:rsidR="00FA2D39" w:rsidRPr="00B474F8" w14:paraId="65DDE0E3" w14:textId="77777777" w:rsidTr="00A2240A">
        <w:tc>
          <w:tcPr>
            <w:tcW w:w="1701" w:type="dxa"/>
            <w:vAlign w:val="center"/>
          </w:tcPr>
          <w:p w14:paraId="000CA03C" w14:textId="639A4F4F" w:rsidR="00FA2D39" w:rsidRPr="00B474F8" w:rsidRDefault="00FA2D39" w:rsidP="00FA2D39">
            <w:pPr>
              <w:autoSpaceDE w:val="0"/>
              <w:autoSpaceDN w:val="0"/>
              <w:adjustRightInd w:val="0"/>
              <w:rPr>
                <w:rFonts w:ascii="Arial" w:hAnsi="Arial" w:cs="Arial"/>
                <w:color w:val="000000" w:themeColor="text1"/>
                <w:sz w:val="18"/>
                <w:szCs w:val="18"/>
              </w:rPr>
            </w:pPr>
            <w:ins w:id="539" w:author="Hoang Duc Thanh-OCC" w:date="2026-04-08T15:40:00Z">
              <w:r>
                <w:rPr>
                  <w:rFonts w:ascii="Arial" w:hAnsi="Arial" w:cs="Arial"/>
                  <w:color w:val="000000" w:themeColor="text1"/>
                  <w:sz w:val="18"/>
                  <w:szCs w:val="18"/>
                </w:rPr>
                <w:t>EDTO</w:t>
              </w:r>
            </w:ins>
            <w:del w:id="540" w:author="Hoang Duc Thanh-OCC" w:date="2026-04-08T15:40:00Z">
              <w:r w:rsidDel="00A42D8A">
                <w:rPr>
                  <w:rFonts w:ascii="Arial" w:hAnsi="Arial" w:cs="Arial"/>
                  <w:color w:val="000000" w:themeColor="text1"/>
                  <w:sz w:val="18"/>
                  <w:szCs w:val="18"/>
                </w:rPr>
                <w:delText>EDTO</w:delText>
              </w:r>
            </w:del>
          </w:p>
        </w:tc>
        <w:tc>
          <w:tcPr>
            <w:tcW w:w="5883" w:type="dxa"/>
            <w:gridSpan w:val="4"/>
          </w:tcPr>
          <w:p w14:paraId="7F6BCE7F" w14:textId="320470A8" w:rsidR="00FA2D39" w:rsidRPr="00B474F8" w:rsidRDefault="00FA2D39" w:rsidP="00FA2D39">
            <w:pPr>
              <w:autoSpaceDE w:val="0"/>
              <w:autoSpaceDN w:val="0"/>
              <w:adjustRightInd w:val="0"/>
              <w:rPr>
                <w:rFonts w:ascii="Arial" w:hAnsi="Arial" w:cs="Arial"/>
                <w:color w:val="000000" w:themeColor="text1"/>
                <w:sz w:val="18"/>
                <w:szCs w:val="18"/>
              </w:rPr>
            </w:pPr>
            <w:ins w:id="541" w:author="Hoang Duc Thanh-OCC" w:date="2026-04-08T15:40:00Z">
              <w:r>
                <w:rPr>
                  <w:rFonts w:ascii="Arial" w:hAnsi="Arial" w:cs="Arial"/>
                  <w:sz w:val="18"/>
                  <w:szCs w:val="18"/>
                </w:rPr>
                <w:t>Not-required</w:t>
              </w:r>
            </w:ins>
            <w:del w:id="542" w:author="Hoang Duc Thanh-OCC" w:date="2026-04-08T15:40:00Z">
              <w:r w:rsidDel="00A42D8A">
                <w:rPr>
                  <w:rFonts w:ascii="Arial" w:hAnsi="Arial" w:cs="Arial"/>
                  <w:sz w:val="18"/>
                  <w:szCs w:val="18"/>
                </w:rPr>
                <w:delText>Not-required</w:delText>
              </w:r>
            </w:del>
          </w:p>
        </w:tc>
      </w:tr>
      <w:tr w:rsidR="00FA2D39" w:rsidRPr="00B474F8" w14:paraId="4363E42F" w14:textId="77777777" w:rsidTr="00A2240A">
        <w:tc>
          <w:tcPr>
            <w:tcW w:w="1701" w:type="dxa"/>
            <w:vAlign w:val="center"/>
          </w:tcPr>
          <w:p w14:paraId="0C094A98" w14:textId="3506691D" w:rsidR="00FA2D39" w:rsidRPr="00B474F8" w:rsidRDefault="00FA2D39" w:rsidP="00FA2D39">
            <w:pPr>
              <w:autoSpaceDE w:val="0"/>
              <w:autoSpaceDN w:val="0"/>
              <w:adjustRightInd w:val="0"/>
              <w:rPr>
                <w:rFonts w:ascii="Arial" w:hAnsi="Arial" w:cs="Arial"/>
                <w:color w:val="000000" w:themeColor="text1"/>
                <w:sz w:val="18"/>
                <w:szCs w:val="18"/>
              </w:rPr>
            </w:pPr>
            <w:ins w:id="543" w:author="Hoang Duc Thanh-OCC" w:date="2026-04-08T15:40:00Z">
              <w:r>
                <w:rPr>
                  <w:rFonts w:ascii="Arial" w:hAnsi="Arial" w:cs="Arial"/>
                  <w:color w:val="000000" w:themeColor="text1"/>
                  <w:sz w:val="18"/>
                  <w:szCs w:val="18"/>
                </w:rPr>
                <w:t>PBN</w:t>
              </w:r>
            </w:ins>
            <w:del w:id="544" w:author="Hoang Duc Thanh-OCC" w:date="2026-04-08T15:40:00Z">
              <w:r w:rsidDel="00A42D8A">
                <w:rPr>
                  <w:rFonts w:ascii="Arial" w:hAnsi="Arial" w:cs="Arial"/>
                  <w:color w:val="000000" w:themeColor="text1"/>
                  <w:sz w:val="18"/>
                  <w:szCs w:val="18"/>
                </w:rPr>
                <w:delText>PBN</w:delText>
              </w:r>
            </w:del>
          </w:p>
        </w:tc>
        <w:tc>
          <w:tcPr>
            <w:tcW w:w="5883" w:type="dxa"/>
            <w:gridSpan w:val="4"/>
          </w:tcPr>
          <w:p w14:paraId="5B7F72CC" w14:textId="2FC46D09" w:rsidR="00FA2D39" w:rsidRPr="00B474F8" w:rsidRDefault="00FA2D39" w:rsidP="00FA2D39">
            <w:pPr>
              <w:autoSpaceDE w:val="0"/>
              <w:autoSpaceDN w:val="0"/>
              <w:adjustRightInd w:val="0"/>
              <w:jc w:val="both"/>
              <w:rPr>
                <w:rFonts w:ascii="Arial" w:hAnsi="Arial" w:cs="Arial"/>
                <w:color w:val="000000" w:themeColor="text1"/>
                <w:sz w:val="18"/>
                <w:szCs w:val="18"/>
              </w:rPr>
            </w:pPr>
            <w:ins w:id="545" w:author="Hoang Duc Thanh-OCC" w:date="2026-04-08T15:40:00Z">
              <w:r w:rsidRPr="00B474F8">
                <w:rPr>
                  <w:rFonts w:ascii="Arial" w:hAnsi="Arial" w:cs="Arial"/>
                  <w:color w:val="000000" w:themeColor="text1"/>
                  <w:sz w:val="18"/>
                  <w:szCs w:val="18"/>
                </w:rPr>
                <w:t>NIL</w:t>
              </w:r>
            </w:ins>
            <w:del w:id="546" w:author="Hoang Duc Thanh-OCC" w:date="2026-04-08T15:40:00Z">
              <w:r w:rsidRPr="00B474F8" w:rsidDel="00A42D8A">
                <w:rPr>
                  <w:rFonts w:ascii="Arial" w:hAnsi="Arial" w:cs="Arial"/>
                  <w:color w:val="000000" w:themeColor="text1"/>
                  <w:sz w:val="18"/>
                  <w:szCs w:val="18"/>
                </w:rPr>
                <w:delText>NIL</w:delText>
              </w:r>
            </w:del>
          </w:p>
        </w:tc>
      </w:tr>
      <w:tr w:rsidR="00FA2D39" w:rsidRPr="00B474F8" w14:paraId="5432C7DF" w14:textId="77777777" w:rsidTr="00A2240A">
        <w:tc>
          <w:tcPr>
            <w:tcW w:w="1701" w:type="dxa"/>
            <w:vAlign w:val="center"/>
          </w:tcPr>
          <w:p w14:paraId="6A35C460" w14:textId="6081823E" w:rsidR="00FA2D39" w:rsidRPr="00B474F8" w:rsidRDefault="00FA2D39" w:rsidP="00FA2D39">
            <w:pPr>
              <w:autoSpaceDE w:val="0"/>
              <w:autoSpaceDN w:val="0"/>
              <w:adjustRightInd w:val="0"/>
              <w:rPr>
                <w:rFonts w:ascii="Arial" w:hAnsi="Arial" w:cs="Arial"/>
                <w:color w:val="000000" w:themeColor="text1"/>
                <w:sz w:val="18"/>
                <w:szCs w:val="18"/>
              </w:rPr>
            </w:pPr>
            <w:ins w:id="547" w:author="Hoang Duc Thanh-OCC" w:date="2026-04-08T15:40:00Z">
              <w:r>
                <w:rPr>
                  <w:rFonts w:ascii="Arial" w:hAnsi="Arial" w:cs="Arial"/>
                  <w:color w:val="000000" w:themeColor="text1"/>
                  <w:sz w:val="18"/>
                  <w:szCs w:val="18"/>
                </w:rPr>
                <w:t>Datalink</w:t>
              </w:r>
            </w:ins>
            <w:del w:id="548" w:author="Hoang Duc Thanh-OCC" w:date="2026-04-08T15:40:00Z">
              <w:r w:rsidDel="00A42D8A">
                <w:rPr>
                  <w:rFonts w:ascii="Arial" w:hAnsi="Arial" w:cs="Arial"/>
                  <w:color w:val="000000" w:themeColor="text1"/>
                  <w:sz w:val="18"/>
                  <w:szCs w:val="18"/>
                </w:rPr>
                <w:delText>Datalink</w:delText>
              </w:r>
            </w:del>
          </w:p>
        </w:tc>
        <w:tc>
          <w:tcPr>
            <w:tcW w:w="5883" w:type="dxa"/>
            <w:gridSpan w:val="4"/>
          </w:tcPr>
          <w:p w14:paraId="2BBB86E5" w14:textId="1F62C237" w:rsidR="00FA2D39" w:rsidRPr="00B474F8" w:rsidRDefault="00FA2D39" w:rsidP="00FA2D39">
            <w:pPr>
              <w:autoSpaceDE w:val="0"/>
              <w:autoSpaceDN w:val="0"/>
              <w:adjustRightInd w:val="0"/>
              <w:jc w:val="both"/>
              <w:rPr>
                <w:rFonts w:ascii="Arial" w:hAnsi="Arial" w:cs="Arial"/>
                <w:color w:val="000000" w:themeColor="text1"/>
                <w:sz w:val="18"/>
                <w:szCs w:val="18"/>
              </w:rPr>
            </w:pPr>
            <w:ins w:id="549" w:author="Hoang Duc Thanh-OCC" w:date="2026-04-08T15:40:00Z">
              <w:r>
                <w:rPr>
                  <w:rFonts w:ascii="Arial" w:hAnsi="Arial" w:cs="Arial"/>
                  <w:color w:val="000000" w:themeColor="text1"/>
                  <w:sz w:val="18"/>
                  <w:szCs w:val="18"/>
                </w:rPr>
                <w:t>CPDLC/ ADS-C, ADS-B</w:t>
              </w:r>
            </w:ins>
            <w:del w:id="550" w:author="Hoang Duc Thanh-OCC" w:date="2026-04-08T15:40:00Z">
              <w:r w:rsidDel="00A42D8A">
                <w:rPr>
                  <w:rFonts w:ascii="Arial" w:hAnsi="Arial" w:cs="Arial"/>
                  <w:color w:val="000000" w:themeColor="text1"/>
                  <w:sz w:val="18"/>
                  <w:szCs w:val="18"/>
                </w:rPr>
                <w:delText>CPDLC/ ADS-C, ADS-B</w:delText>
              </w:r>
            </w:del>
          </w:p>
        </w:tc>
      </w:tr>
      <w:tr w:rsidR="00FA2D39" w:rsidRPr="00B474F8" w14:paraId="4A490ECE" w14:textId="77777777" w:rsidTr="00A2240A">
        <w:tc>
          <w:tcPr>
            <w:tcW w:w="1701" w:type="dxa"/>
            <w:vAlign w:val="center"/>
          </w:tcPr>
          <w:p w14:paraId="3B2A9732" w14:textId="598EF5D0" w:rsidR="00FA2D39" w:rsidRPr="00B474F8" w:rsidRDefault="00FA2D39" w:rsidP="00FA2D39">
            <w:pPr>
              <w:autoSpaceDE w:val="0"/>
              <w:autoSpaceDN w:val="0"/>
              <w:adjustRightInd w:val="0"/>
              <w:rPr>
                <w:rFonts w:ascii="Arial" w:hAnsi="Arial" w:cs="Arial"/>
                <w:color w:val="000000" w:themeColor="text1"/>
                <w:sz w:val="18"/>
                <w:szCs w:val="18"/>
              </w:rPr>
            </w:pPr>
            <w:ins w:id="551" w:author="Hoang Duc Thanh-OCC" w:date="2026-04-08T15:40:00Z">
              <w:r w:rsidRPr="00B474F8">
                <w:rPr>
                  <w:rFonts w:ascii="Arial" w:hAnsi="Arial" w:cs="Arial"/>
                  <w:color w:val="000000" w:themeColor="text1"/>
                  <w:sz w:val="18"/>
                  <w:szCs w:val="18"/>
                </w:rPr>
                <w:t>Flight level</w:t>
              </w:r>
            </w:ins>
            <w:del w:id="552" w:author="Hoang Duc Thanh-OCC" w:date="2026-04-08T15:40:00Z">
              <w:r w:rsidRPr="00B474F8" w:rsidDel="00A42D8A">
                <w:rPr>
                  <w:rFonts w:ascii="Arial" w:hAnsi="Arial" w:cs="Arial"/>
                  <w:color w:val="000000" w:themeColor="text1"/>
                  <w:sz w:val="18"/>
                  <w:szCs w:val="18"/>
                </w:rPr>
                <w:delText>Flight level</w:delText>
              </w:r>
            </w:del>
          </w:p>
        </w:tc>
        <w:tc>
          <w:tcPr>
            <w:tcW w:w="5883" w:type="dxa"/>
            <w:gridSpan w:val="4"/>
          </w:tcPr>
          <w:p w14:paraId="163F27E4" w14:textId="77777777" w:rsidR="00FA2D39" w:rsidRPr="00B474F8" w:rsidRDefault="00FA2D39" w:rsidP="00FA2D39">
            <w:pPr>
              <w:autoSpaceDE w:val="0"/>
              <w:autoSpaceDN w:val="0"/>
              <w:adjustRightInd w:val="0"/>
              <w:jc w:val="both"/>
              <w:rPr>
                <w:ins w:id="553" w:author="Hoang Duc Thanh-OCC" w:date="2026-04-08T15:40:00Z"/>
                <w:rFonts w:ascii="Arial" w:hAnsi="Arial" w:cs="Arial"/>
                <w:color w:val="000000" w:themeColor="text1"/>
                <w:sz w:val="18"/>
                <w:szCs w:val="18"/>
              </w:rPr>
            </w:pPr>
            <w:ins w:id="554" w:author="Hoang Duc Thanh-OCC" w:date="2026-04-08T15:40:00Z">
              <w:r w:rsidRPr="00B474F8">
                <w:rPr>
                  <w:rFonts w:ascii="Arial" w:hAnsi="Arial" w:cs="Arial"/>
                  <w:color w:val="000000" w:themeColor="text1"/>
                  <w:sz w:val="18"/>
                  <w:szCs w:val="18"/>
                </w:rPr>
                <w:t>MIN – MAX: GND – FL410</w:t>
              </w:r>
            </w:ins>
          </w:p>
          <w:p w14:paraId="6BF72331" w14:textId="0FEA1AB1" w:rsidR="00FA2D39" w:rsidRPr="00B474F8" w:rsidDel="00A42D8A" w:rsidRDefault="00FA2D39" w:rsidP="00FA2D39">
            <w:pPr>
              <w:autoSpaceDE w:val="0"/>
              <w:autoSpaceDN w:val="0"/>
              <w:adjustRightInd w:val="0"/>
              <w:jc w:val="both"/>
              <w:rPr>
                <w:del w:id="555" w:author="Hoang Duc Thanh-OCC" w:date="2026-04-08T15:40:00Z"/>
                <w:rFonts w:ascii="Arial" w:hAnsi="Arial" w:cs="Arial"/>
                <w:color w:val="000000" w:themeColor="text1"/>
                <w:sz w:val="18"/>
                <w:szCs w:val="18"/>
              </w:rPr>
            </w:pPr>
            <w:ins w:id="556" w:author="Hoang Duc Thanh-OCC" w:date="2026-04-08T15:40: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del w:id="557" w:author="Hoang Duc Thanh-OCC" w:date="2026-04-08T15:40:00Z">
              <w:r w:rsidRPr="00B474F8" w:rsidDel="00A42D8A">
                <w:rPr>
                  <w:rFonts w:ascii="Arial" w:hAnsi="Arial" w:cs="Arial"/>
                  <w:color w:val="000000" w:themeColor="text1"/>
                  <w:sz w:val="18"/>
                  <w:szCs w:val="18"/>
                </w:rPr>
                <w:delText>MIN – MAX: GND – FL410</w:delText>
              </w:r>
            </w:del>
          </w:p>
          <w:p w14:paraId="030DFA54" w14:textId="27EEFBD0" w:rsidR="00FA2D39" w:rsidRPr="00B474F8" w:rsidRDefault="00FA2D39" w:rsidP="00FA2D39">
            <w:pPr>
              <w:autoSpaceDE w:val="0"/>
              <w:autoSpaceDN w:val="0"/>
              <w:adjustRightInd w:val="0"/>
              <w:jc w:val="both"/>
              <w:rPr>
                <w:rFonts w:ascii="Arial" w:hAnsi="Arial" w:cs="Arial"/>
                <w:color w:val="000000" w:themeColor="text1"/>
                <w:sz w:val="18"/>
                <w:szCs w:val="18"/>
              </w:rPr>
            </w:pPr>
            <w:del w:id="558" w:author="Hoang Duc Thanh-OCC" w:date="2026-04-08T15:40:00Z">
              <w:r w:rsidRPr="00B474F8" w:rsidDel="00A42D8A">
                <w:rPr>
                  <w:rFonts w:ascii="Arial" w:hAnsi="Arial" w:cs="Arial"/>
                  <w:bCs/>
                  <w:color w:val="000000" w:themeColor="text1"/>
                  <w:sz w:val="18"/>
                  <w:szCs w:val="18"/>
                </w:rPr>
                <w:delText>Remarks</w:delText>
              </w:r>
              <w:r w:rsidRPr="00B474F8" w:rsidDel="00A42D8A">
                <w:rPr>
                  <w:rFonts w:ascii="Arial" w:hAnsi="Arial" w:cs="Arial"/>
                  <w:color w:val="000000" w:themeColor="text1"/>
                  <w:sz w:val="18"/>
                  <w:szCs w:val="18"/>
                </w:rPr>
                <w:delText>: Nil</w:delText>
              </w:r>
            </w:del>
          </w:p>
        </w:tc>
      </w:tr>
      <w:tr w:rsidR="00FA2D39" w:rsidRPr="00B474F8" w14:paraId="20CE8C2C" w14:textId="77777777" w:rsidTr="00A2240A">
        <w:tc>
          <w:tcPr>
            <w:tcW w:w="1701" w:type="dxa"/>
            <w:vAlign w:val="center"/>
          </w:tcPr>
          <w:p w14:paraId="6FC9C7B5" w14:textId="047667C1" w:rsidR="00FA2D39" w:rsidRPr="00B474F8" w:rsidRDefault="00FA2D39" w:rsidP="00FA2D39">
            <w:pPr>
              <w:autoSpaceDE w:val="0"/>
              <w:autoSpaceDN w:val="0"/>
              <w:adjustRightInd w:val="0"/>
              <w:rPr>
                <w:rFonts w:ascii="Arial" w:hAnsi="Arial" w:cs="Arial"/>
                <w:color w:val="000000" w:themeColor="text1"/>
                <w:sz w:val="18"/>
                <w:szCs w:val="18"/>
              </w:rPr>
            </w:pPr>
            <w:ins w:id="559" w:author="Hoang Duc Thanh-OCC" w:date="2026-04-08T15:40:00Z">
              <w:r w:rsidRPr="00B474F8">
                <w:rPr>
                  <w:rFonts w:ascii="Arial" w:hAnsi="Arial" w:cs="Arial"/>
                  <w:color w:val="000000" w:themeColor="text1"/>
                  <w:sz w:val="18"/>
                  <w:szCs w:val="18"/>
                </w:rPr>
                <w:t>Restriction</w:t>
              </w:r>
            </w:ins>
            <w:del w:id="560" w:author="Hoang Duc Thanh-OCC" w:date="2026-04-08T15:40:00Z">
              <w:r w:rsidRPr="00B474F8" w:rsidDel="00A42D8A">
                <w:rPr>
                  <w:rFonts w:ascii="Arial" w:hAnsi="Arial" w:cs="Arial"/>
                  <w:color w:val="000000" w:themeColor="text1"/>
                  <w:sz w:val="18"/>
                  <w:szCs w:val="18"/>
                </w:rPr>
                <w:delText>Restriction</w:delText>
              </w:r>
            </w:del>
          </w:p>
        </w:tc>
        <w:tc>
          <w:tcPr>
            <w:tcW w:w="5883" w:type="dxa"/>
            <w:gridSpan w:val="4"/>
          </w:tcPr>
          <w:p w14:paraId="2AFF578D" w14:textId="1E81ACCA" w:rsidR="00FA2D39" w:rsidRPr="00B474F8" w:rsidRDefault="000912F0" w:rsidP="00FA2D39">
            <w:pPr>
              <w:autoSpaceDE w:val="0"/>
              <w:autoSpaceDN w:val="0"/>
              <w:adjustRightInd w:val="0"/>
              <w:jc w:val="both"/>
              <w:rPr>
                <w:rFonts w:ascii="Arial" w:hAnsi="Arial" w:cs="Arial"/>
                <w:color w:val="000000" w:themeColor="text1"/>
                <w:sz w:val="18"/>
                <w:szCs w:val="18"/>
              </w:rPr>
            </w:pPr>
            <w:ins w:id="561" w:author="Hoang Duc Thanh-OCC" w:date="2026-09-03T10:32:00Z">
              <w:r>
                <w:rPr>
                  <w:rFonts w:ascii="Arial" w:hAnsi="Arial" w:cs="Arial"/>
                  <w:color w:val="000000" w:themeColor="text1"/>
                  <w:sz w:val="18"/>
                  <w:szCs w:val="18"/>
                </w:rPr>
                <w:t>NIL</w:t>
              </w:r>
            </w:ins>
            <w:del w:id="562" w:author="Hoang Duc Thanh-OCC" w:date="2026-04-08T15:40:00Z">
              <w:r w:rsidR="00FA2D39" w:rsidDel="00A42D8A">
                <w:rPr>
                  <w:rFonts w:ascii="Arial" w:hAnsi="Arial" w:cs="Arial"/>
                  <w:color w:val="000000" w:themeColor="text1"/>
                  <w:sz w:val="18"/>
                  <w:szCs w:val="18"/>
                </w:rPr>
                <w:delText>Airway M890: Flights shall flight plan at and above FL300</w:delText>
              </w:r>
            </w:del>
          </w:p>
        </w:tc>
      </w:tr>
    </w:tbl>
    <w:tbl>
      <w:tblPr>
        <w:tblStyle w:val="TableGrid125"/>
        <w:tblW w:w="7584" w:type="dxa"/>
        <w:tblInd w:w="421" w:type="dxa"/>
        <w:tblLayout w:type="fixed"/>
        <w:tblLook w:val="04A0" w:firstRow="1" w:lastRow="0" w:firstColumn="1" w:lastColumn="0" w:noHBand="0" w:noVBand="1"/>
      </w:tblPr>
      <w:tblGrid>
        <w:gridCol w:w="1701"/>
        <w:gridCol w:w="850"/>
        <w:gridCol w:w="851"/>
        <w:gridCol w:w="1701"/>
        <w:gridCol w:w="2481"/>
      </w:tblGrid>
      <w:tr w:rsidR="000912F0" w:rsidRPr="00B474F8" w14:paraId="7C791111" w14:textId="77777777" w:rsidTr="000912F0">
        <w:trPr>
          <w:ins w:id="563" w:author="Hoang Duc Thanh-OCC" w:date="2026-09-03T10:24:00Z"/>
        </w:trPr>
        <w:tc>
          <w:tcPr>
            <w:tcW w:w="7584" w:type="dxa"/>
            <w:gridSpan w:val="5"/>
            <w:shd w:val="clear" w:color="auto" w:fill="BF8F00" w:themeFill="accent4" w:themeFillShade="BF"/>
          </w:tcPr>
          <w:p w14:paraId="5419CA77" w14:textId="3122EF66" w:rsidR="000912F0" w:rsidRPr="00B474F8" w:rsidRDefault="000912F0" w:rsidP="000912F0">
            <w:pPr>
              <w:pStyle w:val="ListParagraph"/>
              <w:numPr>
                <w:ilvl w:val="0"/>
                <w:numId w:val="3"/>
              </w:numPr>
              <w:autoSpaceDE w:val="0"/>
              <w:autoSpaceDN w:val="0"/>
              <w:adjustRightInd w:val="0"/>
              <w:jc w:val="both"/>
              <w:rPr>
                <w:ins w:id="564" w:author="Hoang Duc Thanh-OCC" w:date="2026-09-03T10:24:00Z"/>
                <w:rFonts w:ascii="Arial" w:hAnsi="Arial" w:cs="Arial"/>
                <w:b/>
                <w:color w:val="000000" w:themeColor="text1"/>
                <w:sz w:val="18"/>
                <w:szCs w:val="18"/>
              </w:rPr>
              <w:pPrChange w:id="565" w:author="Hoang Duc Thanh-OCC" w:date="2026-09-03T10:36:00Z">
                <w:pPr>
                  <w:pStyle w:val="ListParagraph"/>
                  <w:numPr>
                    <w:numId w:val="47"/>
                  </w:numPr>
                  <w:autoSpaceDE w:val="0"/>
                  <w:autoSpaceDN w:val="0"/>
                  <w:adjustRightInd w:val="0"/>
                  <w:ind w:hanging="360"/>
                  <w:jc w:val="both"/>
                </w:pPr>
              </w:pPrChange>
            </w:pPr>
            <w:ins w:id="566" w:author="Hoang Duc Thanh-OCC" w:date="2026-09-03T10:24:00Z">
              <w:r>
                <w:rPr>
                  <w:rFonts w:ascii="Arial" w:hAnsi="Arial" w:cs="Arial"/>
                  <w:b/>
                  <w:color w:val="FFFFFF" w:themeColor="background1"/>
                  <w:sz w:val="18"/>
                  <w:szCs w:val="18"/>
                </w:rPr>
                <w:t xml:space="preserve"> </w:t>
              </w:r>
              <w:r w:rsidRPr="00B474F8">
                <w:rPr>
                  <w:rFonts w:ascii="Arial" w:hAnsi="Arial" w:cs="Arial"/>
                  <w:b/>
                  <w:color w:val="FFFFFF" w:themeColor="background1"/>
                  <w:sz w:val="18"/>
                  <w:szCs w:val="18"/>
                </w:rPr>
                <w:t xml:space="preserve">HAN – </w:t>
              </w:r>
              <w:r>
                <w:rPr>
                  <w:rFonts w:ascii="Arial" w:hAnsi="Arial" w:cs="Arial"/>
                  <w:b/>
                  <w:color w:val="FFFFFF" w:themeColor="background1"/>
                  <w:sz w:val="18"/>
                  <w:szCs w:val="18"/>
                </w:rPr>
                <w:t>AMD</w:t>
              </w:r>
              <w:r w:rsidRPr="00B474F8">
                <w:rPr>
                  <w:rFonts w:ascii="Arial" w:hAnsi="Arial" w:cs="Arial"/>
                  <w:b/>
                  <w:color w:val="FFFFFF" w:themeColor="background1"/>
                  <w:sz w:val="18"/>
                  <w:szCs w:val="18"/>
                </w:rPr>
                <w:t xml:space="preserve"> – HAN </w:t>
              </w:r>
            </w:ins>
          </w:p>
        </w:tc>
      </w:tr>
      <w:tr w:rsidR="000912F0" w:rsidRPr="00B474F8" w14:paraId="752001BD" w14:textId="77777777" w:rsidTr="000912F0">
        <w:trPr>
          <w:ins w:id="567" w:author="Hoang Duc Thanh-OCC" w:date="2026-09-03T10:24:00Z"/>
        </w:trPr>
        <w:tc>
          <w:tcPr>
            <w:tcW w:w="1701" w:type="dxa"/>
            <w:vMerge w:val="restart"/>
            <w:vAlign w:val="center"/>
          </w:tcPr>
          <w:p w14:paraId="4B90B136" w14:textId="77777777" w:rsidR="000912F0" w:rsidRPr="00B474F8" w:rsidRDefault="000912F0" w:rsidP="000912F0">
            <w:pPr>
              <w:autoSpaceDE w:val="0"/>
              <w:autoSpaceDN w:val="0"/>
              <w:adjustRightInd w:val="0"/>
              <w:rPr>
                <w:ins w:id="568" w:author="Hoang Duc Thanh-OCC" w:date="2026-09-03T10:24:00Z"/>
                <w:rFonts w:ascii="Arial" w:hAnsi="Arial" w:cs="Arial"/>
                <w:color w:val="000000" w:themeColor="text1"/>
                <w:sz w:val="18"/>
                <w:szCs w:val="18"/>
              </w:rPr>
            </w:pPr>
          </w:p>
        </w:tc>
        <w:tc>
          <w:tcPr>
            <w:tcW w:w="850" w:type="dxa"/>
          </w:tcPr>
          <w:p w14:paraId="08EB3E29" w14:textId="77777777" w:rsidR="000912F0" w:rsidRPr="00B474F8" w:rsidRDefault="000912F0" w:rsidP="000912F0">
            <w:pPr>
              <w:autoSpaceDE w:val="0"/>
              <w:autoSpaceDN w:val="0"/>
              <w:adjustRightInd w:val="0"/>
              <w:jc w:val="center"/>
              <w:rPr>
                <w:ins w:id="569" w:author="Hoang Duc Thanh-OCC" w:date="2026-09-03T10:24:00Z"/>
                <w:rFonts w:ascii="Arial" w:hAnsi="Arial" w:cs="Arial"/>
                <w:color w:val="000000" w:themeColor="text1"/>
                <w:sz w:val="18"/>
                <w:szCs w:val="18"/>
              </w:rPr>
            </w:pPr>
            <w:ins w:id="570" w:author="Hoang Duc Thanh-OCC" w:date="2026-09-03T10:24:00Z">
              <w:r w:rsidRPr="00B474F8">
                <w:rPr>
                  <w:rFonts w:ascii="Arial" w:hAnsi="Arial" w:cs="Arial"/>
                  <w:color w:val="000000" w:themeColor="text1"/>
                  <w:sz w:val="18"/>
                  <w:szCs w:val="18"/>
                </w:rPr>
                <w:t>VVNB</w:t>
              </w:r>
            </w:ins>
          </w:p>
        </w:tc>
        <w:tc>
          <w:tcPr>
            <w:tcW w:w="851" w:type="dxa"/>
          </w:tcPr>
          <w:p w14:paraId="43BC60B1" w14:textId="2A0B501D" w:rsidR="000912F0" w:rsidRPr="00B474F8" w:rsidRDefault="000912F0" w:rsidP="000912F0">
            <w:pPr>
              <w:autoSpaceDE w:val="0"/>
              <w:autoSpaceDN w:val="0"/>
              <w:adjustRightInd w:val="0"/>
              <w:jc w:val="center"/>
              <w:rPr>
                <w:ins w:id="571" w:author="Hoang Duc Thanh-OCC" w:date="2026-09-03T10:24:00Z"/>
                <w:rFonts w:ascii="Arial" w:hAnsi="Arial" w:cs="Arial"/>
                <w:color w:val="000000" w:themeColor="text1"/>
                <w:sz w:val="18"/>
                <w:szCs w:val="18"/>
              </w:rPr>
            </w:pPr>
            <w:ins w:id="572" w:author="Hoang Duc Thanh-OCC" w:date="2026-09-03T10:25:00Z">
              <w:r>
                <w:rPr>
                  <w:rFonts w:ascii="Arial" w:hAnsi="Arial" w:cs="Arial"/>
                  <w:color w:val="000000" w:themeColor="text1"/>
                  <w:sz w:val="18"/>
                  <w:szCs w:val="18"/>
                </w:rPr>
                <w:t>VAAH</w:t>
              </w:r>
            </w:ins>
          </w:p>
        </w:tc>
        <w:tc>
          <w:tcPr>
            <w:tcW w:w="1701" w:type="dxa"/>
          </w:tcPr>
          <w:p w14:paraId="2CD6502D" w14:textId="201E79CE" w:rsidR="000912F0" w:rsidRPr="00B474F8" w:rsidRDefault="000912F0" w:rsidP="000912F0">
            <w:pPr>
              <w:autoSpaceDE w:val="0"/>
              <w:autoSpaceDN w:val="0"/>
              <w:adjustRightInd w:val="0"/>
              <w:jc w:val="center"/>
              <w:rPr>
                <w:ins w:id="573" w:author="Hoang Duc Thanh-OCC" w:date="2026-09-03T10:24:00Z"/>
                <w:rFonts w:ascii="Arial" w:hAnsi="Arial" w:cs="Arial"/>
                <w:color w:val="000000" w:themeColor="text1"/>
                <w:sz w:val="18"/>
                <w:szCs w:val="18"/>
              </w:rPr>
            </w:pPr>
            <w:ins w:id="574" w:author="Hoang Duc Thanh-OCC" w:date="2026-09-03T10:25:00Z">
              <w:r>
                <w:rPr>
                  <w:rFonts w:ascii="Arial" w:hAnsi="Arial" w:cs="Arial"/>
                  <w:color w:val="000000" w:themeColor="text1"/>
                  <w:sz w:val="18"/>
                  <w:szCs w:val="18"/>
                </w:rPr>
                <w:t>HANAMD01</w:t>
              </w:r>
            </w:ins>
          </w:p>
        </w:tc>
        <w:tc>
          <w:tcPr>
            <w:tcW w:w="2481" w:type="dxa"/>
          </w:tcPr>
          <w:p w14:paraId="34CE9B13" w14:textId="009BF1FA" w:rsidR="000912F0" w:rsidRPr="00B474F8" w:rsidRDefault="000912F0" w:rsidP="000912F0">
            <w:pPr>
              <w:autoSpaceDE w:val="0"/>
              <w:autoSpaceDN w:val="0"/>
              <w:adjustRightInd w:val="0"/>
              <w:rPr>
                <w:ins w:id="575" w:author="Hoang Duc Thanh-OCC" w:date="2026-09-03T10:24:00Z"/>
                <w:rFonts w:ascii="Arial" w:hAnsi="Arial" w:cs="Arial"/>
                <w:color w:val="000000" w:themeColor="text1"/>
                <w:sz w:val="18"/>
                <w:szCs w:val="18"/>
              </w:rPr>
            </w:pPr>
            <w:ins w:id="576" w:author="Hoang Duc Thanh-OCC" w:date="2026-09-03T10:26:00Z">
              <w:r>
                <w:rPr>
                  <w:rFonts w:ascii="Arial" w:hAnsi="Arial" w:cs="Arial"/>
                  <w:color w:val="000000" w:themeColor="text1"/>
                  <w:sz w:val="18"/>
                  <w:szCs w:val="18"/>
                </w:rPr>
                <w:t>VAID, VIJP, VABB, VABO</w:t>
              </w:r>
            </w:ins>
          </w:p>
        </w:tc>
      </w:tr>
      <w:tr w:rsidR="000912F0" w:rsidRPr="00B474F8" w14:paraId="56E4F630" w14:textId="77777777" w:rsidTr="000912F0">
        <w:trPr>
          <w:ins w:id="577" w:author="Hoang Duc Thanh-OCC" w:date="2026-09-03T10:24:00Z"/>
        </w:trPr>
        <w:tc>
          <w:tcPr>
            <w:tcW w:w="1701" w:type="dxa"/>
            <w:vMerge/>
            <w:vAlign w:val="center"/>
          </w:tcPr>
          <w:p w14:paraId="67EFA7B1" w14:textId="77777777" w:rsidR="000912F0" w:rsidRPr="00B474F8" w:rsidRDefault="000912F0" w:rsidP="000912F0">
            <w:pPr>
              <w:autoSpaceDE w:val="0"/>
              <w:autoSpaceDN w:val="0"/>
              <w:adjustRightInd w:val="0"/>
              <w:rPr>
                <w:ins w:id="578" w:author="Hoang Duc Thanh-OCC" w:date="2026-09-03T10:24:00Z"/>
                <w:rFonts w:ascii="Arial" w:hAnsi="Arial" w:cs="Arial"/>
                <w:color w:val="000000" w:themeColor="text1"/>
                <w:sz w:val="18"/>
                <w:szCs w:val="18"/>
              </w:rPr>
            </w:pPr>
          </w:p>
        </w:tc>
        <w:tc>
          <w:tcPr>
            <w:tcW w:w="850" w:type="dxa"/>
          </w:tcPr>
          <w:p w14:paraId="70013133" w14:textId="0C115AF3" w:rsidR="000912F0" w:rsidRPr="00B474F8" w:rsidRDefault="000912F0" w:rsidP="000912F0">
            <w:pPr>
              <w:autoSpaceDE w:val="0"/>
              <w:autoSpaceDN w:val="0"/>
              <w:adjustRightInd w:val="0"/>
              <w:jc w:val="center"/>
              <w:rPr>
                <w:ins w:id="579" w:author="Hoang Duc Thanh-OCC" w:date="2026-09-03T10:24:00Z"/>
                <w:rFonts w:ascii="Arial" w:hAnsi="Arial" w:cs="Arial"/>
                <w:color w:val="000000" w:themeColor="text1"/>
                <w:sz w:val="18"/>
                <w:szCs w:val="18"/>
              </w:rPr>
            </w:pPr>
            <w:ins w:id="580" w:author="Hoang Duc Thanh-OCC" w:date="2026-09-03T10:26:00Z">
              <w:r>
                <w:rPr>
                  <w:rFonts w:ascii="Arial" w:hAnsi="Arial" w:cs="Arial"/>
                  <w:color w:val="000000" w:themeColor="text1"/>
                  <w:sz w:val="18"/>
                  <w:szCs w:val="18"/>
                </w:rPr>
                <w:t>VAAH</w:t>
              </w:r>
            </w:ins>
          </w:p>
        </w:tc>
        <w:tc>
          <w:tcPr>
            <w:tcW w:w="851" w:type="dxa"/>
          </w:tcPr>
          <w:p w14:paraId="78C9740D" w14:textId="77777777" w:rsidR="000912F0" w:rsidRPr="00B474F8" w:rsidRDefault="000912F0" w:rsidP="000912F0">
            <w:pPr>
              <w:autoSpaceDE w:val="0"/>
              <w:autoSpaceDN w:val="0"/>
              <w:adjustRightInd w:val="0"/>
              <w:jc w:val="center"/>
              <w:rPr>
                <w:ins w:id="581" w:author="Hoang Duc Thanh-OCC" w:date="2026-09-03T10:24:00Z"/>
                <w:rFonts w:ascii="Arial" w:hAnsi="Arial" w:cs="Arial"/>
                <w:color w:val="000000" w:themeColor="text1"/>
                <w:sz w:val="18"/>
                <w:szCs w:val="18"/>
              </w:rPr>
            </w:pPr>
            <w:ins w:id="582" w:author="Hoang Duc Thanh-OCC" w:date="2026-09-03T10:24:00Z">
              <w:r>
                <w:rPr>
                  <w:rFonts w:ascii="Arial" w:hAnsi="Arial" w:cs="Arial"/>
                  <w:color w:val="000000" w:themeColor="text1"/>
                  <w:sz w:val="18"/>
                  <w:szCs w:val="18"/>
                </w:rPr>
                <w:t>VVNB</w:t>
              </w:r>
            </w:ins>
          </w:p>
        </w:tc>
        <w:tc>
          <w:tcPr>
            <w:tcW w:w="1701" w:type="dxa"/>
          </w:tcPr>
          <w:p w14:paraId="637600BF" w14:textId="42F3F656" w:rsidR="000912F0" w:rsidRPr="00B474F8" w:rsidRDefault="000912F0" w:rsidP="000912F0">
            <w:pPr>
              <w:autoSpaceDE w:val="0"/>
              <w:autoSpaceDN w:val="0"/>
              <w:adjustRightInd w:val="0"/>
              <w:jc w:val="center"/>
              <w:rPr>
                <w:ins w:id="583" w:author="Hoang Duc Thanh-OCC" w:date="2026-09-03T10:24:00Z"/>
                <w:rFonts w:ascii="Arial" w:hAnsi="Arial" w:cs="Arial"/>
                <w:color w:val="000000" w:themeColor="text1"/>
                <w:sz w:val="18"/>
                <w:szCs w:val="18"/>
              </w:rPr>
            </w:pPr>
            <w:ins w:id="584" w:author="Hoang Duc Thanh-OCC" w:date="2026-09-03T10:26:00Z">
              <w:r>
                <w:rPr>
                  <w:rFonts w:ascii="Arial" w:hAnsi="Arial" w:cs="Arial"/>
                  <w:color w:val="000000" w:themeColor="text1"/>
                  <w:sz w:val="18"/>
                  <w:szCs w:val="18"/>
                </w:rPr>
                <w:t>AMDHAN01</w:t>
              </w:r>
            </w:ins>
          </w:p>
        </w:tc>
        <w:tc>
          <w:tcPr>
            <w:tcW w:w="2481" w:type="dxa"/>
          </w:tcPr>
          <w:p w14:paraId="41077A20" w14:textId="470FA220" w:rsidR="000912F0" w:rsidRPr="00B474F8" w:rsidRDefault="000912F0" w:rsidP="000912F0">
            <w:pPr>
              <w:autoSpaceDE w:val="0"/>
              <w:autoSpaceDN w:val="0"/>
              <w:adjustRightInd w:val="0"/>
              <w:rPr>
                <w:ins w:id="585" w:author="Hoang Duc Thanh-OCC" w:date="2026-09-03T10:24:00Z"/>
                <w:rFonts w:ascii="Arial" w:hAnsi="Arial" w:cs="Arial"/>
                <w:color w:val="000000" w:themeColor="text1"/>
                <w:sz w:val="18"/>
                <w:szCs w:val="18"/>
              </w:rPr>
            </w:pPr>
            <w:ins w:id="586" w:author="Hoang Duc Thanh-OCC" w:date="2026-09-03T10:24:00Z">
              <w:r w:rsidRPr="00B474F8">
                <w:rPr>
                  <w:rFonts w:ascii="Arial" w:hAnsi="Arial" w:cs="Arial"/>
                  <w:color w:val="000000" w:themeColor="text1"/>
                  <w:sz w:val="18"/>
                  <w:szCs w:val="18"/>
                </w:rPr>
                <w:t>VVCI, VVVH</w:t>
              </w:r>
            </w:ins>
            <w:ins w:id="587" w:author="Hoang Duc Thanh-OCC" w:date="2026-09-03T10:26:00Z">
              <w:r>
                <w:rPr>
                  <w:rFonts w:ascii="Arial" w:hAnsi="Arial" w:cs="Arial"/>
                  <w:color w:val="000000" w:themeColor="text1"/>
                  <w:sz w:val="18"/>
                  <w:szCs w:val="18"/>
                </w:rPr>
                <w:t>, VVDN</w:t>
              </w:r>
            </w:ins>
          </w:p>
        </w:tc>
      </w:tr>
      <w:tr w:rsidR="000912F0" w:rsidRPr="00B474F8" w14:paraId="3CFEB57A" w14:textId="77777777" w:rsidTr="000912F0">
        <w:trPr>
          <w:ins w:id="588" w:author="Hoang Duc Thanh-OCC" w:date="2026-09-03T10:24:00Z"/>
        </w:trPr>
        <w:tc>
          <w:tcPr>
            <w:tcW w:w="1701" w:type="dxa"/>
            <w:vAlign w:val="center"/>
          </w:tcPr>
          <w:p w14:paraId="28C5841A" w14:textId="77777777" w:rsidR="000912F0" w:rsidRPr="00B474F8" w:rsidRDefault="000912F0" w:rsidP="000912F0">
            <w:pPr>
              <w:autoSpaceDE w:val="0"/>
              <w:autoSpaceDN w:val="0"/>
              <w:adjustRightInd w:val="0"/>
              <w:rPr>
                <w:ins w:id="589" w:author="Hoang Duc Thanh-OCC" w:date="2026-09-03T10:24:00Z"/>
                <w:rFonts w:ascii="Arial" w:hAnsi="Arial" w:cs="Arial"/>
                <w:color w:val="000000" w:themeColor="text1"/>
                <w:sz w:val="18"/>
                <w:szCs w:val="18"/>
              </w:rPr>
            </w:pPr>
            <w:ins w:id="590" w:author="Hoang Duc Thanh-OCC" w:date="2026-09-03T10:24:00Z">
              <w:r>
                <w:rPr>
                  <w:rFonts w:ascii="Arial" w:hAnsi="Arial" w:cs="Arial"/>
                  <w:color w:val="000000" w:themeColor="text1"/>
                  <w:sz w:val="18"/>
                  <w:szCs w:val="18"/>
                </w:rPr>
                <w:t>Area Operation</w:t>
              </w:r>
            </w:ins>
          </w:p>
        </w:tc>
        <w:tc>
          <w:tcPr>
            <w:tcW w:w="5883" w:type="dxa"/>
            <w:gridSpan w:val="4"/>
          </w:tcPr>
          <w:p w14:paraId="3C69AC2B" w14:textId="77777777" w:rsidR="000912F0" w:rsidRPr="00B474F8" w:rsidRDefault="000912F0" w:rsidP="000912F0">
            <w:pPr>
              <w:autoSpaceDE w:val="0"/>
              <w:autoSpaceDN w:val="0"/>
              <w:adjustRightInd w:val="0"/>
              <w:rPr>
                <w:ins w:id="591" w:author="Hoang Duc Thanh-OCC" w:date="2026-09-03T10:24:00Z"/>
                <w:rFonts w:ascii="Arial" w:hAnsi="Arial" w:cs="Arial"/>
                <w:color w:val="000000" w:themeColor="text1"/>
                <w:sz w:val="18"/>
                <w:szCs w:val="18"/>
              </w:rPr>
            </w:pPr>
            <w:ins w:id="592" w:author="Hoang Duc Thanh-OCC" w:date="2026-09-03T10:24:00Z">
              <w:r>
                <w:rPr>
                  <w:rFonts w:ascii="Arial" w:hAnsi="Arial" w:cs="Arial"/>
                  <w:color w:val="000000" w:themeColor="text1"/>
                  <w:sz w:val="18"/>
                  <w:szCs w:val="18"/>
                </w:rPr>
                <w:t>MID/ASIA</w:t>
              </w:r>
            </w:ins>
          </w:p>
        </w:tc>
      </w:tr>
      <w:tr w:rsidR="000912F0" w:rsidRPr="00B474F8" w14:paraId="69B2203D" w14:textId="77777777" w:rsidTr="000912F0">
        <w:trPr>
          <w:ins w:id="593" w:author="Hoang Duc Thanh-OCC" w:date="2026-09-03T10:24:00Z"/>
        </w:trPr>
        <w:tc>
          <w:tcPr>
            <w:tcW w:w="1701" w:type="dxa"/>
            <w:vAlign w:val="center"/>
          </w:tcPr>
          <w:p w14:paraId="1284EA95" w14:textId="77777777" w:rsidR="000912F0" w:rsidRPr="00B474F8" w:rsidRDefault="000912F0" w:rsidP="000912F0">
            <w:pPr>
              <w:autoSpaceDE w:val="0"/>
              <w:autoSpaceDN w:val="0"/>
              <w:adjustRightInd w:val="0"/>
              <w:rPr>
                <w:ins w:id="594" w:author="Hoang Duc Thanh-OCC" w:date="2026-09-03T10:24:00Z"/>
                <w:rFonts w:ascii="Arial" w:hAnsi="Arial" w:cs="Arial"/>
                <w:color w:val="000000" w:themeColor="text1"/>
                <w:sz w:val="18"/>
                <w:szCs w:val="18"/>
              </w:rPr>
            </w:pPr>
            <w:ins w:id="595" w:author="Hoang Duc Thanh-OCC" w:date="2026-09-03T10:24:00Z">
              <w:r w:rsidRPr="00B474F8">
                <w:rPr>
                  <w:rFonts w:ascii="Arial" w:hAnsi="Arial" w:cs="Arial"/>
                  <w:color w:val="000000" w:themeColor="text1"/>
                  <w:sz w:val="18"/>
                  <w:szCs w:val="18"/>
                </w:rPr>
                <w:t>Preferred Enroute Alternate Airport</w:t>
              </w:r>
            </w:ins>
          </w:p>
        </w:tc>
        <w:tc>
          <w:tcPr>
            <w:tcW w:w="5883" w:type="dxa"/>
            <w:gridSpan w:val="4"/>
            <w:vAlign w:val="center"/>
          </w:tcPr>
          <w:p w14:paraId="102800C4" w14:textId="0AC05BD4" w:rsidR="000912F0" w:rsidRPr="00B474F8" w:rsidRDefault="000912F0" w:rsidP="000912F0">
            <w:pPr>
              <w:autoSpaceDE w:val="0"/>
              <w:autoSpaceDN w:val="0"/>
              <w:adjustRightInd w:val="0"/>
              <w:rPr>
                <w:ins w:id="596" w:author="Hoang Duc Thanh-OCC" w:date="2026-09-03T10:24:00Z"/>
                <w:rFonts w:ascii="Arial" w:hAnsi="Arial" w:cs="Arial"/>
                <w:color w:val="000000" w:themeColor="text1"/>
                <w:sz w:val="18"/>
                <w:szCs w:val="18"/>
              </w:rPr>
            </w:pPr>
            <w:ins w:id="597" w:author="Hoang Duc Thanh-OCC" w:date="2026-09-03T10:27:00Z">
              <w:r>
                <w:rPr>
                  <w:rFonts w:ascii="Arial" w:hAnsi="Arial" w:cs="Arial"/>
                  <w:color w:val="000000" w:themeColor="text1"/>
                  <w:sz w:val="18"/>
                  <w:szCs w:val="18"/>
                </w:rPr>
                <w:t>VTCC, VLVT, VYYY, VYMD, VGHS, VECC, VEBS, VOHS, VIDP, VIJP</w:t>
              </w:r>
            </w:ins>
          </w:p>
        </w:tc>
      </w:tr>
      <w:tr w:rsidR="000912F0" w:rsidRPr="00B474F8" w14:paraId="679E3DD9" w14:textId="77777777" w:rsidTr="000912F0">
        <w:trPr>
          <w:ins w:id="598" w:author="Hoang Duc Thanh-OCC" w:date="2026-09-03T10:24:00Z"/>
        </w:trPr>
        <w:tc>
          <w:tcPr>
            <w:tcW w:w="1701" w:type="dxa"/>
            <w:vAlign w:val="center"/>
          </w:tcPr>
          <w:p w14:paraId="718BB779" w14:textId="77777777" w:rsidR="000912F0" w:rsidRPr="00B474F8" w:rsidRDefault="000912F0" w:rsidP="000912F0">
            <w:pPr>
              <w:autoSpaceDE w:val="0"/>
              <w:autoSpaceDN w:val="0"/>
              <w:adjustRightInd w:val="0"/>
              <w:rPr>
                <w:ins w:id="599" w:author="Hoang Duc Thanh-OCC" w:date="2026-09-03T10:24:00Z"/>
                <w:rFonts w:ascii="Arial" w:hAnsi="Arial" w:cs="Arial"/>
                <w:color w:val="000000" w:themeColor="text1"/>
                <w:sz w:val="18"/>
                <w:szCs w:val="18"/>
              </w:rPr>
            </w:pPr>
            <w:ins w:id="600" w:author="Hoang Duc Thanh-OCC" w:date="2026-09-03T10:24:00Z">
              <w:r w:rsidRPr="00B474F8">
                <w:rPr>
                  <w:rFonts w:ascii="Arial" w:hAnsi="Arial" w:cs="Arial"/>
                  <w:color w:val="000000" w:themeColor="text1"/>
                  <w:sz w:val="18"/>
                  <w:szCs w:val="18"/>
                </w:rPr>
                <w:t>RVSM</w:t>
              </w:r>
            </w:ins>
          </w:p>
        </w:tc>
        <w:tc>
          <w:tcPr>
            <w:tcW w:w="5883" w:type="dxa"/>
            <w:gridSpan w:val="4"/>
          </w:tcPr>
          <w:p w14:paraId="180A8BB4" w14:textId="77777777" w:rsidR="000912F0" w:rsidRPr="00B474F8" w:rsidRDefault="000912F0" w:rsidP="000912F0">
            <w:pPr>
              <w:autoSpaceDE w:val="0"/>
              <w:autoSpaceDN w:val="0"/>
              <w:adjustRightInd w:val="0"/>
              <w:jc w:val="both"/>
              <w:rPr>
                <w:ins w:id="601" w:author="Hoang Duc Thanh-OCC" w:date="2026-09-03T10:24:00Z"/>
                <w:rFonts w:ascii="Arial" w:hAnsi="Arial" w:cs="Arial"/>
                <w:color w:val="000000" w:themeColor="text1"/>
                <w:sz w:val="18"/>
                <w:szCs w:val="18"/>
              </w:rPr>
            </w:pPr>
            <w:ins w:id="602" w:author="Hoang Duc Thanh-OCC" w:date="2026-09-03T10:24:00Z">
              <w:r w:rsidRPr="00B474F8">
                <w:rPr>
                  <w:rFonts w:ascii="Arial" w:hAnsi="Arial" w:cs="Arial"/>
                  <w:color w:val="000000" w:themeColor="text1"/>
                  <w:sz w:val="18"/>
                  <w:szCs w:val="18"/>
                </w:rPr>
                <w:t>Required</w:t>
              </w:r>
            </w:ins>
          </w:p>
        </w:tc>
      </w:tr>
      <w:tr w:rsidR="000912F0" w:rsidRPr="00B474F8" w14:paraId="160EB79A" w14:textId="77777777" w:rsidTr="000912F0">
        <w:trPr>
          <w:ins w:id="603" w:author="Hoang Duc Thanh-OCC" w:date="2026-09-03T10:24:00Z"/>
        </w:trPr>
        <w:tc>
          <w:tcPr>
            <w:tcW w:w="1701" w:type="dxa"/>
            <w:vAlign w:val="center"/>
          </w:tcPr>
          <w:p w14:paraId="3CB79648" w14:textId="77777777" w:rsidR="000912F0" w:rsidRPr="00B474F8" w:rsidRDefault="000912F0" w:rsidP="000912F0">
            <w:pPr>
              <w:autoSpaceDE w:val="0"/>
              <w:autoSpaceDN w:val="0"/>
              <w:adjustRightInd w:val="0"/>
              <w:rPr>
                <w:ins w:id="604" w:author="Hoang Duc Thanh-OCC" w:date="2026-09-03T10:24:00Z"/>
                <w:rFonts w:ascii="Arial" w:hAnsi="Arial" w:cs="Arial"/>
                <w:color w:val="000000" w:themeColor="text1"/>
                <w:sz w:val="18"/>
                <w:szCs w:val="18"/>
              </w:rPr>
            </w:pPr>
            <w:ins w:id="605" w:author="Hoang Duc Thanh-OCC" w:date="2026-09-03T10:24:00Z">
              <w:r>
                <w:rPr>
                  <w:rFonts w:ascii="Arial" w:hAnsi="Arial" w:cs="Arial"/>
                  <w:color w:val="000000" w:themeColor="text1"/>
                  <w:sz w:val="18"/>
                  <w:szCs w:val="18"/>
                </w:rPr>
                <w:t>EDTO</w:t>
              </w:r>
            </w:ins>
          </w:p>
        </w:tc>
        <w:tc>
          <w:tcPr>
            <w:tcW w:w="5883" w:type="dxa"/>
            <w:gridSpan w:val="4"/>
          </w:tcPr>
          <w:p w14:paraId="6A0D29EF" w14:textId="77777777" w:rsidR="000912F0" w:rsidRPr="00B474F8" w:rsidRDefault="000912F0" w:rsidP="000912F0">
            <w:pPr>
              <w:autoSpaceDE w:val="0"/>
              <w:autoSpaceDN w:val="0"/>
              <w:adjustRightInd w:val="0"/>
              <w:rPr>
                <w:ins w:id="606" w:author="Hoang Duc Thanh-OCC" w:date="2026-09-03T10:24:00Z"/>
                <w:rFonts w:ascii="Arial" w:hAnsi="Arial" w:cs="Arial"/>
                <w:color w:val="000000" w:themeColor="text1"/>
                <w:sz w:val="18"/>
                <w:szCs w:val="18"/>
              </w:rPr>
            </w:pPr>
            <w:ins w:id="607" w:author="Hoang Duc Thanh-OCC" w:date="2026-09-03T10:24:00Z">
              <w:r>
                <w:rPr>
                  <w:rFonts w:ascii="Arial" w:hAnsi="Arial" w:cs="Arial"/>
                  <w:sz w:val="18"/>
                  <w:szCs w:val="18"/>
                </w:rPr>
                <w:t>Not-required</w:t>
              </w:r>
            </w:ins>
          </w:p>
        </w:tc>
      </w:tr>
      <w:tr w:rsidR="000912F0" w:rsidRPr="00B474F8" w14:paraId="63B3D5FE" w14:textId="77777777" w:rsidTr="000912F0">
        <w:trPr>
          <w:ins w:id="608" w:author="Hoang Duc Thanh-OCC" w:date="2026-09-03T10:24:00Z"/>
        </w:trPr>
        <w:tc>
          <w:tcPr>
            <w:tcW w:w="1701" w:type="dxa"/>
            <w:vAlign w:val="center"/>
          </w:tcPr>
          <w:p w14:paraId="4DA65980" w14:textId="77777777" w:rsidR="000912F0" w:rsidRPr="00B474F8" w:rsidRDefault="000912F0" w:rsidP="000912F0">
            <w:pPr>
              <w:autoSpaceDE w:val="0"/>
              <w:autoSpaceDN w:val="0"/>
              <w:adjustRightInd w:val="0"/>
              <w:rPr>
                <w:ins w:id="609" w:author="Hoang Duc Thanh-OCC" w:date="2026-09-03T10:24:00Z"/>
                <w:rFonts w:ascii="Arial" w:hAnsi="Arial" w:cs="Arial"/>
                <w:color w:val="000000" w:themeColor="text1"/>
                <w:sz w:val="18"/>
                <w:szCs w:val="18"/>
              </w:rPr>
            </w:pPr>
            <w:ins w:id="610" w:author="Hoang Duc Thanh-OCC" w:date="2026-09-03T10:24:00Z">
              <w:r>
                <w:rPr>
                  <w:rFonts w:ascii="Arial" w:hAnsi="Arial" w:cs="Arial"/>
                  <w:color w:val="000000" w:themeColor="text1"/>
                  <w:sz w:val="18"/>
                  <w:szCs w:val="18"/>
                </w:rPr>
                <w:t>PBN</w:t>
              </w:r>
            </w:ins>
          </w:p>
        </w:tc>
        <w:tc>
          <w:tcPr>
            <w:tcW w:w="5883" w:type="dxa"/>
            <w:gridSpan w:val="4"/>
          </w:tcPr>
          <w:p w14:paraId="01C45314" w14:textId="77777777" w:rsidR="000912F0" w:rsidRPr="00B474F8" w:rsidRDefault="000912F0" w:rsidP="000912F0">
            <w:pPr>
              <w:autoSpaceDE w:val="0"/>
              <w:autoSpaceDN w:val="0"/>
              <w:adjustRightInd w:val="0"/>
              <w:jc w:val="both"/>
              <w:rPr>
                <w:ins w:id="611" w:author="Hoang Duc Thanh-OCC" w:date="2026-09-03T10:24:00Z"/>
                <w:rFonts w:ascii="Arial" w:hAnsi="Arial" w:cs="Arial"/>
                <w:color w:val="000000" w:themeColor="text1"/>
                <w:sz w:val="18"/>
                <w:szCs w:val="18"/>
              </w:rPr>
            </w:pPr>
            <w:ins w:id="612" w:author="Hoang Duc Thanh-OCC" w:date="2026-09-03T10:24:00Z">
              <w:r w:rsidRPr="00B474F8">
                <w:rPr>
                  <w:rFonts w:ascii="Arial" w:hAnsi="Arial" w:cs="Arial"/>
                  <w:color w:val="000000" w:themeColor="text1"/>
                  <w:sz w:val="18"/>
                  <w:szCs w:val="18"/>
                </w:rPr>
                <w:t>NIL</w:t>
              </w:r>
            </w:ins>
          </w:p>
        </w:tc>
      </w:tr>
      <w:tr w:rsidR="000912F0" w:rsidRPr="00B474F8" w14:paraId="08F1BA79" w14:textId="77777777" w:rsidTr="000912F0">
        <w:trPr>
          <w:ins w:id="613" w:author="Hoang Duc Thanh-OCC" w:date="2026-09-03T10:24:00Z"/>
        </w:trPr>
        <w:tc>
          <w:tcPr>
            <w:tcW w:w="1701" w:type="dxa"/>
            <w:vAlign w:val="center"/>
          </w:tcPr>
          <w:p w14:paraId="0525662B" w14:textId="77777777" w:rsidR="000912F0" w:rsidRPr="00B474F8" w:rsidRDefault="000912F0" w:rsidP="000912F0">
            <w:pPr>
              <w:autoSpaceDE w:val="0"/>
              <w:autoSpaceDN w:val="0"/>
              <w:adjustRightInd w:val="0"/>
              <w:rPr>
                <w:ins w:id="614" w:author="Hoang Duc Thanh-OCC" w:date="2026-09-03T10:24:00Z"/>
                <w:rFonts w:ascii="Arial" w:hAnsi="Arial" w:cs="Arial"/>
                <w:color w:val="000000" w:themeColor="text1"/>
                <w:sz w:val="18"/>
                <w:szCs w:val="18"/>
              </w:rPr>
            </w:pPr>
            <w:ins w:id="615" w:author="Hoang Duc Thanh-OCC" w:date="2026-09-03T10:24:00Z">
              <w:r>
                <w:rPr>
                  <w:rFonts w:ascii="Arial" w:hAnsi="Arial" w:cs="Arial"/>
                  <w:color w:val="000000" w:themeColor="text1"/>
                  <w:sz w:val="18"/>
                  <w:szCs w:val="18"/>
                </w:rPr>
                <w:t>Datalink</w:t>
              </w:r>
            </w:ins>
          </w:p>
        </w:tc>
        <w:tc>
          <w:tcPr>
            <w:tcW w:w="5883" w:type="dxa"/>
            <w:gridSpan w:val="4"/>
          </w:tcPr>
          <w:p w14:paraId="06CD3187" w14:textId="77777777" w:rsidR="000912F0" w:rsidRPr="00B474F8" w:rsidRDefault="000912F0" w:rsidP="000912F0">
            <w:pPr>
              <w:autoSpaceDE w:val="0"/>
              <w:autoSpaceDN w:val="0"/>
              <w:adjustRightInd w:val="0"/>
              <w:jc w:val="both"/>
              <w:rPr>
                <w:ins w:id="616" w:author="Hoang Duc Thanh-OCC" w:date="2026-09-03T10:24:00Z"/>
                <w:rFonts w:ascii="Arial" w:hAnsi="Arial" w:cs="Arial"/>
                <w:color w:val="000000" w:themeColor="text1"/>
                <w:sz w:val="18"/>
                <w:szCs w:val="18"/>
              </w:rPr>
            </w:pPr>
            <w:ins w:id="617" w:author="Hoang Duc Thanh-OCC" w:date="2026-09-03T10:24:00Z">
              <w:r>
                <w:rPr>
                  <w:rFonts w:ascii="Arial" w:hAnsi="Arial" w:cs="Arial"/>
                  <w:color w:val="000000" w:themeColor="text1"/>
                  <w:sz w:val="18"/>
                  <w:szCs w:val="18"/>
                </w:rPr>
                <w:t>CPDLC/ ADS-C, ADS-B</w:t>
              </w:r>
            </w:ins>
          </w:p>
        </w:tc>
      </w:tr>
      <w:tr w:rsidR="000912F0" w:rsidRPr="00B474F8" w14:paraId="7E75221C" w14:textId="77777777" w:rsidTr="000912F0">
        <w:trPr>
          <w:ins w:id="618" w:author="Hoang Duc Thanh-OCC" w:date="2026-09-03T10:24:00Z"/>
        </w:trPr>
        <w:tc>
          <w:tcPr>
            <w:tcW w:w="1701" w:type="dxa"/>
            <w:vAlign w:val="center"/>
          </w:tcPr>
          <w:p w14:paraId="3C8B70CD" w14:textId="77777777" w:rsidR="000912F0" w:rsidRPr="00B474F8" w:rsidRDefault="000912F0" w:rsidP="000912F0">
            <w:pPr>
              <w:autoSpaceDE w:val="0"/>
              <w:autoSpaceDN w:val="0"/>
              <w:adjustRightInd w:val="0"/>
              <w:rPr>
                <w:ins w:id="619" w:author="Hoang Duc Thanh-OCC" w:date="2026-09-03T10:24:00Z"/>
                <w:rFonts w:ascii="Arial" w:hAnsi="Arial" w:cs="Arial"/>
                <w:color w:val="000000" w:themeColor="text1"/>
                <w:sz w:val="18"/>
                <w:szCs w:val="18"/>
              </w:rPr>
            </w:pPr>
            <w:ins w:id="620" w:author="Hoang Duc Thanh-OCC" w:date="2026-09-03T10:24:00Z">
              <w:r w:rsidRPr="00B474F8">
                <w:rPr>
                  <w:rFonts w:ascii="Arial" w:hAnsi="Arial" w:cs="Arial"/>
                  <w:color w:val="000000" w:themeColor="text1"/>
                  <w:sz w:val="18"/>
                  <w:szCs w:val="18"/>
                </w:rPr>
                <w:t>Flight level</w:t>
              </w:r>
            </w:ins>
          </w:p>
        </w:tc>
        <w:tc>
          <w:tcPr>
            <w:tcW w:w="5883" w:type="dxa"/>
            <w:gridSpan w:val="4"/>
          </w:tcPr>
          <w:p w14:paraId="4C732ED4" w14:textId="77777777" w:rsidR="000912F0" w:rsidRPr="00B474F8" w:rsidRDefault="000912F0" w:rsidP="000912F0">
            <w:pPr>
              <w:autoSpaceDE w:val="0"/>
              <w:autoSpaceDN w:val="0"/>
              <w:adjustRightInd w:val="0"/>
              <w:jc w:val="both"/>
              <w:rPr>
                <w:ins w:id="621" w:author="Hoang Duc Thanh-OCC" w:date="2026-09-03T10:24:00Z"/>
                <w:rFonts w:ascii="Arial" w:hAnsi="Arial" w:cs="Arial"/>
                <w:color w:val="000000" w:themeColor="text1"/>
                <w:sz w:val="18"/>
                <w:szCs w:val="18"/>
              </w:rPr>
            </w:pPr>
            <w:ins w:id="622" w:author="Hoang Duc Thanh-OCC" w:date="2026-09-03T10:24:00Z">
              <w:r w:rsidRPr="00B474F8">
                <w:rPr>
                  <w:rFonts w:ascii="Arial" w:hAnsi="Arial" w:cs="Arial"/>
                  <w:color w:val="000000" w:themeColor="text1"/>
                  <w:sz w:val="18"/>
                  <w:szCs w:val="18"/>
                </w:rPr>
                <w:t>MIN – MAX: GND – FL410</w:t>
              </w:r>
            </w:ins>
          </w:p>
          <w:p w14:paraId="79D86A5B" w14:textId="77777777" w:rsidR="000912F0" w:rsidRPr="00B474F8" w:rsidRDefault="000912F0" w:rsidP="000912F0">
            <w:pPr>
              <w:autoSpaceDE w:val="0"/>
              <w:autoSpaceDN w:val="0"/>
              <w:adjustRightInd w:val="0"/>
              <w:jc w:val="both"/>
              <w:rPr>
                <w:ins w:id="623" w:author="Hoang Duc Thanh-OCC" w:date="2026-09-03T10:24:00Z"/>
                <w:rFonts w:ascii="Arial" w:hAnsi="Arial" w:cs="Arial"/>
                <w:color w:val="000000" w:themeColor="text1"/>
                <w:sz w:val="18"/>
                <w:szCs w:val="18"/>
              </w:rPr>
            </w:pPr>
            <w:ins w:id="624" w:author="Hoang Duc Thanh-OCC" w:date="2026-09-03T10:24: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p>
        </w:tc>
      </w:tr>
      <w:tr w:rsidR="000912F0" w:rsidRPr="00B474F8" w14:paraId="11906F3B" w14:textId="77777777" w:rsidTr="000912F0">
        <w:trPr>
          <w:ins w:id="625" w:author="Hoang Duc Thanh-OCC" w:date="2026-09-03T10:24:00Z"/>
        </w:trPr>
        <w:tc>
          <w:tcPr>
            <w:tcW w:w="1701" w:type="dxa"/>
            <w:vAlign w:val="center"/>
          </w:tcPr>
          <w:p w14:paraId="6EAA9284" w14:textId="77777777" w:rsidR="000912F0" w:rsidRPr="00B474F8" w:rsidRDefault="000912F0" w:rsidP="000912F0">
            <w:pPr>
              <w:autoSpaceDE w:val="0"/>
              <w:autoSpaceDN w:val="0"/>
              <w:adjustRightInd w:val="0"/>
              <w:rPr>
                <w:ins w:id="626" w:author="Hoang Duc Thanh-OCC" w:date="2026-09-03T10:24:00Z"/>
                <w:rFonts w:ascii="Arial" w:hAnsi="Arial" w:cs="Arial"/>
                <w:color w:val="000000" w:themeColor="text1"/>
                <w:sz w:val="18"/>
                <w:szCs w:val="18"/>
              </w:rPr>
            </w:pPr>
            <w:ins w:id="627" w:author="Hoang Duc Thanh-OCC" w:date="2026-09-03T10:24:00Z">
              <w:r w:rsidRPr="00B474F8">
                <w:rPr>
                  <w:rFonts w:ascii="Arial" w:hAnsi="Arial" w:cs="Arial"/>
                  <w:color w:val="000000" w:themeColor="text1"/>
                  <w:sz w:val="18"/>
                  <w:szCs w:val="18"/>
                </w:rPr>
                <w:t>Restriction</w:t>
              </w:r>
            </w:ins>
          </w:p>
        </w:tc>
        <w:tc>
          <w:tcPr>
            <w:tcW w:w="5883" w:type="dxa"/>
            <w:gridSpan w:val="4"/>
          </w:tcPr>
          <w:p w14:paraId="20C3C605" w14:textId="7DAFE274" w:rsidR="000912F0" w:rsidRPr="00B474F8" w:rsidRDefault="000912F0" w:rsidP="000912F0">
            <w:pPr>
              <w:autoSpaceDE w:val="0"/>
              <w:autoSpaceDN w:val="0"/>
              <w:adjustRightInd w:val="0"/>
              <w:jc w:val="both"/>
              <w:rPr>
                <w:ins w:id="628" w:author="Hoang Duc Thanh-OCC" w:date="2026-09-03T10:24:00Z"/>
                <w:rFonts w:ascii="Arial" w:hAnsi="Arial" w:cs="Arial"/>
                <w:color w:val="000000" w:themeColor="text1"/>
                <w:sz w:val="18"/>
                <w:szCs w:val="18"/>
              </w:rPr>
            </w:pPr>
            <w:ins w:id="629" w:author="Hoang Duc Thanh-OCC" w:date="2026-09-03T10:32:00Z">
              <w:r>
                <w:rPr>
                  <w:rFonts w:ascii="Arial" w:hAnsi="Arial" w:cs="Arial"/>
                  <w:color w:val="000000" w:themeColor="text1"/>
                  <w:sz w:val="18"/>
                  <w:szCs w:val="18"/>
                </w:rPr>
                <w:t>NIL</w:t>
              </w:r>
            </w:ins>
          </w:p>
        </w:tc>
      </w:tr>
    </w:tbl>
    <w:p w14:paraId="2FFC564A" w14:textId="77777777" w:rsidR="00F16B94" w:rsidRDefault="00F16B94" w:rsidP="002632C6">
      <w:pPr>
        <w:spacing w:after="120"/>
        <w:ind w:firstLine="425"/>
        <w:rPr>
          <w:rFonts w:ascii="Arial" w:hAnsi="Arial" w:cs="Arial"/>
          <w:b/>
          <w:color w:val="000000" w:themeColor="text1"/>
          <w:sz w:val="18"/>
          <w:szCs w:val="18"/>
        </w:rPr>
      </w:pPr>
    </w:p>
    <w:p w14:paraId="427A059A" w14:textId="7E871252" w:rsidR="004014CF" w:rsidRPr="004014CF" w:rsidRDefault="00963917" w:rsidP="002632C6">
      <w:pPr>
        <w:spacing w:after="120"/>
        <w:ind w:firstLine="425"/>
        <w:rPr>
          <w:rFonts w:ascii="Arial" w:hAnsi="Arial" w:cs="Arial"/>
          <w:b/>
          <w:color w:val="000000" w:themeColor="text1"/>
          <w:sz w:val="18"/>
          <w:szCs w:val="18"/>
        </w:rPr>
      </w:pPr>
      <w:r>
        <w:rPr>
          <w:rFonts w:ascii="Arial" w:hAnsi="Arial" w:cs="Arial"/>
          <w:b/>
          <w:color w:val="000000" w:themeColor="text1"/>
          <w:sz w:val="18"/>
          <w:szCs w:val="18"/>
        </w:rPr>
        <w:t>3.3.2.5</w:t>
      </w:r>
      <w:r w:rsidR="004014CF" w:rsidRPr="004014CF">
        <w:rPr>
          <w:rFonts w:ascii="Arial" w:hAnsi="Arial" w:cs="Arial"/>
          <w:b/>
          <w:color w:val="000000" w:themeColor="text1"/>
          <w:sz w:val="18"/>
          <w:szCs w:val="18"/>
        </w:rPr>
        <w:t xml:space="preserve"> </w:t>
      </w:r>
      <w:r w:rsidR="004014CF">
        <w:rPr>
          <w:rFonts w:ascii="Arial" w:hAnsi="Arial" w:cs="Arial"/>
          <w:b/>
          <w:color w:val="000000" w:themeColor="text1"/>
          <w:sz w:val="18"/>
          <w:szCs w:val="18"/>
        </w:rPr>
        <w:t>NORTHEAST ASIA</w:t>
      </w:r>
    </w:p>
    <w:tbl>
      <w:tblPr>
        <w:tblStyle w:val="TableGrid"/>
        <w:tblW w:w="7584" w:type="dxa"/>
        <w:tblInd w:w="421" w:type="dxa"/>
        <w:tblLook w:val="04A0" w:firstRow="1" w:lastRow="0" w:firstColumn="1" w:lastColumn="0" w:noHBand="0" w:noVBand="1"/>
      </w:tblPr>
      <w:tblGrid>
        <w:gridCol w:w="1701"/>
        <w:gridCol w:w="1701"/>
        <w:gridCol w:w="1701"/>
        <w:gridCol w:w="2481"/>
      </w:tblGrid>
      <w:tr w:rsidR="00F124BC" w:rsidRPr="00B474F8" w14:paraId="127C3BDD" w14:textId="77777777" w:rsidTr="006030BD">
        <w:trPr>
          <w:trHeight w:val="623"/>
          <w:tblHeader/>
        </w:trPr>
        <w:tc>
          <w:tcPr>
            <w:tcW w:w="1701" w:type="dxa"/>
            <w:vAlign w:val="center"/>
          </w:tcPr>
          <w:p w14:paraId="23050A0D"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No</w:t>
            </w:r>
          </w:p>
        </w:tc>
        <w:tc>
          <w:tcPr>
            <w:tcW w:w="1701" w:type="dxa"/>
            <w:vAlign w:val="center"/>
          </w:tcPr>
          <w:p w14:paraId="135F5F94"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City pairs</w:t>
            </w:r>
          </w:p>
        </w:tc>
        <w:tc>
          <w:tcPr>
            <w:tcW w:w="1701" w:type="dxa"/>
            <w:vAlign w:val="center"/>
          </w:tcPr>
          <w:p w14:paraId="4CE275D9"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Standard routes DB name</w:t>
            </w:r>
          </w:p>
        </w:tc>
        <w:tc>
          <w:tcPr>
            <w:tcW w:w="2481" w:type="dxa"/>
            <w:vAlign w:val="center"/>
          </w:tcPr>
          <w:p w14:paraId="26CFF1CE"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Preferred destination alternate airports</w:t>
            </w:r>
          </w:p>
        </w:tc>
      </w:tr>
    </w:tbl>
    <w:tbl>
      <w:tblPr>
        <w:tblStyle w:val="TableGrid11"/>
        <w:tblW w:w="7584" w:type="dxa"/>
        <w:tblInd w:w="421" w:type="dxa"/>
        <w:tblLook w:val="04A0" w:firstRow="1" w:lastRow="0" w:firstColumn="1" w:lastColumn="0" w:noHBand="0" w:noVBand="1"/>
      </w:tblPr>
      <w:tblGrid>
        <w:gridCol w:w="1701"/>
        <w:gridCol w:w="850"/>
        <w:gridCol w:w="851"/>
        <w:gridCol w:w="1701"/>
        <w:gridCol w:w="2481"/>
      </w:tblGrid>
      <w:tr w:rsidR="00E9155A" w:rsidRPr="00B474F8" w14:paraId="72BCDBFB" w14:textId="77777777" w:rsidTr="006030BD">
        <w:tc>
          <w:tcPr>
            <w:tcW w:w="7584" w:type="dxa"/>
            <w:gridSpan w:val="5"/>
            <w:shd w:val="clear" w:color="auto" w:fill="323E4F" w:themeFill="text2" w:themeFillShade="BF"/>
          </w:tcPr>
          <w:p w14:paraId="284ED136" w14:textId="05D511E9" w:rsidR="00E9155A" w:rsidRPr="00B474F8" w:rsidRDefault="00E9155A"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3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CXR – CJU – CXR </w:t>
            </w:r>
          </w:p>
        </w:tc>
      </w:tr>
      <w:tr w:rsidR="00E9155A" w:rsidRPr="00B474F8" w14:paraId="4CC0E3F1" w14:textId="77777777" w:rsidTr="006030BD">
        <w:tc>
          <w:tcPr>
            <w:tcW w:w="1701" w:type="dxa"/>
            <w:vMerge w:val="restart"/>
            <w:vAlign w:val="center"/>
          </w:tcPr>
          <w:p w14:paraId="52502471"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6792F16B"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1" w:type="dxa"/>
          </w:tcPr>
          <w:p w14:paraId="0B448511"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RKPC</w:t>
            </w:r>
          </w:p>
        </w:tc>
        <w:tc>
          <w:tcPr>
            <w:tcW w:w="1701" w:type="dxa"/>
          </w:tcPr>
          <w:p w14:paraId="5EB1A5EE"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CXRCJU0207A</w:t>
            </w:r>
          </w:p>
        </w:tc>
        <w:tc>
          <w:tcPr>
            <w:tcW w:w="2481" w:type="dxa"/>
          </w:tcPr>
          <w:p w14:paraId="6037839C"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RKSI, RKPK</w:t>
            </w:r>
          </w:p>
        </w:tc>
      </w:tr>
      <w:tr w:rsidR="00E9155A" w:rsidRPr="00B474F8" w14:paraId="57E473FB" w14:textId="77777777" w:rsidTr="006030BD">
        <w:tc>
          <w:tcPr>
            <w:tcW w:w="1701" w:type="dxa"/>
            <w:vMerge/>
            <w:vAlign w:val="center"/>
          </w:tcPr>
          <w:p w14:paraId="1EF58073"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4B4D84D5"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RKPC</w:t>
            </w:r>
          </w:p>
        </w:tc>
        <w:tc>
          <w:tcPr>
            <w:tcW w:w="851" w:type="dxa"/>
          </w:tcPr>
          <w:p w14:paraId="77EDBD09"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701" w:type="dxa"/>
          </w:tcPr>
          <w:p w14:paraId="767A046B"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CJUCXR0702</w:t>
            </w:r>
          </w:p>
        </w:tc>
        <w:tc>
          <w:tcPr>
            <w:tcW w:w="2481" w:type="dxa"/>
          </w:tcPr>
          <w:p w14:paraId="42086A57"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E3679A" w:rsidRPr="00B474F8" w14:paraId="6BCF051D" w14:textId="77777777" w:rsidTr="006030BD">
        <w:tc>
          <w:tcPr>
            <w:tcW w:w="1701" w:type="dxa"/>
            <w:vAlign w:val="center"/>
          </w:tcPr>
          <w:p w14:paraId="68884F6C" w14:textId="517BF32D" w:rsidR="00E3679A" w:rsidRPr="00B474F8" w:rsidRDefault="00E3679A"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05BC630" w14:textId="1B2CEE2D" w:rsidR="00E3679A" w:rsidRPr="00B474F8" w:rsidRDefault="00E3679A"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3679A" w:rsidRPr="00B474F8" w14:paraId="71AF0E3C" w14:textId="77777777" w:rsidTr="003F26D7">
        <w:tc>
          <w:tcPr>
            <w:tcW w:w="1701" w:type="dxa"/>
            <w:vAlign w:val="center"/>
          </w:tcPr>
          <w:p w14:paraId="72423EFE" w14:textId="77777777" w:rsidR="00E3679A" w:rsidRPr="00B474F8" w:rsidRDefault="00E3679A" w:rsidP="00E3679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2779C2B" w14:textId="77777777" w:rsidR="00E3679A" w:rsidRPr="00B474F8" w:rsidRDefault="00E3679A"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RKSI</w:t>
            </w:r>
          </w:p>
        </w:tc>
      </w:tr>
      <w:tr w:rsidR="00E3679A" w:rsidRPr="00B474F8" w14:paraId="1716C84F" w14:textId="77777777" w:rsidTr="006030BD">
        <w:tc>
          <w:tcPr>
            <w:tcW w:w="1701" w:type="dxa"/>
            <w:vAlign w:val="center"/>
          </w:tcPr>
          <w:p w14:paraId="63C2144C" w14:textId="77777777" w:rsidR="00E3679A" w:rsidRPr="00B474F8" w:rsidRDefault="00E3679A" w:rsidP="00E3679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791953B"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3679A" w:rsidRPr="00B474F8" w14:paraId="32C03FC5" w14:textId="77777777" w:rsidTr="006030BD">
        <w:tc>
          <w:tcPr>
            <w:tcW w:w="1701" w:type="dxa"/>
            <w:vAlign w:val="center"/>
          </w:tcPr>
          <w:p w14:paraId="600F4A4D" w14:textId="464A3164" w:rsidR="00E3679A" w:rsidRPr="00B474F8" w:rsidRDefault="004463F6"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EF25BFF" w14:textId="263680A0" w:rsidR="00E3679A"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3679A" w:rsidRPr="00B474F8" w14:paraId="001B0429" w14:textId="77777777" w:rsidTr="006030BD">
        <w:tc>
          <w:tcPr>
            <w:tcW w:w="1701" w:type="dxa"/>
            <w:vAlign w:val="center"/>
          </w:tcPr>
          <w:p w14:paraId="145B4568" w14:textId="50F93B9A" w:rsidR="00E3679A" w:rsidRPr="00B474F8" w:rsidRDefault="000B601D"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C825C49"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D31D4A" w:rsidRPr="00B474F8" w14:paraId="16B3182B" w14:textId="77777777" w:rsidTr="006030BD">
        <w:tc>
          <w:tcPr>
            <w:tcW w:w="1701" w:type="dxa"/>
            <w:vAlign w:val="center"/>
          </w:tcPr>
          <w:p w14:paraId="6FF0B931" w14:textId="03BA6A50" w:rsidR="00D31D4A" w:rsidRDefault="00D31D4A" w:rsidP="00D31D4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0FD7661" w14:textId="4C70D861" w:rsidR="00D31D4A" w:rsidRPr="00B474F8" w:rsidRDefault="00085009" w:rsidP="00D31D4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E3679A" w:rsidRPr="00B474F8" w14:paraId="6C1EF1BF" w14:textId="77777777" w:rsidTr="006030BD">
        <w:tc>
          <w:tcPr>
            <w:tcW w:w="1701" w:type="dxa"/>
            <w:vAlign w:val="center"/>
          </w:tcPr>
          <w:p w14:paraId="277B4FBE" w14:textId="77777777" w:rsidR="00E3679A" w:rsidRPr="00B474F8" w:rsidRDefault="00E3679A" w:rsidP="00E3679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0AF045E"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54751EF" w14:textId="77777777" w:rsidR="00E3679A" w:rsidRPr="00B474F8" w:rsidRDefault="00E3679A" w:rsidP="00E3679A">
            <w:pPr>
              <w:autoSpaceDE w:val="0"/>
              <w:autoSpaceDN w:val="0"/>
              <w:adjustRightInd w:val="0"/>
              <w:jc w:val="both"/>
              <w:rPr>
                <w:rFonts w:ascii="Arial" w:hAnsi="Arial" w:cs="Arial"/>
                <w:b/>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3679A" w:rsidRPr="00B474F8" w14:paraId="318CFB66" w14:textId="77777777" w:rsidTr="006030BD">
        <w:tc>
          <w:tcPr>
            <w:tcW w:w="1701" w:type="dxa"/>
            <w:vAlign w:val="center"/>
          </w:tcPr>
          <w:p w14:paraId="7A2D27DE" w14:textId="77777777" w:rsidR="00E3679A" w:rsidRPr="00B474F8" w:rsidRDefault="00E3679A" w:rsidP="00E3679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15F56AD" w14:textId="0D7DDE2C" w:rsidR="00E3679A" w:rsidRPr="00B474F8" w:rsidRDefault="005E268B" w:rsidP="00E3679A">
            <w:pPr>
              <w:autoSpaceDE w:val="0"/>
              <w:autoSpaceDN w:val="0"/>
              <w:adjustRightInd w:val="0"/>
              <w:jc w:val="both"/>
              <w:rPr>
                <w:rFonts w:ascii="Arial" w:hAnsi="Arial" w:cs="Arial"/>
                <w:bCs/>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tc>
      </w:tr>
    </w:tbl>
    <w:tbl>
      <w:tblPr>
        <w:tblStyle w:val="TableGrid12"/>
        <w:tblW w:w="7584" w:type="dxa"/>
        <w:tblInd w:w="421" w:type="dxa"/>
        <w:tblLook w:val="04A0" w:firstRow="1" w:lastRow="0" w:firstColumn="1" w:lastColumn="0" w:noHBand="0" w:noVBand="1"/>
      </w:tblPr>
      <w:tblGrid>
        <w:gridCol w:w="1701"/>
        <w:gridCol w:w="850"/>
        <w:gridCol w:w="851"/>
        <w:gridCol w:w="1701"/>
        <w:gridCol w:w="2481"/>
      </w:tblGrid>
      <w:tr w:rsidR="00E9155A" w:rsidRPr="00B474F8" w14:paraId="5F37E09E" w14:textId="77777777" w:rsidTr="006030BD">
        <w:tc>
          <w:tcPr>
            <w:tcW w:w="7584" w:type="dxa"/>
            <w:gridSpan w:val="5"/>
            <w:shd w:val="clear" w:color="auto" w:fill="323E4F" w:themeFill="text2" w:themeFillShade="BF"/>
          </w:tcPr>
          <w:p w14:paraId="089535A6" w14:textId="5A1CCAD2" w:rsidR="00E9155A" w:rsidRPr="00B474F8" w:rsidRDefault="00E9155A"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3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CXR – ICN – CXR </w:t>
            </w:r>
          </w:p>
        </w:tc>
      </w:tr>
      <w:tr w:rsidR="00E9155A" w:rsidRPr="00B474F8" w14:paraId="3B2C3862" w14:textId="77777777" w:rsidTr="006030BD">
        <w:tc>
          <w:tcPr>
            <w:tcW w:w="1701" w:type="dxa"/>
            <w:vMerge w:val="restart"/>
            <w:vAlign w:val="center"/>
          </w:tcPr>
          <w:p w14:paraId="7DB0F9E4"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096FA0A2"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1" w:type="dxa"/>
          </w:tcPr>
          <w:p w14:paraId="1A72239F"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RKSI</w:t>
            </w:r>
          </w:p>
        </w:tc>
        <w:tc>
          <w:tcPr>
            <w:tcW w:w="1701" w:type="dxa"/>
          </w:tcPr>
          <w:p w14:paraId="27CD4A27"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CXRICN0234A</w:t>
            </w:r>
          </w:p>
        </w:tc>
        <w:tc>
          <w:tcPr>
            <w:tcW w:w="2481" w:type="dxa"/>
          </w:tcPr>
          <w:p w14:paraId="09A28746"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RKSS, RKPK, RKTU</w:t>
            </w:r>
          </w:p>
        </w:tc>
      </w:tr>
      <w:tr w:rsidR="00E9155A" w:rsidRPr="00B474F8" w14:paraId="38D08489" w14:textId="77777777" w:rsidTr="006030BD">
        <w:tc>
          <w:tcPr>
            <w:tcW w:w="1701" w:type="dxa"/>
            <w:vMerge/>
            <w:vAlign w:val="center"/>
          </w:tcPr>
          <w:p w14:paraId="2A7BEB08"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6EF46D2B"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RKSI</w:t>
            </w:r>
          </w:p>
        </w:tc>
        <w:tc>
          <w:tcPr>
            <w:tcW w:w="851" w:type="dxa"/>
          </w:tcPr>
          <w:p w14:paraId="320CED9A"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701" w:type="dxa"/>
          </w:tcPr>
          <w:p w14:paraId="350404D6"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ICNCXR3402B</w:t>
            </w:r>
          </w:p>
        </w:tc>
        <w:tc>
          <w:tcPr>
            <w:tcW w:w="2481" w:type="dxa"/>
          </w:tcPr>
          <w:p w14:paraId="763A620D"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E3679A" w:rsidRPr="00B474F8" w14:paraId="6C5219BA" w14:textId="77777777" w:rsidTr="006030BD">
        <w:tc>
          <w:tcPr>
            <w:tcW w:w="1701" w:type="dxa"/>
            <w:vAlign w:val="center"/>
          </w:tcPr>
          <w:p w14:paraId="3499C018" w14:textId="11CF3EF5" w:rsidR="00E3679A" w:rsidRPr="00B474F8" w:rsidRDefault="00E3679A" w:rsidP="00E3679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096B16B0" w14:textId="56AF041C" w:rsidR="00E3679A" w:rsidRPr="00B474F8" w:rsidRDefault="00E3679A"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3679A" w:rsidRPr="00B474F8" w14:paraId="2093776A" w14:textId="77777777" w:rsidTr="003F26D7">
        <w:tc>
          <w:tcPr>
            <w:tcW w:w="1701" w:type="dxa"/>
            <w:vAlign w:val="center"/>
          </w:tcPr>
          <w:p w14:paraId="32794054"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0A5B812" w14:textId="77777777" w:rsidR="00E3679A" w:rsidRPr="00B474F8" w:rsidRDefault="00E3679A"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RKPC</w:t>
            </w:r>
          </w:p>
        </w:tc>
      </w:tr>
      <w:tr w:rsidR="00E3679A" w:rsidRPr="00B474F8" w14:paraId="1B6AF6E4" w14:textId="77777777" w:rsidTr="006030BD">
        <w:tc>
          <w:tcPr>
            <w:tcW w:w="1701" w:type="dxa"/>
            <w:vAlign w:val="center"/>
          </w:tcPr>
          <w:p w14:paraId="5458CE23" w14:textId="77777777" w:rsidR="00E3679A" w:rsidRPr="00B474F8" w:rsidRDefault="00E3679A" w:rsidP="00E3679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DE8EA21"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3679A" w:rsidRPr="00B474F8" w14:paraId="3375BB01" w14:textId="77777777" w:rsidTr="006030BD">
        <w:tc>
          <w:tcPr>
            <w:tcW w:w="1701" w:type="dxa"/>
            <w:vAlign w:val="center"/>
          </w:tcPr>
          <w:p w14:paraId="718E48E4" w14:textId="1BA39752" w:rsidR="00E3679A" w:rsidRPr="00B474F8" w:rsidRDefault="004463F6"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36EF9E5" w14:textId="2BCD40CD" w:rsidR="00E3679A"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3679A" w:rsidRPr="00B474F8" w14:paraId="266864C1" w14:textId="77777777" w:rsidTr="006030BD">
        <w:tc>
          <w:tcPr>
            <w:tcW w:w="1701" w:type="dxa"/>
            <w:vAlign w:val="center"/>
          </w:tcPr>
          <w:p w14:paraId="4693F605" w14:textId="69789097" w:rsidR="00E3679A" w:rsidRPr="00B474F8" w:rsidRDefault="000B601D" w:rsidP="00E3679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55203CB" w14:textId="77777777" w:rsidR="00E3679A" w:rsidRPr="00B474F8" w:rsidRDefault="00E3679A" w:rsidP="00E3679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217A47" w:rsidRPr="00B474F8" w14:paraId="42F92A78" w14:textId="77777777" w:rsidTr="006030BD">
        <w:tc>
          <w:tcPr>
            <w:tcW w:w="1701" w:type="dxa"/>
            <w:vAlign w:val="center"/>
          </w:tcPr>
          <w:p w14:paraId="444DA33D" w14:textId="4B4E7382" w:rsidR="00217A47" w:rsidRDefault="00217A47" w:rsidP="00217A4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17C2736" w14:textId="1BB212DA" w:rsidR="00217A47" w:rsidRPr="00B474F8" w:rsidRDefault="00217A47" w:rsidP="00217A4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217A47" w:rsidRPr="00B474F8" w14:paraId="3903F262" w14:textId="77777777" w:rsidTr="006030BD">
        <w:tc>
          <w:tcPr>
            <w:tcW w:w="1701" w:type="dxa"/>
            <w:vAlign w:val="center"/>
          </w:tcPr>
          <w:p w14:paraId="0DEE0A12" w14:textId="77777777" w:rsidR="00217A47" w:rsidRPr="00B474F8" w:rsidRDefault="00217A47" w:rsidP="00217A4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00512BC" w14:textId="77777777" w:rsidR="00217A47" w:rsidRPr="00B474F8" w:rsidRDefault="00217A47" w:rsidP="00217A4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DAC60A1" w14:textId="77777777" w:rsidR="00217A47" w:rsidRPr="00B474F8" w:rsidRDefault="00217A47" w:rsidP="00217A4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217A47" w:rsidRPr="00B474F8" w14:paraId="2CA1361A" w14:textId="77777777" w:rsidTr="006030BD">
        <w:tc>
          <w:tcPr>
            <w:tcW w:w="1701" w:type="dxa"/>
            <w:vAlign w:val="center"/>
          </w:tcPr>
          <w:p w14:paraId="67765E89" w14:textId="77777777" w:rsidR="00217A47" w:rsidRPr="00B474F8" w:rsidRDefault="00217A47" w:rsidP="00217A4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3158BCE" w14:textId="06E47BE9" w:rsidR="00217A47" w:rsidRPr="00B474F8" w:rsidRDefault="005E268B" w:rsidP="00217A47">
            <w:pPr>
              <w:autoSpaceDE w:val="0"/>
              <w:autoSpaceDN w:val="0"/>
              <w:adjustRightInd w:val="0"/>
              <w:jc w:val="both"/>
              <w:rPr>
                <w:rFonts w:ascii="Arial" w:hAnsi="Arial" w:cs="Arial"/>
                <w:bCs/>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tc>
      </w:tr>
      <w:tr w:rsidR="00217A47" w:rsidRPr="00B474F8" w14:paraId="45D04D00" w14:textId="77777777" w:rsidTr="006030BD">
        <w:tc>
          <w:tcPr>
            <w:tcW w:w="7584" w:type="dxa"/>
            <w:gridSpan w:val="5"/>
            <w:shd w:val="clear" w:color="auto" w:fill="323E4F" w:themeFill="text2" w:themeFillShade="BF"/>
          </w:tcPr>
          <w:p w14:paraId="3FA55C3C" w14:textId="1D9DB674" w:rsidR="00217A47" w:rsidRPr="00B474F8" w:rsidRDefault="00217A4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3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CXR – KIX – CXR </w:t>
            </w:r>
          </w:p>
        </w:tc>
      </w:tr>
      <w:tr w:rsidR="00217A47" w:rsidRPr="00B474F8" w14:paraId="54EEE678" w14:textId="77777777" w:rsidTr="006030BD">
        <w:tc>
          <w:tcPr>
            <w:tcW w:w="1701" w:type="dxa"/>
            <w:vMerge w:val="restart"/>
            <w:vAlign w:val="center"/>
          </w:tcPr>
          <w:p w14:paraId="6326E5B8" w14:textId="77777777" w:rsidR="00217A47" w:rsidRPr="00B474F8" w:rsidRDefault="00217A47" w:rsidP="00217A47">
            <w:pPr>
              <w:autoSpaceDE w:val="0"/>
              <w:autoSpaceDN w:val="0"/>
              <w:adjustRightInd w:val="0"/>
              <w:jc w:val="both"/>
              <w:rPr>
                <w:rFonts w:ascii="Arial" w:hAnsi="Arial" w:cs="Arial"/>
                <w:color w:val="000000" w:themeColor="text1"/>
                <w:sz w:val="18"/>
                <w:szCs w:val="18"/>
              </w:rPr>
            </w:pPr>
          </w:p>
        </w:tc>
        <w:tc>
          <w:tcPr>
            <w:tcW w:w="850" w:type="dxa"/>
          </w:tcPr>
          <w:p w14:paraId="6647B32F" w14:textId="77777777" w:rsidR="00217A47" w:rsidRPr="00B474F8" w:rsidRDefault="00217A47" w:rsidP="00217A4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1" w:type="dxa"/>
          </w:tcPr>
          <w:p w14:paraId="67B20F21" w14:textId="77777777" w:rsidR="00217A47" w:rsidRPr="00B474F8" w:rsidRDefault="00217A47" w:rsidP="00217A4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RJBB</w:t>
            </w:r>
          </w:p>
        </w:tc>
        <w:tc>
          <w:tcPr>
            <w:tcW w:w="1701" w:type="dxa"/>
          </w:tcPr>
          <w:p w14:paraId="34FB44E6" w14:textId="77777777" w:rsidR="00217A47" w:rsidRPr="00B474F8" w:rsidRDefault="00217A47" w:rsidP="00217A4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CXRKIX</w:t>
            </w:r>
          </w:p>
        </w:tc>
        <w:tc>
          <w:tcPr>
            <w:tcW w:w="2481" w:type="dxa"/>
          </w:tcPr>
          <w:p w14:paraId="268EF237" w14:textId="77777777" w:rsidR="00217A47" w:rsidRPr="00B474F8" w:rsidRDefault="00217A47" w:rsidP="00217A47">
            <w:pPr>
              <w:tabs>
                <w:tab w:val="left" w:pos="1263"/>
              </w:tabs>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RJOO, RJGG, RJFF</w:t>
            </w:r>
          </w:p>
        </w:tc>
      </w:tr>
      <w:tr w:rsidR="00217A47" w:rsidRPr="00B474F8" w14:paraId="7628DD60" w14:textId="77777777" w:rsidTr="006030BD">
        <w:tc>
          <w:tcPr>
            <w:tcW w:w="1701" w:type="dxa"/>
            <w:vMerge/>
            <w:vAlign w:val="center"/>
          </w:tcPr>
          <w:p w14:paraId="6C0C762A" w14:textId="77777777" w:rsidR="00217A47" w:rsidRPr="00B474F8" w:rsidRDefault="00217A47" w:rsidP="00217A47">
            <w:pPr>
              <w:autoSpaceDE w:val="0"/>
              <w:autoSpaceDN w:val="0"/>
              <w:adjustRightInd w:val="0"/>
              <w:rPr>
                <w:rFonts w:ascii="Arial" w:hAnsi="Arial" w:cs="Arial"/>
                <w:color w:val="000000" w:themeColor="text1"/>
                <w:sz w:val="18"/>
                <w:szCs w:val="18"/>
              </w:rPr>
            </w:pPr>
          </w:p>
        </w:tc>
        <w:tc>
          <w:tcPr>
            <w:tcW w:w="850" w:type="dxa"/>
          </w:tcPr>
          <w:p w14:paraId="351E0AAA" w14:textId="77777777" w:rsidR="00217A47" w:rsidRPr="00B474F8" w:rsidRDefault="00217A47" w:rsidP="00217A4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RJBB</w:t>
            </w:r>
          </w:p>
        </w:tc>
        <w:tc>
          <w:tcPr>
            <w:tcW w:w="851" w:type="dxa"/>
          </w:tcPr>
          <w:p w14:paraId="5C8BFAB1" w14:textId="77777777" w:rsidR="00217A47" w:rsidRPr="00B474F8" w:rsidRDefault="00217A47" w:rsidP="00217A4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701" w:type="dxa"/>
          </w:tcPr>
          <w:p w14:paraId="011D3777" w14:textId="77777777" w:rsidR="00217A47" w:rsidRPr="00B474F8" w:rsidRDefault="00217A47" w:rsidP="00217A4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KIXCXR</w:t>
            </w:r>
          </w:p>
        </w:tc>
        <w:tc>
          <w:tcPr>
            <w:tcW w:w="2481" w:type="dxa"/>
          </w:tcPr>
          <w:p w14:paraId="58E57791" w14:textId="77777777" w:rsidR="00217A47" w:rsidRPr="00B474F8" w:rsidRDefault="00217A47" w:rsidP="00217A4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217A47" w:rsidRPr="00B474F8" w14:paraId="5D2D645D" w14:textId="77777777" w:rsidTr="006030BD">
        <w:tc>
          <w:tcPr>
            <w:tcW w:w="1701" w:type="dxa"/>
            <w:vAlign w:val="center"/>
          </w:tcPr>
          <w:p w14:paraId="0CF31B21" w14:textId="4D3DC5E5" w:rsidR="00217A47" w:rsidRPr="00B474F8" w:rsidRDefault="00217A47" w:rsidP="00217A4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65648ACA" w14:textId="55DDBF40" w:rsidR="00217A47" w:rsidRPr="00B474F8" w:rsidRDefault="00217A47" w:rsidP="00217A4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217A47" w:rsidRPr="00B474F8" w14:paraId="0B1FA7F7" w14:textId="77777777" w:rsidTr="003F26D7">
        <w:tc>
          <w:tcPr>
            <w:tcW w:w="1701" w:type="dxa"/>
            <w:vAlign w:val="center"/>
          </w:tcPr>
          <w:p w14:paraId="18C1A02B" w14:textId="77777777" w:rsidR="00217A47" w:rsidRPr="00B474F8" w:rsidRDefault="00217A47" w:rsidP="00217A4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72A4180" w14:textId="77777777" w:rsidR="00217A47" w:rsidRPr="00B474F8" w:rsidRDefault="00217A47"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ROAH</w:t>
            </w:r>
          </w:p>
        </w:tc>
      </w:tr>
      <w:tr w:rsidR="00217A47" w:rsidRPr="00B474F8" w14:paraId="151B6566" w14:textId="77777777" w:rsidTr="006030BD">
        <w:tc>
          <w:tcPr>
            <w:tcW w:w="1701" w:type="dxa"/>
            <w:vAlign w:val="center"/>
          </w:tcPr>
          <w:p w14:paraId="587B67C0" w14:textId="77777777" w:rsidR="00217A47" w:rsidRPr="00B474F8" w:rsidRDefault="00217A47" w:rsidP="00217A4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148135C" w14:textId="77777777" w:rsidR="00217A47" w:rsidRPr="00B474F8" w:rsidRDefault="00217A47" w:rsidP="00217A4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217A47" w:rsidRPr="00B474F8" w14:paraId="65333AD9" w14:textId="77777777" w:rsidTr="006030BD">
        <w:tc>
          <w:tcPr>
            <w:tcW w:w="1701" w:type="dxa"/>
            <w:vAlign w:val="center"/>
          </w:tcPr>
          <w:p w14:paraId="570DBDA4" w14:textId="4E9F381A" w:rsidR="00217A47" w:rsidRPr="00B474F8" w:rsidRDefault="004463F6" w:rsidP="00217A4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64A2327" w14:textId="1BEF3088" w:rsidR="00217A47"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217A47" w:rsidRPr="00B474F8" w14:paraId="2F3CDBD0" w14:textId="77777777" w:rsidTr="006030BD">
        <w:tc>
          <w:tcPr>
            <w:tcW w:w="1701" w:type="dxa"/>
            <w:vAlign w:val="center"/>
          </w:tcPr>
          <w:p w14:paraId="7965930F" w14:textId="7F2DE8AA" w:rsidR="00217A47" w:rsidRPr="00B474F8" w:rsidRDefault="00217A47" w:rsidP="00217A4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8C7ACCC" w14:textId="77777777" w:rsidR="00217A47" w:rsidRPr="00B474F8" w:rsidRDefault="00217A47" w:rsidP="00217A4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2A6614FB" w14:textId="77777777" w:rsidTr="006030BD">
        <w:tc>
          <w:tcPr>
            <w:tcW w:w="1701" w:type="dxa"/>
            <w:vAlign w:val="center"/>
          </w:tcPr>
          <w:p w14:paraId="20F2ADFF" w14:textId="6564257C"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909DCBE" w14:textId="09F02075"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E51D90" w:rsidRPr="00B474F8" w14:paraId="4078274F" w14:textId="77777777" w:rsidTr="006030BD">
        <w:tc>
          <w:tcPr>
            <w:tcW w:w="1701" w:type="dxa"/>
            <w:vAlign w:val="center"/>
          </w:tcPr>
          <w:p w14:paraId="4CC97BE6"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8A30F61"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291DA7F"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6A17C3CB" w14:textId="77777777" w:rsidTr="006030BD">
        <w:tc>
          <w:tcPr>
            <w:tcW w:w="1701" w:type="dxa"/>
            <w:vAlign w:val="center"/>
          </w:tcPr>
          <w:p w14:paraId="5C88CE20"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75885F5" w14:textId="6FC719E8" w:rsidR="00E51D90" w:rsidRPr="00B474F8" w:rsidRDefault="00DB2782" w:rsidP="00E51D90">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tc>
      </w:tr>
      <w:tr w:rsidR="00E51D90" w:rsidRPr="00B474F8" w14:paraId="402D7950" w14:textId="77777777" w:rsidTr="006030BD">
        <w:tc>
          <w:tcPr>
            <w:tcW w:w="7584" w:type="dxa"/>
            <w:gridSpan w:val="5"/>
            <w:shd w:val="clear" w:color="auto" w:fill="323E4F" w:themeFill="text2" w:themeFillShade="BF"/>
          </w:tcPr>
          <w:p w14:paraId="2CBF4100" w14:textId="466D43A7" w:rsidR="00E51D90" w:rsidRPr="00B474F8" w:rsidRDefault="00E51D90" w:rsidP="000912F0">
            <w:pPr>
              <w:pStyle w:val="ListParagraph"/>
              <w:numPr>
                <w:ilvl w:val="0"/>
                <w:numId w:val="3"/>
              </w:numPr>
              <w:autoSpaceDE w:val="0"/>
              <w:autoSpaceDN w:val="0"/>
              <w:adjustRightInd w:val="0"/>
              <w:jc w:val="both"/>
              <w:rPr>
                <w:rFonts w:ascii="Arial" w:hAnsi="Arial" w:cs="Arial"/>
                <w:b/>
                <w:color w:val="FFFFFF" w:themeColor="background1"/>
                <w:sz w:val="18"/>
                <w:szCs w:val="18"/>
              </w:rPr>
              <w:pPrChange w:id="63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CXR – MWX – CXR </w:t>
            </w:r>
          </w:p>
        </w:tc>
      </w:tr>
      <w:tr w:rsidR="00E51D90" w:rsidRPr="00B474F8" w14:paraId="50321857" w14:textId="77777777" w:rsidTr="006030BD">
        <w:tc>
          <w:tcPr>
            <w:tcW w:w="1701" w:type="dxa"/>
            <w:vMerge w:val="restart"/>
            <w:vAlign w:val="center"/>
          </w:tcPr>
          <w:p w14:paraId="2B93C383" w14:textId="77777777" w:rsidR="00E51D90" w:rsidRPr="00B474F8" w:rsidRDefault="00E51D90" w:rsidP="00E51D90">
            <w:pPr>
              <w:autoSpaceDE w:val="0"/>
              <w:autoSpaceDN w:val="0"/>
              <w:adjustRightInd w:val="0"/>
              <w:jc w:val="both"/>
              <w:rPr>
                <w:rFonts w:ascii="Arial" w:hAnsi="Arial" w:cs="Arial"/>
                <w:b/>
                <w:color w:val="FFFFFF" w:themeColor="background1"/>
                <w:sz w:val="18"/>
                <w:szCs w:val="18"/>
              </w:rPr>
            </w:pPr>
            <w:r w:rsidRPr="00B474F8">
              <w:rPr>
                <w:rFonts w:ascii="Arial" w:hAnsi="Arial" w:cs="Arial"/>
                <w:b/>
                <w:color w:val="FFFFFF" w:themeColor="background1"/>
                <w:sz w:val="18"/>
                <w:szCs w:val="18"/>
              </w:rPr>
              <w:t>ASIA</w:t>
            </w:r>
          </w:p>
        </w:tc>
        <w:tc>
          <w:tcPr>
            <w:tcW w:w="850" w:type="dxa"/>
          </w:tcPr>
          <w:p w14:paraId="5EC03D13"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1" w:type="dxa"/>
          </w:tcPr>
          <w:p w14:paraId="0FF3DC7E"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RKJB</w:t>
            </w:r>
          </w:p>
        </w:tc>
        <w:tc>
          <w:tcPr>
            <w:tcW w:w="1701" w:type="dxa"/>
          </w:tcPr>
          <w:p w14:paraId="195E9868"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CXRMWX0201</w:t>
            </w:r>
          </w:p>
        </w:tc>
        <w:tc>
          <w:tcPr>
            <w:tcW w:w="2481" w:type="dxa"/>
          </w:tcPr>
          <w:p w14:paraId="5D097DF5"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RKSI, RKPK</w:t>
            </w:r>
          </w:p>
        </w:tc>
      </w:tr>
      <w:tr w:rsidR="00E51D90" w:rsidRPr="00B474F8" w14:paraId="36E96D34" w14:textId="77777777" w:rsidTr="006030BD">
        <w:tc>
          <w:tcPr>
            <w:tcW w:w="1701" w:type="dxa"/>
            <w:vMerge/>
            <w:vAlign w:val="center"/>
          </w:tcPr>
          <w:p w14:paraId="2CDC9082"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24A088F8"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RKJB</w:t>
            </w:r>
          </w:p>
        </w:tc>
        <w:tc>
          <w:tcPr>
            <w:tcW w:w="851" w:type="dxa"/>
          </w:tcPr>
          <w:p w14:paraId="3DB35F58"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701" w:type="dxa"/>
          </w:tcPr>
          <w:p w14:paraId="255D973A"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MWXCXR0102</w:t>
            </w:r>
          </w:p>
        </w:tc>
        <w:tc>
          <w:tcPr>
            <w:tcW w:w="2481" w:type="dxa"/>
          </w:tcPr>
          <w:p w14:paraId="127F40E6"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E51D90" w:rsidRPr="00B474F8" w14:paraId="30590543" w14:textId="77777777" w:rsidTr="006030BD">
        <w:tc>
          <w:tcPr>
            <w:tcW w:w="1701" w:type="dxa"/>
            <w:vAlign w:val="center"/>
          </w:tcPr>
          <w:p w14:paraId="26D1A07A" w14:textId="7B85B5AF"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306362C" w14:textId="5397EDE3"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3B97A8A3" w14:textId="77777777" w:rsidTr="003F26D7">
        <w:tc>
          <w:tcPr>
            <w:tcW w:w="1701" w:type="dxa"/>
            <w:vAlign w:val="center"/>
          </w:tcPr>
          <w:p w14:paraId="340F3FD4"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8107CFC"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w:t>
            </w:r>
          </w:p>
        </w:tc>
      </w:tr>
      <w:tr w:rsidR="00E51D90" w:rsidRPr="00B474F8" w14:paraId="1C16C082" w14:textId="77777777" w:rsidTr="006030BD">
        <w:tc>
          <w:tcPr>
            <w:tcW w:w="1701" w:type="dxa"/>
            <w:vAlign w:val="center"/>
          </w:tcPr>
          <w:p w14:paraId="442D4DEE"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9137FB3"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2889DE4C" w14:textId="77777777" w:rsidTr="006030BD">
        <w:tc>
          <w:tcPr>
            <w:tcW w:w="1701" w:type="dxa"/>
            <w:vAlign w:val="center"/>
          </w:tcPr>
          <w:p w14:paraId="2FE403D5" w14:textId="7EE47A87"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CE2815E" w14:textId="38C2F199"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13674362" w14:textId="77777777" w:rsidTr="006030BD">
        <w:tc>
          <w:tcPr>
            <w:tcW w:w="1701" w:type="dxa"/>
            <w:vAlign w:val="center"/>
          </w:tcPr>
          <w:p w14:paraId="4C21D9B5" w14:textId="075A9630"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9A9D543"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5F4D8759" w14:textId="77777777" w:rsidTr="006030BD">
        <w:tc>
          <w:tcPr>
            <w:tcW w:w="1701" w:type="dxa"/>
            <w:vAlign w:val="center"/>
          </w:tcPr>
          <w:p w14:paraId="21A5FF3B" w14:textId="19095208"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83D3600" w14:textId="61EC6E0A"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E51D90" w:rsidRPr="00B474F8" w14:paraId="7227FA57" w14:textId="77777777" w:rsidTr="006030BD">
        <w:tc>
          <w:tcPr>
            <w:tcW w:w="1701" w:type="dxa"/>
            <w:vAlign w:val="center"/>
          </w:tcPr>
          <w:p w14:paraId="7B90CA7C"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CB4E69D"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30000B5"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4536FD99" w14:textId="77777777" w:rsidTr="006030BD">
        <w:tc>
          <w:tcPr>
            <w:tcW w:w="1701" w:type="dxa"/>
            <w:vAlign w:val="center"/>
          </w:tcPr>
          <w:p w14:paraId="02BBCC9A"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9A4E01F" w14:textId="7831549F" w:rsidR="00E51D90" w:rsidRPr="00B474F8" w:rsidRDefault="00DB2782" w:rsidP="00E51D90">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tc>
      </w:tr>
      <w:tr w:rsidR="00E51D90" w:rsidRPr="00B474F8" w14:paraId="7C6D9BF4" w14:textId="77777777" w:rsidTr="006030BD">
        <w:tc>
          <w:tcPr>
            <w:tcW w:w="7584" w:type="dxa"/>
            <w:gridSpan w:val="5"/>
            <w:shd w:val="clear" w:color="auto" w:fill="323E4F" w:themeFill="text2" w:themeFillShade="BF"/>
          </w:tcPr>
          <w:p w14:paraId="69ABBC8F" w14:textId="68C92A64"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3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CXR – NRT – CXR </w:t>
            </w:r>
          </w:p>
        </w:tc>
      </w:tr>
      <w:tr w:rsidR="00E51D90" w:rsidRPr="00B474F8" w14:paraId="09033F2E" w14:textId="77777777" w:rsidTr="006030BD">
        <w:tc>
          <w:tcPr>
            <w:tcW w:w="1701" w:type="dxa"/>
            <w:vMerge w:val="restart"/>
            <w:vAlign w:val="center"/>
          </w:tcPr>
          <w:p w14:paraId="1404CFF6"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17AACEA3"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1" w:type="dxa"/>
          </w:tcPr>
          <w:p w14:paraId="0EC5F485"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RJAA</w:t>
            </w:r>
          </w:p>
        </w:tc>
        <w:tc>
          <w:tcPr>
            <w:tcW w:w="1701" w:type="dxa"/>
          </w:tcPr>
          <w:p w14:paraId="5B4259B9"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CXRNRT</w:t>
            </w:r>
          </w:p>
        </w:tc>
        <w:tc>
          <w:tcPr>
            <w:tcW w:w="2481" w:type="dxa"/>
          </w:tcPr>
          <w:p w14:paraId="1B78EC05"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RJTT, RJGG</w:t>
            </w:r>
          </w:p>
        </w:tc>
      </w:tr>
      <w:tr w:rsidR="00E51D90" w:rsidRPr="00B474F8" w14:paraId="66B5B750" w14:textId="77777777" w:rsidTr="006030BD">
        <w:tc>
          <w:tcPr>
            <w:tcW w:w="1701" w:type="dxa"/>
            <w:vMerge/>
            <w:vAlign w:val="center"/>
          </w:tcPr>
          <w:p w14:paraId="5C9B8680"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5583BE95"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RJAA</w:t>
            </w:r>
          </w:p>
        </w:tc>
        <w:tc>
          <w:tcPr>
            <w:tcW w:w="851" w:type="dxa"/>
          </w:tcPr>
          <w:p w14:paraId="3A332B0D"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701" w:type="dxa"/>
          </w:tcPr>
          <w:p w14:paraId="58077227"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NRTCXR</w:t>
            </w:r>
          </w:p>
        </w:tc>
        <w:tc>
          <w:tcPr>
            <w:tcW w:w="2481" w:type="dxa"/>
          </w:tcPr>
          <w:p w14:paraId="30B3399B"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E51D90" w:rsidRPr="00B474F8" w14:paraId="396726B2" w14:textId="77777777" w:rsidTr="006030BD">
        <w:tc>
          <w:tcPr>
            <w:tcW w:w="1701" w:type="dxa"/>
            <w:vAlign w:val="center"/>
          </w:tcPr>
          <w:p w14:paraId="71162080" w14:textId="642BC21D"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8E9B8E5" w14:textId="7DC2CA58"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5E3F4915" w14:textId="77777777" w:rsidTr="003F26D7">
        <w:tc>
          <w:tcPr>
            <w:tcW w:w="1701" w:type="dxa"/>
            <w:vAlign w:val="center"/>
          </w:tcPr>
          <w:p w14:paraId="64466741"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BF417BB"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ROAH, RJBB</w:t>
            </w:r>
          </w:p>
        </w:tc>
      </w:tr>
      <w:tr w:rsidR="00E51D90" w:rsidRPr="00B474F8" w14:paraId="1F02BBFB" w14:textId="77777777" w:rsidTr="006030BD">
        <w:tc>
          <w:tcPr>
            <w:tcW w:w="1701" w:type="dxa"/>
            <w:vAlign w:val="center"/>
          </w:tcPr>
          <w:p w14:paraId="3CE3970D"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226A132"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668F9AB4" w14:textId="77777777" w:rsidTr="006030BD">
        <w:tc>
          <w:tcPr>
            <w:tcW w:w="1701" w:type="dxa"/>
            <w:vAlign w:val="center"/>
          </w:tcPr>
          <w:p w14:paraId="46F2443B" w14:textId="3B85AE71"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9590131" w14:textId="0EA8F2B1"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52959573" w14:textId="77777777" w:rsidTr="006030BD">
        <w:tc>
          <w:tcPr>
            <w:tcW w:w="1701" w:type="dxa"/>
            <w:vAlign w:val="center"/>
          </w:tcPr>
          <w:p w14:paraId="2E2EC66E" w14:textId="752B27AB"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37F3809"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66CDC4CA" w14:textId="77777777" w:rsidTr="006030BD">
        <w:tc>
          <w:tcPr>
            <w:tcW w:w="1701" w:type="dxa"/>
            <w:vAlign w:val="center"/>
          </w:tcPr>
          <w:p w14:paraId="0F3596E6" w14:textId="38E9D16C"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5EAABCE" w14:textId="7D13E057"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E51D90" w:rsidRPr="00B474F8" w14:paraId="5B973D7A" w14:textId="77777777" w:rsidTr="006030BD">
        <w:tc>
          <w:tcPr>
            <w:tcW w:w="1701" w:type="dxa"/>
            <w:vAlign w:val="center"/>
          </w:tcPr>
          <w:p w14:paraId="4F9330FF"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CCB86C5"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6FE0F22"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46957217" w14:textId="77777777" w:rsidTr="006030BD">
        <w:tc>
          <w:tcPr>
            <w:tcW w:w="1701" w:type="dxa"/>
            <w:vAlign w:val="center"/>
          </w:tcPr>
          <w:p w14:paraId="541E5F04"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C2FF34C" w14:textId="63759E21" w:rsidR="00E51D90" w:rsidRPr="00B474F8" w:rsidRDefault="00DB2782" w:rsidP="00E51D90">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tc>
      </w:tr>
      <w:tr w:rsidR="00E51D90" w:rsidRPr="00B474F8" w14:paraId="2B6C1AF5" w14:textId="77777777" w:rsidTr="006030BD">
        <w:tc>
          <w:tcPr>
            <w:tcW w:w="7584" w:type="dxa"/>
            <w:gridSpan w:val="5"/>
            <w:shd w:val="clear" w:color="auto" w:fill="323E4F" w:themeFill="text2" w:themeFillShade="BF"/>
          </w:tcPr>
          <w:p w14:paraId="6E46C122" w14:textId="086C3E89"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3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AXT – DAD</w:t>
            </w:r>
            <w:r w:rsidRPr="00B474F8">
              <w:rPr>
                <w:rFonts w:ascii="Arial" w:hAnsi="Arial" w:cs="Arial"/>
                <w:b/>
                <w:color w:val="000000" w:themeColor="text1"/>
                <w:sz w:val="18"/>
                <w:szCs w:val="18"/>
              </w:rPr>
              <w:t xml:space="preserve"> </w:t>
            </w:r>
          </w:p>
        </w:tc>
      </w:tr>
      <w:tr w:rsidR="00E51D90" w:rsidRPr="00B474F8" w14:paraId="28858C6E" w14:textId="77777777" w:rsidTr="006030BD">
        <w:tc>
          <w:tcPr>
            <w:tcW w:w="1701" w:type="dxa"/>
            <w:vMerge w:val="restart"/>
            <w:vAlign w:val="center"/>
          </w:tcPr>
          <w:p w14:paraId="6D52E82B"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20A1982F"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7257FF8A"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RKTU</w:t>
            </w:r>
          </w:p>
        </w:tc>
        <w:tc>
          <w:tcPr>
            <w:tcW w:w="1701" w:type="dxa"/>
          </w:tcPr>
          <w:p w14:paraId="34F34160"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DADAXT3528A</w:t>
            </w:r>
          </w:p>
        </w:tc>
        <w:tc>
          <w:tcPr>
            <w:tcW w:w="2481" w:type="dxa"/>
          </w:tcPr>
          <w:p w14:paraId="731FDD9C"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RJAA, RJGG</w:t>
            </w:r>
          </w:p>
        </w:tc>
      </w:tr>
      <w:tr w:rsidR="00E51D90" w:rsidRPr="00B474F8" w14:paraId="1A38283D" w14:textId="77777777" w:rsidTr="006030BD">
        <w:tc>
          <w:tcPr>
            <w:tcW w:w="1701" w:type="dxa"/>
            <w:vMerge/>
            <w:vAlign w:val="center"/>
          </w:tcPr>
          <w:p w14:paraId="26691B06"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293E7E76"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RKTU</w:t>
            </w:r>
          </w:p>
        </w:tc>
        <w:tc>
          <w:tcPr>
            <w:tcW w:w="851" w:type="dxa"/>
          </w:tcPr>
          <w:p w14:paraId="5D864111"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027B1EF8"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AXTDAD</w:t>
            </w:r>
          </w:p>
        </w:tc>
        <w:tc>
          <w:tcPr>
            <w:tcW w:w="2481" w:type="dxa"/>
          </w:tcPr>
          <w:p w14:paraId="485FB1E3"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51D90" w:rsidRPr="00B474F8" w14:paraId="70CD34DC" w14:textId="77777777" w:rsidTr="006030BD">
        <w:tc>
          <w:tcPr>
            <w:tcW w:w="1701" w:type="dxa"/>
            <w:vAlign w:val="center"/>
          </w:tcPr>
          <w:p w14:paraId="1C08AA53" w14:textId="285C4C78"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37B0075" w14:textId="77EE5C73"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4B9D2851" w14:textId="77777777" w:rsidTr="003F26D7">
        <w:tc>
          <w:tcPr>
            <w:tcW w:w="1701" w:type="dxa"/>
            <w:vAlign w:val="center"/>
          </w:tcPr>
          <w:p w14:paraId="776C5D4F"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344A5E6"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RCTP, ROAH, RJBB</w:t>
            </w:r>
          </w:p>
        </w:tc>
      </w:tr>
      <w:tr w:rsidR="00E51D90" w:rsidRPr="00B474F8" w14:paraId="25A06903" w14:textId="77777777" w:rsidTr="006030BD">
        <w:tc>
          <w:tcPr>
            <w:tcW w:w="1701" w:type="dxa"/>
            <w:vAlign w:val="center"/>
          </w:tcPr>
          <w:p w14:paraId="67209B5E"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8F54D39"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6B84B973" w14:textId="77777777" w:rsidTr="006030BD">
        <w:tc>
          <w:tcPr>
            <w:tcW w:w="1701" w:type="dxa"/>
            <w:vAlign w:val="center"/>
          </w:tcPr>
          <w:p w14:paraId="15E961BF" w14:textId="21559468"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E645E5B" w14:textId="164759EF"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7B5746FE" w14:textId="77777777" w:rsidTr="006030BD">
        <w:tc>
          <w:tcPr>
            <w:tcW w:w="1701" w:type="dxa"/>
            <w:vAlign w:val="center"/>
          </w:tcPr>
          <w:p w14:paraId="5DCB5C4C" w14:textId="283D58F0"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DA0C29F"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4FE5579E" w14:textId="77777777" w:rsidTr="006030BD">
        <w:tc>
          <w:tcPr>
            <w:tcW w:w="1701" w:type="dxa"/>
            <w:vAlign w:val="center"/>
          </w:tcPr>
          <w:p w14:paraId="5906073E" w14:textId="5FD6C4C1"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750C012" w14:textId="04C85913"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E51D90" w:rsidRPr="00B474F8" w14:paraId="5B3182EC" w14:textId="77777777" w:rsidTr="006030BD">
        <w:tc>
          <w:tcPr>
            <w:tcW w:w="1701" w:type="dxa"/>
            <w:vAlign w:val="center"/>
          </w:tcPr>
          <w:p w14:paraId="5E4B7A6E"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10A4A70E"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7A97671"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775D3CB9" w14:textId="77777777" w:rsidTr="006030BD">
        <w:tc>
          <w:tcPr>
            <w:tcW w:w="1701" w:type="dxa"/>
            <w:vAlign w:val="center"/>
          </w:tcPr>
          <w:p w14:paraId="15788894"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97C6EAD" w14:textId="77777777" w:rsidR="00173415" w:rsidRDefault="00173415" w:rsidP="00173415">
            <w:pPr>
              <w:autoSpaceDE w:val="0"/>
              <w:autoSpaceDN w:val="0"/>
              <w:adjustRightInd w:val="0"/>
              <w:jc w:val="both"/>
              <w:rPr>
                <w:rFonts w:ascii="Arial" w:hAnsi="Arial" w:cs="Arial"/>
                <w:bCs/>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p w14:paraId="4C1C5E5F" w14:textId="35AEDC75" w:rsidR="00E51D90" w:rsidRPr="00B474F8" w:rsidRDefault="00173415" w:rsidP="00173415">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A593: THE EAST OF SADLI: Flights shall flight plan FL250, FL290, FL310 or FL390 (E-BOUND); FL240 FL280, FL300 or FL400 (W-BOUND)</w:t>
            </w:r>
          </w:p>
        </w:tc>
      </w:tr>
      <w:tr w:rsidR="00E51D90" w:rsidRPr="00B474F8" w14:paraId="541D7311" w14:textId="77777777" w:rsidTr="006030BD">
        <w:tc>
          <w:tcPr>
            <w:tcW w:w="7584" w:type="dxa"/>
            <w:gridSpan w:val="5"/>
            <w:shd w:val="clear" w:color="auto" w:fill="323E4F" w:themeFill="text2" w:themeFillShade="BF"/>
          </w:tcPr>
          <w:p w14:paraId="4EEF79B8" w14:textId="3BA7B914"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3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CJJ – DAD</w:t>
            </w:r>
            <w:r w:rsidRPr="00B474F8">
              <w:rPr>
                <w:rFonts w:ascii="Arial" w:hAnsi="Arial" w:cs="Arial"/>
                <w:b/>
                <w:color w:val="000000" w:themeColor="text1"/>
                <w:sz w:val="18"/>
                <w:szCs w:val="18"/>
              </w:rPr>
              <w:t xml:space="preserve"> </w:t>
            </w:r>
          </w:p>
        </w:tc>
      </w:tr>
      <w:tr w:rsidR="00E51D90" w:rsidRPr="00B474F8" w14:paraId="00C8E62C" w14:textId="77777777" w:rsidTr="006030BD">
        <w:tc>
          <w:tcPr>
            <w:tcW w:w="1701" w:type="dxa"/>
            <w:vMerge w:val="restart"/>
            <w:vAlign w:val="center"/>
          </w:tcPr>
          <w:p w14:paraId="08D42A3F"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4E6568E9"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23768B10"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RKTU</w:t>
            </w:r>
          </w:p>
        </w:tc>
        <w:tc>
          <w:tcPr>
            <w:tcW w:w="1701" w:type="dxa"/>
          </w:tcPr>
          <w:p w14:paraId="15C1A52E"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DADCJJ</w:t>
            </w:r>
          </w:p>
        </w:tc>
        <w:tc>
          <w:tcPr>
            <w:tcW w:w="2481" w:type="dxa"/>
          </w:tcPr>
          <w:p w14:paraId="40EA8A50"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RKSI, RKPK</w:t>
            </w:r>
          </w:p>
        </w:tc>
      </w:tr>
      <w:tr w:rsidR="00E51D90" w:rsidRPr="00B474F8" w14:paraId="340A4F37" w14:textId="77777777" w:rsidTr="006030BD">
        <w:tc>
          <w:tcPr>
            <w:tcW w:w="1701" w:type="dxa"/>
            <w:vMerge/>
            <w:vAlign w:val="center"/>
          </w:tcPr>
          <w:p w14:paraId="3632E7EC"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59F81C94"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RKTU</w:t>
            </w:r>
          </w:p>
        </w:tc>
        <w:tc>
          <w:tcPr>
            <w:tcW w:w="851" w:type="dxa"/>
          </w:tcPr>
          <w:p w14:paraId="1E6D48E3"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6191EE40"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CJJDAD</w:t>
            </w:r>
          </w:p>
        </w:tc>
        <w:tc>
          <w:tcPr>
            <w:tcW w:w="2481" w:type="dxa"/>
          </w:tcPr>
          <w:p w14:paraId="366DF986"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51D90" w:rsidRPr="00B474F8" w14:paraId="1F99EF5F" w14:textId="77777777" w:rsidTr="006030BD">
        <w:tc>
          <w:tcPr>
            <w:tcW w:w="1701" w:type="dxa"/>
            <w:vAlign w:val="center"/>
          </w:tcPr>
          <w:p w14:paraId="0D7F31BD" w14:textId="43217405"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63A3D7C8" w14:textId="756CCDE9"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3CF72E40" w14:textId="77777777" w:rsidTr="003F26D7">
        <w:tc>
          <w:tcPr>
            <w:tcW w:w="1701" w:type="dxa"/>
            <w:vAlign w:val="center"/>
          </w:tcPr>
          <w:p w14:paraId="0A8DBA0A"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A26C8ED"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RCTP, RKPC</w:t>
            </w:r>
          </w:p>
        </w:tc>
      </w:tr>
      <w:tr w:rsidR="00E51D90" w:rsidRPr="00B474F8" w14:paraId="051AD045" w14:textId="77777777" w:rsidTr="006030BD">
        <w:tc>
          <w:tcPr>
            <w:tcW w:w="1701" w:type="dxa"/>
            <w:vAlign w:val="center"/>
          </w:tcPr>
          <w:p w14:paraId="71B6145B"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137CF5B"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3A60F2D2" w14:textId="77777777" w:rsidTr="006030BD">
        <w:tc>
          <w:tcPr>
            <w:tcW w:w="1701" w:type="dxa"/>
            <w:vAlign w:val="center"/>
          </w:tcPr>
          <w:p w14:paraId="70B4A46E" w14:textId="6F437C27"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ABE1CBB" w14:textId="41C7FF1D"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7D32D2F1" w14:textId="77777777" w:rsidTr="006030BD">
        <w:tc>
          <w:tcPr>
            <w:tcW w:w="1701" w:type="dxa"/>
            <w:vAlign w:val="center"/>
          </w:tcPr>
          <w:p w14:paraId="345047AB" w14:textId="41B32897"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6DA3BBF"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7BAABF54" w14:textId="77777777" w:rsidTr="006030BD">
        <w:tc>
          <w:tcPr>
            <w:tcW w:w="1701" w:type="dxa"/>
            <w:vAlign w:val="center"/>
          </w:tcPr>
          <w:p w14:paraId="54EA32D4" w14:textId="3DDB38AA"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7ACCFC0" w14:textId="5B79AB80"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E51D90" w:rsidRPr="00B474F8" w14:paraId="68B12309" w14:textId="77777777" w:rsidTr="006030BD">
        <w:tc>
          <w:tcPr>
            <w:tcW w:w="1701" w:type="dxa"/>
            <w:vAlign w:val="center"/>
          </w:tcPr>
          <w:p w14:paraId="21D36F79"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7683B9D"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4C3DAE4"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072FCFE5" w14:textId="77777777" w:rsidTr="006030BD">
        <w:tc>
          <w:tcPr>
            <w:tcW w:w="1701" w:type="dxa"/>
            <w:vAlign w:val="center"/>
          </w:tcPr>
          <w:p w14:paraId="6E99F1AC"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2A00F74" w14:textId="77777777" w:rsidR="00173415" w:rsidRDefault="00173415" w:rsidP="00173415">
            <w:pPr>
              <w:autoSpaceDE w:val="0"/>
              <w:autoSpaceDN w:val="0"/>
              <w:adjustRightInd w:val="0"/>
              <w:jc w:val="both"/>
              <w:rPr>
                <w:rFonts w:ascii="Arial" w:hAnsi="Arial" w:cs="Arial"/>
                <w:bCs/>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p w14:paraId="22D958C9" w14:textId="117DA850" w:rsidR="00E51D90" w:rsidRPr="00B474F8" w:rsidRDefault="00173415" w:rsidP="00173415">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A593: THE EAST OF SADLI: Flights shall flight plan FL250, FL290, FL310 or FL390 (E-BOUND); FL240 FL280, FL300 or FL400 (W-BOUND)</w:t>
            </w:r>
            <w:r w:rsidR="00DB2782">
              <w:rPr>
                <w:rFonts w:ascii="Arial" w:hAnsi="Arial" w:cs="Arial"/>
                <w:bCs/>
                <w:color w:val="000000" w:themeColor="text1"/>
                <w:sz w:val="18"/>
                <w:szCs w:val="18"/>
              </w:rPr>
              <w:t>)</w:t>
            </w:r>
          </w:p>
        </w:tc>
      </w:tr>
      <w:tr w:rsidR="00E51D90" w:rsidRPr="00B474F8" w14:paraId="566915B7" w14:textId="77777777" w:rsidTr="006030BD">
        <w:tc>
          <w:tcPr>
            <w:tcW w:w="7584" w:type="dxa"/>
            <w:gridSpan w:val="5"/>
            <w:shd w:val="clear" w:color="auto" w:fill="323E4F" w:themeFill="text2" w:themeFillShade="BF"/>
            <w:vAlign w:val="center"/>
          </w:tcPr>
          <w:p w14:paraId="5047327F" w14:textId="2C740DA8"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3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DAD – CJU – DAD </w:t>
            </w:r>
          </w:p>
        </w:tc>
      </w:tr>
      <w:tr w:rsidR="00E51D90" w:rsidRPr="00B474F8" w14:paraId="673BE7BD" w14:textId="77777777" w:rsidTr="006030BD">
        <w:tc>
          <w:tcPr>
            <w:tcW w:w="1701" w:type="dxa"/>
            <w:vMerge w:val="restart"/>
            <w:vAlign w:val="center"/>
          </w:tcPr>
          <w:p w14:paraId="1872F6AF"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0D6E4BF4"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5B6481D7"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RKPC</w:t>
            </w:r>
          </w:p>
        </w:tc>
        <w:tc>
          <w:tcPr>
            <w:tcW w:w="1701" w:type="dxa"/>
          </w:tcPr>
          <w:p w14:paraId="39D609C5"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DADCJU</w:t>
            </w:r>
          </w:p>
        </w:tc>
        <w:tc>
          <w:tcPr>
            <w:tcW w:w="2481" w:type="dxa"/>
          </w:tcPr>
          <w:p w14:paraId="63419D49"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RKSI, RKPK</w:t>
            </w:r>
          </w:p>
        </w:tc>
      </w:tr>
      <w:tr w:rsidR="00E51D90" w:rsidRPr="00B474F8" w14:paraId="760D013F" w14:textId="77777777" w:rsidTr="006030BD">
        <w:tc>
          <w:tcPr>
            <w:tcW w:w="1701" w:type="dxa"/>
            <w:vMerge/>
            <w:vAlign w:val="center"/>
          </w:tcPr>
          <w:p w14:paraId="00361EEC"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374CEE5F"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RKPC</w:t>
            </w:r>
          </w:p>
        </w:tc>
        <w:tc>
          <w:tcPr>
            <w:tcW w:w="851" w:type="dxa"/>
          </w:tcPr>
          <w:p w14:paraId="1D61738E"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3E9AC390"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CJUDAD</w:t>
            </w:r>
          </w:p>
        </w:tc>
        <w:tc>
          <w:tcPr>
            <w:tcW w:w="2481" w:type="dxa"/>
          </w:tcPr>
          <w:p w14:paraId="524D2EE6"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51D90" w:rsidRPr="00B474F8" w14:paraId="6079F06F" w14:textId="77777777" w:rsidTr="006030BD">
        <w:tc>
          <w:tcPr>
            <w:tcW w:w="1701" w:type="dxa"/>
            <w:vAlign w:val="center"/>
          </w:tcPr>
          <w:p w14:paraId="12A30BC1" w14:textId="44E6E4E0"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406B5D2" w14:textId="68E72EF4"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18029806" w14:textId="77777777" w:rsidTr="003F26D7">
        <w:tc>
          <w:tcPr>
            <w:tcW w:w="1701" w:type="dxa"/>
            <w:vAlign w:val="center"/>
          </w:tcPr>
          <w:p w14:paraId="6BF5C9F7"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F520124"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RKSI</w:t>
            </w:r>
          </w:p>
        </w:tc>
      </w:tr>
      <w:tr w:rsidR="00E51D90" w:rsidRPr="00B474F8" w14:paraId="333A94A6" w14:textId="77777777" w:rsidTr="006030BD">
        <w:tc>
          <w:tcPr>
            <w:tcW w:w="1701" w:type="dxa"/>
            <w:vAlign w:val="center"/>
          </w:tcPr>
          <w:p w14:paraId="368EDEC5"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204F513"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79955CC1" w14:textId="77777777" w:rsidTr="006030BD">
        <w:tc>
          <w:tcPr>
            <w:tcW w:w="1701" w:type="dxa"/>
            <w:vAlign w:val="center"/>
          </w:tcPr>
          <w:p w14:paraId="6965675D" w14:textId="6D69BAD4"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7A32A29" w14:textId="0A1F4BED"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4D1B8B2E" w14:textId="77777777" w:rsidTr="006030BD">
        <w:tc>
          <w:tcPr>
            <w:tcW w:w="1701" w:type="dxa"/>
            <w:vAlign w:val="center"/>
          </w:tcPr>
          <w:p w14:paraId="72144D99" w14:textId="6D8A1623"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FF1DF98"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40FEF095" w14:textId="77777777" w:rsidTr="006030BD">
        <w:tc>
          <w:tcPr>
            <w:tcW w:w="1701" w:type="dxa"/>
            <w:vAlign w:val="center"/>
          </w:tcPr>
          <w:p w14:paraId="600DF21C" w14:textId="65FB9AF6"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20E1316" w14:textId="1BC63BC4"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E51D90" w:rsidRPr="00B474F8" w14:paraId="0BAFF971" w14:textId="77777777" w:rsidTr="006030BD">
        <w:tc>
          <w:tcPr>
            <w:tcW w:w="1701" w:type="dxa"/>
            <w:vAlign w:val="center"/>
          </w:tcPr>
          <w:p w14:paraId="34B7500F"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7871BF3"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5482494" w14:textId="77777777" w:rsidR="00E51D90" w:rsidRPr="00B474F8" w:rsidRDefault="00E51D90" w:rsidP="00E51D90">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4B01013E" w14:textId="77777777" w:rsidTr="006030BD">
        <w:tc>
          <w:tcPr>
            <w:tcW w:w="1701" w:type="dxa"/>
            <w:vAlign w:val="center"/>
          </w:tcPr>
          <w:p w14:paraId="790115F3"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F33B7A8" w14:textId="77777777" w:rsidR="00173415" w:rsidRDefault="00173415" w:rsidP="00173415">
            <w:pPr>
              <w:autoSpaceDE w:val="0"/>
              <w:autoSpaceDN w:val="0"/>
              <w:adjustRightInd w:val="0"/>
              <w:jc w:val="both"/>
              <w:rPr>
                <w:rFonts w:ascii="Arial" w:hAnsi="Arial" w:cs="Arial"/>
                <w:bCs/>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p w14:paraId="39B40A6E" w14:textId="7E19AF80" w:rsidR="00E51D90" w:rsidRPr="00B474F8" w:rsidRDefault="00173415" w:rsidP="00173415">
            <w:pPr>
              <w:autoSpaceDE w:val="0"/>
              <w:autoSpaceDN w:val="0"/>
              <w:adjustRightInd w:val="0"/>
              <w:jc w:val="both"/>
              <w:rPr>
                <w:rFonts w:ascii="Arial" w:hAnsi="Arial" w:cs="Arial"/>
                <w:bCs/>
                <w:color w:val="000000" w:themeColor="text1"/>
                <w:sz w:val="18"/>
                <w:szCs w:val="18"/>
              </w:rPr>
            </w:pPr>
            <w:r>
              <w:rPr>
                <w:rFonts w:ascii="Arial" w:hAnsi="Arial" w:cs="Arial"/>
                <w:color w:val="000000" w:themeColor="text1"/>
                <w:sz w:val="18"/>
                <w:szCs w:val="18"/>
              </w:rPr>
              <w:t>Airway A593: THE EAST OF SADLI: Flights shall flight plan FL250, FL290, FL310 or FL390 (E-BOUND); FL240 FL280, FL300 or FL400 (W-BOUND)</w:t>
            </w:r>
          </w:p>
        </w:tc>
      </w:tr>
      <w:tr w:rsidR="00E51D90" w:rsidRPr="00B474F8" w14:paraId="1A24940F" w14:textId="77777777" w:rsidTr="006030BD">
        <w:tc>
          <w:tcPr>
            <w:tcW w:w="7584" w:type="dxa"/>
            <w:gridSpan w:val="5"/>
            <w:shd w:val="clear" w:color="auto" w:fill="323E4F" w:themeFill="text2" w:themeFillShade="BF"/>
          </w:tcPr>
          <w:p w14:paraId="009974DB" w14:textId="7B3CB441"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3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DAD – FUK – DAD </w:t>
            </w:r>
          </w:p>
        </w:tc>
      </w:tr>
      <w:tr w:rsidR="00E51D90" w:rsidRPr="00B474F8" w14:paraId="5B2AD204" w14:textId="77777777" w:rsidTr="006030BD">
        <w:tc>
          <w:tcPr>
            <w:tcW w:w="1701" w:type="dxa"/>
            <w:vMerge w:val="restart"/>
            <w:vAlign w:val="center"/>
          </w:tcPr>
          <w:p w14:paraId="0850B428"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1B1C240F"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21A01427"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RJFF</w:t>
            </w:r>
          </w:p>
        </w:tc>
        <w:tc>
          <w:tcPr>
            <w:tcW w:w="1701" w:type="dxa"/>
          </w:tcPr>
          <w:p w14:paraId="1531DCF2"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DADFUK</w:t>
            </w:r>
          </w:p>
        </w:tc>
        <w:tc>
          <w:tcPr>
            <w:tcW w:w="2481" w:type="dxa"/>
          </w:tcPr>
          <w:p w14:paraId="34F5F7A9"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RKPK, RJFU, RJBB</w:t>
            </w:r>
          </w:p>
        </w:tc>
      </w:tr>
      <w:tr w:rsidR="00E51D90" w:rsidRPr="00B474F8" w14:paraId="56077C9F" w14:textId="77777777" w:rsidTr="006030BD">
        <w:tc>
          <w:tcPr>
            <w:tcW w:w="1701" w:type="dxa"/>
            <w:vMerge/>
            <w:vAlign w:val="center"/>
          </w:tcPr>
          <w:p w14:paraId="14C7CDD1"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502F8B5D"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RJFF</w:t>
            </w:r>
          </w:p>
        </w:tc>
        <w:tc>
          <w:tcPr>
            <w:tcW w:w="851" w:type="dxa"/>
          </w:tcPr>
          <w:p w14:paraId="4B0250B7"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32DF65D5"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FUKDAD</w:t>
            </w:r>
          </w:p>
        </w:tc>
        <w:tc>
          <w:tcPr>
            <w:tcW w:w="2481" w:type="dxa"/>
          </w:tcPr>
          <w:p w14:paraId="3F525EB1"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51D90" w:rsidRPr="00B474F8" w14:paraId="5D912860" w14:textId="77777777" w:rsidTr="006030BD">
        <w:trPr>
          <w:trHeight w:val="415"/>
        </w:trPr>
        <w:tc>
          <w:tcPr>
            <w:tcW w:w="1701" w:type="dxa"/>
            <w:vAlign w:val="center"/>
          </w:tcPr>
          <w:p w14:paraId="6EB973AC" w14:textId="146B80E1"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5B977C87" w14:textId="7B3BEDC2"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01EF30B5" w14:textId="77777777" w:rsidTr="003F26D7">
        <w:tc>
          <w:tcPr>
            <w:tcW w:w="1701" w:type="dxa"/>
            <w:vAlign w:val="center"/>
          </w:tcPr>
          <w:p w14:paraId="7844D52C"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3B2EB07"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RCTP</w:t>
            </w:r>
          </w:p>
        </w:tc>
      </w:tr>
      <w:tr w:rsidR="00E51D90" w:rsidRPr="00B474F8" w14:paraId="078DC58F" w14:textId="77777777" w:rsidTr="006030BD">
        <w:tc>
          <w:tcPr>
            <w:tcW w:w="1701" w:type="dxa"/>
            <w:vAlign w:val="center"/>
          </w:tcPr>
          <w:p w14:paraId="502C35F7"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4B1F3700"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41F5F3F3" w14:textId="77777777" w:rsidTr="006030BD">
        <w:tc>
          <w:tcPr>
            <w:tcW w:w="1701" w:type="dxa"/>
            <w:vAlign w:val="center"/>
          </w:tcPr>
          <w:p w14:paraId="64E0A828" w14:textId="5981CCD2"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A9F7270" w14:textId="234C3366"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47432FBB" w14:textId="77777777" w:rsidTr="006030BD">
        <w:tc>
          <w:tcPr>
            <w:tcW w:w="1701" w:type="dxa"/>
            <w:vAlign w:val="center"/>
          </w:tcPr>
          <w:p w14:paraId="139C9323" w14:textId="7EDCACAC"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8C561BB"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51EDAED5" w14:textId="77777777" w:rsidTr="006030BD">
        <w:tc>
          <w:tcPr>
            <w:tcW w:w="1701" w:type="dxa"/>
            <w:vAlign w:val="center"/>
          </w:tcPr>
          <w:p w14:paraId="799DC87B" w14:textId="3DBCACBF"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52119F5" w14:textId="0A3BE8CB"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E51D90" w:rsidRPr="00B474F8" w14:paraId="676D0E71" w14:textId="77777777" w:rsidTr="006030BD">
        <w:tc>
          <w:tcPr>
            <w:tcW w:w="1701" w:type="dxa"/>
            <w:vAlign w:val="center"/>
          </w:tcPr>
          <w:p w14:paraId="778AE8E1"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714F8AD"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A94BEEA"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3D1237EF" w14:textId="77777777" w:rsidTr="006030BD">
        <w:tc>
          <w:tcPr>
            <w:tcW w:w="1701" w:type="dxa"/>
            <w:vAlign w:val="center"/>
          </w:tcPr>
          <w:p w14:paraId="5DCFF36B"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DBA3F11" w14:textId="2DC3CD7A" w:rsidR="00E51D90" w:rsidRPr="00B474F8" w:rsidRDefault="00173415" w:rsidP="00E51D90">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 xml:space="preserve">Allocated flight levels: </w:t>
            </w:r>
            <w:r>
              <w:rPr>
                <w:rFonts w:ascii="Arial" w:hAnsi="Arial" w:cs="Arial"/>
                <w:bCs/>
                <w:color w:val="000000" w:themeColor="text1"/>
                <w:sz w:val="18"/>
                <w:szCs w:val="18"/>
              </w:rPr>
              <w:t>FL300, FL340, FL400 (W-BOUND); FL290, FL330, FL370, FL410 (E-BOUND) and s</w:t>
            </w:r>
            <w:r w:rsidRPr="00DF4F06">
              <w:rPr>
                <w:rFonts w:ascii="Arial" w:hAnsi="Arial" w:cs="Arial"/>
                <w:bCs/>
                <w:color w:val="000000" w:themeColor="text1"/>
                <w:sz w:val="18"/>
                <w:szCs w:val="18"/>
              </w:rPr>
              <w:t>hall be restricted to flights transiting from Taipei FIR to Fukuoka FIR via IGURU between 1700-2200 UTC</w:t>
            </w:r>
            <w:r>
              <w:rPr>
                <w:rFonts w:ascii="Arial" w:hAnsi="Arial" w:cs="Arial"/>
                <w:bCs/>
                <w:color w:val="000000" w:themeColor="text1"/>
                <w:sz w:val="18"/>
                <w:szCs w:val="18"/>
              </w:rPr>
              <w:t xml:space="preserve"> (E-BOUND)</w:t>
            </w:r>
          </w:p>
        </w:tc>
      </w:tr>
      <w:tr w:rsidR="00E51D90" w:rsidRPr="00B474F8" w14:paraId="205D85F2" w14:textId="77777777" w:rsidTr="006030BD">
        <w:tc>
          <w:tcPr>
            <w:tcW w:w="7584" w:type="dxa"/>
            <w:gridSpan w:val="5"/>
            <w:shd w:val="clear" w:color="auto" w:fill="323E4F" w:themeFill="text2" w:themeFillShade="BF"/>
          </w:tcPr>
          <w:p w14:paraId="7EF88D9C" w14:textId="62DC13BA"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3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DAD – ICN – DAD </w:t>
            </w:r>
          </w:p>
        </w:tc>
      </w:tr>
      <w:tr w:rsidR="00E51D90" w:rsidRPr="00B474F8" w14:paraId="267CF2B5" w14:textId="77777777" w:rsidTr="006030BD">
        <w:tc>
          <w:tcPr>
            <w:tcW w:w="1701" w:type="dxa"/>
            <w:vMerge w:val="restart"/>
            <w:vAlign w:val="center"/>
          </w:tcPr>
          <w:p w14:paraId="3EE85A86"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72E596B3"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6CD350ED"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RKSI</w:t>
            </w:r>
          </w:p>
        </w:tc>
        <w:tc>
          <w:tcPr>
            <w:tcW w:w="1701" w:type="dxa"/>
          </w:tcPr>
          <w:p w14:paraId="01D496B4"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DADICN3536A</w:t>
            </w:r>
          </w:p>
        </w:tc>
        <w:tc>
          <w:tcPr>
            <w:tcW w:w="2481" w:type="dxa"/>
          </w:tcPr>
          <w:p w14:paraId="53A61B95"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RKSS, RKPK, RKTU</w:t>
            </w:r>
          </w:p>
        </w:tc>
      </w:tr>
      <w:tr w:rsidR="00E51D90" w:rsidRPr="00B474F8" w14:paraId="7CF0A394" w14:textId="77777777" w:rsidTr="006030BD">
        <w:tc>
          <w:tcPr>
            <w:tcW w:w="1701" w:type="dxa"/>
            <w:vMerge/>
            <w:vAlign w:val="center"/>
          </w:tcPr>
          <w:p w14:paraId="2277D07D"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698610DE"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RKSI</w:t>
            </w:r>
          </w:p>
        </w:tc>
        <w:tc>
          <w:tcPr>
            <w:tcW w:w="851" w:type="dxa"/>
          </w:tcPr>
          <w:p w14:paraId="5741FD19"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199789DE"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ICNDAD3435A</w:t>
            </w:r>
          </w:p>
        </w:tc>
        <w:tc>
          <w:tcPr>
            <w:tcW w:w="2481" w:type="dxa"/>
          </w:tcPr>
          <w:p w14:paraId="6590BEB2"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51D90" w:rsidRPr="00B474F8" w14:paraId="6887FDD0" w14:textId="77777777" w:rsidTr="006030BD">
        <w:trPr>
          <w:trHeight w:val="259"/>
        </w:trPr>
        <w:tc>
          <w:tcPr>
            <w:tcW w:w="1701" w:type="dxa"/>
            <w:vAlign w:val="center"/>
          </w:tcPr>
          <w:p w14:paraId="70937291" w14:textId="3F5C0E83"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639F1225" w14:textId="49A5843E"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06CE0051" w14:textId="77777777" w:rsidTr="003F26D7">
        <w:tc>
          <w:tcPr>
            <w:tcW w:w="1701" w:type="dxa"/>
            <w:vAlign w:val="center"/>
          </w:tcPr>
          <w:p w14:paraId="36C05AB4"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C6481A3"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RCTP, RKPC</w:t>
            </w:r>
          </w:p>
        </w:tc>
      </w:tr>
      <w:tr w:rsidR="00E51D90" w:rsidRPr="00B474F8" w14:paraId="3EB76F28" w14:textId="77777777" w:rsidTr="006030BD">
        <w:tc>
          <w:tcPr>
            <w:tcW w:w="1701" w:type="dxa"/>
            <w:vAlign w:val="center"/>
          </w:tcPr>
          <w:p w14:paraId="27EEDC73"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18BE406"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6EC4403B" w14:textId="77777777" w:rsidTr="006030BD">
        <w:tc>
          <w:tcPr>
            <w:tcW w:w="1701" w:type="dxa"/>
            <w:vAlign w:val="center"/>
          </w:tcPr>
          <w:p w14:paraId="1E30151E" w14:textId="5D585419"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0DBE3EF" w14:textId="2425A7F0"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33124677" w14:textId="77777777" w:rsidTr="006030BD">
        <w:tc>
          <w:tcPr>
            <w:tcW w:w="1701" w:type="dxa"/>
            <w:vAlign w:val="center"/>
          </w:tcPr>
          <w:p w14:paraId="79E113A9" w14:textId="10A17123"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ABC40E4"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5411313B" w14:textId="77777777" w:rsidTr="006030BD">
        <w:tc>
          <w:tcPr>
            <w:tcW w:w="1701" w:type="dxa"/>
            <w:vAlign w:val="center"/>
          </w:tcPr>
          <w:p w14:paraId="14405414" w14:textId="0791DE39"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2E631CD" w14:textId="683A5F36"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E51D90" w:rsidRPr="00B474F8" w14:paraId="3DD35C29" w14:textId="77777777" w:rsidTr="006030BD">
        <w:tc>
          <w:tcPr>
            <w:tcW w:w="1701" w:type="dxa"/>
            <w:vAlign w:val="center"/>
          </w:tcPr>
          <w:p w14:paraId="5F2622B0"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50DA383"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746AFCF"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6F98CAA9" w14:textId="77777777" w:rsidTr="006030BD">
        <w:tc>
          <w:tcPr>
            <w:tcW w:w="1701" w:type="dxa"/>
            <w:vAlign w:val="center"/>
          </w:tcPr>
          <w:p w14:paraId="70836111"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247E155" w14:textId="77777777" w:rsidR="00E51D90" w:rsidRDefault="005E268B" w:rsidP="00E51D90">
            <w:pPr>
              <w:autoSpaceDE w:val="0"/>
              <w:autoSpaceDN w:val="0"/>
              <w:adjustRightInd w:val="0"/>
              <w:jc w:val="both"/>
              <w:rPr>
                <w:rFonts w:ascii="Arial" w:hAnsi="Arial" w:cs="Arial"/>
                <w:bCs/>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p w14:paraId="7B2FB0A6" w14:textId="7658A7D8"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E51D90" w:rsidRPr="00B474F8" w14:paraId="484CD96B" w14:textId="77777777" w:rsidTr="006030BD">
        <w:tc>
          <w:tcPr>
            <w:tcW w:w="7584" w:type="dxa"/>
            <w:gridSpan w:val="5"/>
            <w:shd w:val="clear" w:color="auto" w:fill="323E4F" w:themeFill="text2" w:themeFillShade="BF"/>
          </w:tcPr>
          <w:p w14:paraId="53A3A70F" w14:textId="2FEDB8FD"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KIX – DAD</w:t>
            </w:r>
            <w:r w:rsidRPr="00B474F8">
              <w:rPr>
                <w:rFonts w:ascii="Arial" w:hAnsi="Arial" w:cs="Arial"/>
                <w:b/>
                <w:color w:val="000000" w:themeColor="text1"/>
                <w:sz w:val="18"/>
                <w:szCs w:val="18"/>
              </w:rPr>
              <w:t xml:space="preserve"> </w:t>
            </w:r>
          </w:p>
        </w:tc>
      </w:tr>
      <w:tr w:rsidR="00E51D90" w:rsidRPr="00B474F8" w14:paraId="221BFF08" w14:textId="77777777" w:rsidTr="006030BD">
        <w:tc>
          <w:tcPr>
            <w:tcW w:w="1701" w:type="dxa"/>
            <w:vMerge w:val="restart"/>
            <w:vAlign w:val="center"/>
          </w:tcPr>
          <w:p w14:paraId="473DB816"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25CBF225"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1C153A3A"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RJBB</w:t>
            </w:r>
          </w:p>
        </w:tc>
        <w:tc>
          <w:tcPr>
            <w:tcW w:w="1701" w:type="dxa"/>
          </w:tcPr>
          <w:p w14:paraId="7567932A"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DADKIX3506A</w:t>
            </w:r>
          </w:p>
        </w:tc>
        <w:tc>
          <w:tcPr>
            <w:tcW w:w="2481" w:type="dxa"/>
          </w:tcPr>
          <w:p w14:paraId="2185B922"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RJOO, RJGG, RJFF</w:t>
            </w:r>
          </w:p>
        </w:tc>
      </w:tr>
      <w:tr w:rsidR="00E51D90" w:rsidRPr="00B474F8" w14:paraId="156D593F" w14:textId="77777777" w:rsidTr="006030BD">
        <w:tc>
          <w:tcPr>
            <w:tcW w:w="1701" w:type="dxa"/>
            <w:vMerge/>
            <w:vAlign w:val="center"/>
          </w:tcPr>
          <w:p w14:paraId="271399CB"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35FFC9F4"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RJBB</w:t>
            </w:r>
          </w:p>
        </w:tc>
        <w:tc>
          <w:tcPr>
            <w:tcW w:w="851" w:type="dxa"/>
          </w:tcPr>
          <w:p w14:paraId="30F35AE0"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02F216ED"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KIXDAD2435</w:t>
            </w:r>
          </w:p>
        </w:tc>
        <w:tc>
          <w:tcPr>
            <w:tcW w:w="2481" w:type="dxa"/>
          </w:tcPr>
          <w:p w14:paraId="1C662385"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51D90" w:rsidRPr="00B474F8" w14:paraId="112CCA33" w14:textId="77777777" w:rsidTr="006030BD">
        <w:trPr>
          <w:trHeight w:val="331"/>
        </w:trPr>
        <w:tc>
          <w:tcPr>
            <w:tcW w:w="1701" w:type="dxa"/>
            <w:vAlign w:val="center"/>
          </w:tcPr>
          <w:p w14:paraId="6139DF23" w14:textId="7BF040AF"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04321A6F" w14:textId="4AEE7069"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343A6D37" w14:textId="77777777" w:rsidTr="003F26D7">
        <w:tc>
          <w:tcPr>
            <w:tcW w:w="1701" w:type="dxa"/>
            <w:vAlign w:val="center"/>
          </w:tcPr>
          <w:p w14:paraId="1F058BA6"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2CB16E7"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RCTP, ROAH</w:t>
            </w:r>
          </w:p>
        </w:tc>
      </w:tr>
      <w:tr w:rsidR="00E51D90" w:rsidRPr="00B474F8" w14:paraId="363B6146" w14:textId="77777777" w:rsidTr="006030BD">
        <w:tc>
          <w:tcPr>
            <w:tcW w:w="1701" w:type="dxa"/>
            <w:vAlign w:val="center"/>
          </w:tcPr>
          <w:p w14:paraId="407CB3E4"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B0E14A9"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3317B316" w14:textId="77777777" w:rsidTr="006030BD">
        <w:tc>
          <w:tcPr>
            <w:tcW w:w="1701" w:type="dxa"/>
            <w:vAlign w:val="center"/>
          </w:tcPr>
          <w:p w14:paraId="1F0F9804" w14:textId="1544A2F7"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BC29695" w14:textId="7F88C2C8"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6AB71AB4" w14:textId="77777777" w:rsidTr="006030BD">
        <w:tc>
          <w:tcPr>
            <w:tcW w:w="1701" w:type="dxa"/>
            <w:vAlign w:val="center"/>
          </w:tcPr>
          <w:p w14:paraId="2F3E2E7B" w14:textId="2AFE3217"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F89F634"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4DA1ECD9" w14:textId="77777777" w:rsidTr="006030BD">
        <w:tc>
          <w:tcPr>
            <w:tcW w:w="1701" w:type="dxa"/>
            <w:vAlign w:val="center"/>
          </w:tcPr>
          <w:p w14:paraId="4AE365C5" w14:textId="221B01A2"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0C4168E" w14:textId="011A7168"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E51D90" w:rsidRPr="00B474F8" w14:paraId="6B104CA5" w14:textId="77777777" w:rsidTr="006030BD">
        <w:tc>
          <w:tcPr>
            <w:tcW w:w="1701" w:type="dxa"/>
            <w:vAlign w:val="center"/>
          </w:tcPr>
          <w:p w14:paraId="0D88684D"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515FD95"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7AE0C06"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33FAE33D" w14:textId="77777777" w:rsidTr="006030BD">
        <w:tc>
          <w:tcPr>
            <w:tcW w:w="1701" w:type="dxa"/>
            <w:vAlign w:val="center"/>
          </w:tcPr>
          <w:p w14:paraId="6B59498E"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B67B0EA" w14:textId="5E2CAD6F" w:rsidR="00E51D90"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 xml:space="preserve">Allocated flight levels: </w:t>
            </w:r>
            <w:r>
              <w:rPr>
                <w:rFonts w:ascii="Arial" w:hAnsi="Arial" w:cs="Arial"/>
                <w:bCs/>
                <w:color w:val="000000" w:themeColor="text1"/>
                <w:sz w:val="18"/>
                <w:szCs w:val="18"/>
              </w:rPr>
              <w:t>FL290, FL330, FL370, FL410; s</w:t>
            </w:r>
            <w:r w:rsidRPr="00DF4F06">
              <w:rPr>
                <w:rFonts w:ascii="Arial" w:hAnsi="Arial" w:cs="Arial"/>
                <w:bCs/>
                <w:color w:val="000000" w:themeColor="text1"/>
                <w:sz w:val="18"/>
                <w:szCs w:val="18"/>
              </w:rPr>
              <w:t>hall be restricted to flights transiting from Taipei FIR to Fukuoka FIR via IGURU between 1700-2200 UTC</w:t>
            </w:r>
            <w:r>
              <w:rPr>
                <w:rFonts w:ascii="Arial" w:hAnsi="Arial" w:cs="Arial"/>
                <w:bCs/>
                <w:color w:val="000000" w:themeColor="text1"/>
                <w:sz w:val="18"/>
                <w:szCs w:val="18"/>
              </w:rPr>
              <w:t xml:space="preserve"> (E-BOUND)</w:t>
            </w:r>
          </w:p>
        </w:tc>
      </w:tr>
      <w:tr w:rsidR="00E51D90" w:rsidRPr="00B474F8" w14:paraId="1D11EA02" w14:textId="77777777" w:rsidTr="006030BD">
        <w:tc>
          <w:tcPr>
            <w:tcW w:w="7584" w:type="dxa"/>
            <w:gridSpan w:val="5"/>
            <w:shd w:val="clear" w:color="auto" w:fill="323E4F" w:themeFill="text2" w:themeFillShade="BF"/>
          </w:tcPr>
          <w:p w14:paraId="3AEC7A05" w14:textId="4DDE8366"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MWX – DAD</w:t>
            </w:r>
            <w:r w:rsidRPr="00B474F8">
              <w:rPr>
                <w:rFonts w:ascii="Arial" w:hAnsi="Arial" w:cs="Arial"/>
                <w:b/>
                <w:color w:val="000000" w:themeColor="text1"/>
                <w:sz w:val="18"/>
                <w:szCs w:val="18"/>
              </w:rPr>
              <w:t xml:space="preserve"> </w:t>
            </w:r>
          </w:p>
        </w:tc>
      </w:tr>
      <w:tr w:rsidR="00E51D90" w:rsidRPr="00B474F8" w14:paraId="4C8B0841" w14:textId="77777777" w:rsidTr="006030BD">
        <w:tc>
          <w:tcPr>
            <w:tcW w:w="1701" w:type="dxa"/>
            <w:vMerge w:val="restart"/>
            <w:vAlign w:val="center"/>
          </w:tcPr>
          <w:p w14:paraId="534B208C"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042C8231"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3A8B316C"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RKJB</w:t>
            </w:r>
          </w:p>
        </w:tc>
        <w:tc>
          <w:tcPr>
            <w:tcW w:w="1701" w:type="dxa"/>
          </w:tcPr>
          <w:p w14:paraId="08F3C8BD"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DADMWX3501</w:t>
            </w:r>
          </w:p>
        </w:tc>
        <w:tc>
          <w:tcPr>
            <w:tcW w:w="2481" w:type="dxa"/>
          </w:tcPr>
          <w:p w14:paraId="0B68BF99"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RKSI, RKPK</w:t>
            </w:r>
          </w:p>
        </w:tc>
      </w:tr>
      <w:tr w:rsidR="00E51D90" w:rsidRPr="00B474F8" w14:paraId="187A1EBC" w14:textId="77777777" w:rsidTr="006030BD">
        <w:tc>
          <w:tcPr>
            <w:tcW w:w="1701" w:type="dxa"/>
            <w:vMerge/>
            <w:vAlign w:val="center"/>
          </w:tcPr>
          <w:p w14:paraId="0CC87DE2"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0291F988"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RKJB</w:t>
            </w:r>
          </w:p>
        </w:tc>
        <w:tc>
          <w:tcPr>
            <w:tcW w:w="851" w:type="dxa"/>
          </w:tcPr>
          <w:p w14:paraId="351E9340"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7103C49B"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MWXDAD0135</w:t>
            </w:r>
          </w:p>
        </w:tc>
        <w:tc>
          <w:tcPr>
            <w:tcW w:w="2481" w:type="dxa"/>
          </w:tcPr>
          <w:p w14:paraId="389A74A8"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51D90" w:rsidRPr="00B474F8" w14:paraId="5D25D9AB" w14:textId="77777777" w:rsidTr="006030BD">
        <w:tc>
          <w:tcPr>
            <w:tcW w:w="1701" w:type="dxa"/>
            <w:vAlign w:val="center"/>
          </w:tcPr>
          <w:p w14:paraId="0F47BEED" w14:textId="28D845A4"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E744271" w14:textId="0BF47F9F"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7590891B" w14:textId="77777777" w:rsidTr="003F26D7">
        <w:tc>
          <w:tcPr>
            <w:tcW w:w="1701" w:type="dxa"/>
            <w:vAlign w:val="center"/>
          </w:tcPr>
          <w:p w14:paraId="1FF9D3A3"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E38D6AD"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RCTP</w:t>
            </w:r>
          </w:p>
        </w:tc>
      </w:tr>
      <w:tr w:rsidR="00E51D90" w:rsidRPr="00B474F8" w14:paraId="6952AEDF" w14:textId="77777777" w:rsidTr="006030BD">
        <w:tc>
          <w:tcPr>
            <w:tcW w:w="1701" w:type="dxa"/>
            <w:vAlign w:val="center"/>
          </w:tcPr>
          <w:p w14:paraId="44E8BDFB"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FCD12B0"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34C07D37" w14:textId="77777777" w:rsidTr="006030BD">
        <w:tc>
          <w:tcPr>
            <w:tcW w:w="1701" w:type="dxa"/>
            <w:vAlign w:val="center"/>
          </w:tcPr>
          <w:p w14:paraId="240B7F0C" w14:textId="1DBC6289"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6981DEB" w14:textId="347E994A"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7C8F302E" w14:textId="77777777" w:rsidTr="006030BD">
        <w:tc>
          <w:tcPr>
            <w:tcW w:w="1701" w:type="dxa"/>
            <w:vAlign w:val="center"/>
          </w:tcPr>
          <w:p w14:paraId="57906D56" w14:textId="163468ED"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ABF6B96"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199D8E44" w14:textId="77777777" w:rsidTr="006030BD">
        <w:tc>
          <w:tcPr>
            <w:tcW w:w="1701" w:type="dxa"/>
            <w:vAlign w:val="center"/>
          </w:tcPr>
          <w:p w14:paraId="55E3A26B" w14:textId="25281B91"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8DAB6A5" w14:textId="02C1B6E9"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E51D90" w:rsidRPr="00B474F8" w14:paraId="65A11498" w14:textId="77777777" w:rsidTr="006030BD">
        <w:tc>
          <w:tcPr>
            <w:tcW w:w="1701" w:type="dxa"/>
            <w:vAlign w:val="center"/>
          </w:tcPr>
          <w:p w14:paraId="1C385AFC"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9073C34"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59D7BBE"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39743FAF" w14:textId="77777777" w:rsidTr="006030BD">
        <w:tc>
          <w:tcPr>
            <w:tcW w:w="1701" w:type="dxa"/>
            <w:vAlign w:val="center"/>
          </w:tcPr>
          <w:p w14:paraId="6F9FEC9F"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946E492" w14:textId="77777777" w:rsidR="00173415" w:rsidRDefault="00173415" w:rsidP="00173415">
            <w:pPr>
              <w:autoSpaceDE w:val="0"/>
              <w:autoSpaceDN w:val="0"/>
              <w:adjustRightInd w:val="0"/>
              <w:jc w:val="both"/>
              <w:rPr>
                <w:rFonts w:ascii="Arial" w:hAnsi="Arial" w:cs="Arial"/>
                <w:bCs/>
                <w:color w:val="000000" w:themeColor="text1"/>
                <w:sz w:val="18"/>
                <w:szCs w:val="18"/>
              </w:rPr>
            </w:pPr>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p>
          <w:p w14:paraId="6545950F" w14:textId="0FBBAAE8" w:rsidR="00E51D90" w:rsidRPr="00B474F8" w:rsidRDefault="00173415" w:rsidP="00173415">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Airway A593: THE EAST OF SADLI: Flights shall flight plan FL250, FL290, FL310 or FL390 (E-BOUND); FL240 FL280, FL300 or FL400 (W-BOUND)</w:t>
            </w:r>
          </w:p>
        </w:tc>
      </w:tr>
      <w:tr w:rsidR="00E51D90" w:rsidRPr="00B474F8" w14:paraId="3422BB1B" w14:textId="77777777" w:rsidTr="006030BD">
        <w:tc>
          <w:tcPr>
            <w:tcW w:w="7584" w:type="dxa"/>
            <w:gridSpan w:val="5"/>
            <w:shd w:val="clear" w:color="auto" w:fill="323E4F" w:themeFill="text2" w:themeFillShade="BF"/>
          </w:tcPr>
          <w:p w14:paraId="3BBBF13E" w14:textId="6C63B073"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DAD – NGO – DAD </w:t>
            </w:r>
          </w:p>
        </w:tc>
      </w:tr>
      <w:tr w:rsidR="00E51D90" w:rsidRPr="00B474F8" w14:paraId="352C7E68" w14:textId="77777777" w:rsidTr="006030BD">
        <w:tc>
          <w:tcPr>
            <w:tcW w:w="1701" w:type="dxa"/>
            <w:vMerge w:val="restart"/>
            <w:vAlign w:val="center"/>
          </w:tcPr>
          <w:p w14:paraId="3370BDA5"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07283DAF"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2DD314C7"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RJGG</w:t>
            </w:r>
          </w:p>
        </w:tc>
        <w:tc>
          <w:tcPr>
            <w:tcW w:w="1701" w:type="dxa"/>
          </w:tcPr>
          <w:p w14:paraId="15D0E499"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DADNGO</w:t>
            </w:r>
          </w:p>
        </w:tc>
        <w:tc>
          <w:tcPr>
            <w:tcW w:w="2481" w:type="dxa"/>
          </w:tcPr>
          <w:p w14:paraId="09DE6DF1"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RJBB, RJTT, RJAA</w:t>
            </w:r>
          </w:p>
        </w:tc>
      </w:tr>
      <w:tr w:rsidR="00E51D90" w:rsidRPr="00B474F8" w14:paraId="62FE3CF1" w14:textId="77777777" w:rsidTr="006030BD">
        <w:tc>
          <w:tcPr>
            <w:tcW w:w="1701" w:type="dxa"/>
            <w:vMerge/>
            <w:vAlign w:val="center"/>
          </w:tcPr>
          <w:p w14:paraId="06FA3D0B"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490479A1"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RJGG</w:t>
            </w:r>
          </w:p>
        </w:tc>
        <w:tc>
          <w:tcPr>
            <w:tcW w:w="851" w:type="dxa"/>
          </w:tcPr>
          <w:p w14:paraId="4BBAFCE4"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5F8483C7"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NGODAD</w:t>
            </w:r>
          </w:p>
        </w:tc>
        <w:tc>
          <w:tcPr>
            <w:tcW w:w="2481" w:type="dxa"/>
          </w:tcPr>
          <w:p w14:paraId="79C05809"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51D90" w:rsidRPr="00B474F8" w14:paraId="19A9C0A5" w14:textId="77777777" w:rsidTr="006030BD">
        <w:tc>
          <w:tcPr>
            <w:tcW w:w="1701" w:type="dxa"/>
            <w:vAlign w:val="center"/>
          </w:tcPr>
          <w:p w14:paraId="7FAD4EEE" w14:textId="200E88BB"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36BA06F5" w14:textId="68A02F0B"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2E1EED4C" w14:textId="77777777" w:rsidTr="003F26D7">
        <w:tc>
          <w:tcPr>
            <w:tcW w:w="1701" w:type="dxa"/>
            <w:vAlign w:val="center"/>
          </w:tcPr>
          <w:p w14:paraId="4E74C423"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09563B4"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RCTP, ROAH</w:t>
            </w:r>
          </w:p>
        </w:tc>
      </w:tr>
      <w:tr w:rsidR="00E51D90" w:rsidRPr="00B474F8" w14:paraId="332F4FB0" w14:textId="77777777" w:rsidTr="006030BD">
        <w:tc>
          <w:tcPr>
            <w:tcW w:w="1701" w:type="dxa"/>
            <w:vAlign w:val="center"/>
          </w:tcPr>
          <w:p w14:paraId="73824EA7"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91058E6"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745D8826" w14:textId="77777777" w:rsidTr="006030BD">
        <w:tc>
          <w:tcPr>
            <w:tcW w:w="1701" w:type="dxa"/>
            <w:vAlign w:val="center"/>
          </w:tcPr>
          <w:p w14:paraId="3910EE80" w14:textId="71CE70CE"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6B9E39C" w14:textId="518EAD27"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2521DAFA" w14:textId="77777777" w:rsidTr="006030BD">
        <w:tc>
          <w:tcPr>
            <w:tcW w:w="1701" w:type="dxa"/>
            <w:vAlign w:val="center"/>
          </w:tcPr>
          <w:p w14:paraId="433D07A6" w14:textId="5B348248"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75B503C"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51D90" w:rsidRPr="00B474F8" w14:paraId="1E84E5DB" w14:textId="77777777" w:rsidTr="006030BD">
        <w:tc>
          <w:tcPr>
            <w:tcW w:w="1701" w:type="dxa"/>
            <w:vAlign w:val="center"/>
          </w:tcPr>
          <w:p w14:paraId="6DCCBB3E" w14:textId="7551F56D" w:rsidR="00E51D90"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2382233" w14:textId="64415CCB" w:rsidR="00E51D90" w:rsidRPr="00B474F8" w:rsidRDefault="00E51D90" w:rsidP="00E51D90">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E51D90" w:rsidRPr="00B474F8" w14:paraId="42E6D269" w14:textId="77777777" w:rsidTr="006030BD">
        <w:tc>
          <w:tcPr>
            <w:tcW w:w="1701" w:type="dxa"/>
            <w:vAlign w:val="center"/>
          </w:tcPr>
          <w:p w14:paraId="1EDA5FBF"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A97DB55"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EC62784"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51D90" w:rsidRPr="00B474F8" w14:paraId="17E7268E" w14:textId="77777777" w:rsidTr="006030BD">
        <w:tc>
          <w:tcPr>
            <w:tcW w:w="1701" w:type="dxa"/>
            <w:vAlign w:val="center"/>
          </w:tcPr>
          <w:p w14:paraId="2C22EFDF"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358FCCD" w14:textId="19F0A8B1" w:rsidR="00E51D90" w:rsidRPr="00B474F8" w:rsidRDefault="00173415" w:rsidP="00E51D90">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 xml:space="preserve">Allocated flight levels: </w:t>
            </w:r>
            <w:r>
              <w:rPr>
                <w:rFonts w:ascii="Arial" w:hAnsi="Arial" w:cs="Arial"/>
                <w:bCs/>
                <w:color w:val="000000" w:themeColor="text1"/>
                <w:sz w:val="18"/>
                <w:szCs w:val="18"/>
              </w:rPr>
              <w:t>FL300, FL340, FL400 (W-BOUND); FL290, FL330, FL370, FL410 (E-BOUND) and s</w:t>
            </w:r>
            <w:r w:rsidRPr="00DF4F06">
              <w:rPr>
                <w:rFonts w:ascii="Arial" w:hAnsi="Arial" w:cs="Arial"/>
                <w:bCs/>
                <w:color w:val="000000" w:themeColor="text1"/>
                <w:sz w:val="18"/>
                <w:szCs w:val="18"/>
              </w:rPr>
              <w:t>hall be restricted to flights transiting from Taipei FIR to Fukuoka FIR via IGURU between 1700-2200 UTC</w:t>
            </w:r>
            <w:r>
              <w:rPr>
                <w:rFonts w:ascii="Arial" w:hAnsi="Arial" w:cs="Arial"/>
                <w:bCs/>
                <w:color w:val="000000" w:themeColor="text1"/>
                <w:sz w:val="18"/>
                <w:szCs w:val="18"/>
              </w:rPr>
              <w:t xml:space="preserve"> (E-BOUND)</w:t>
            </w:r>
          </w:p>
        </w:tc>
      </w:tr>
      <w:tr w:rsidR="00E51D90" w:rsidRPr="00B474F8" w14:paraId="4B9DE9A9" w14:textId="77777777" w:rsidTr="006030BD">
        <w:tc>
          <w:tcPr>
            <w:tcW w:w="7584" w:type="dxa"/>
            <w:gridSpan w:val="5"/>
            <w:shd w:val="clear" w:color="auto" w:fill="323E4F" w:themeFill="text2" w:themeFillShade="BF"/>
          </w:tcPr>
          <w:p w14:paraId="19BEE683" w14:textId="47752828" w:rsidR="00E51D90" w:rsidRPr="00B474F8" w:rsidRDefault="00E51D9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DAD – NRT – DAD </w:t>
            </w:r>
          </w:p>
        </w:tc>
      </w:tr>
      <w:tr w:rsidR="00E51D90" w:rsidRPr="00B474F8" w14:paraId="29B31280" w14:textId="77777777" w:rsidTr="006030BD">
        <w:tc>
          <w:tcPr>
            <w:tcW w:w="1701" w:type="dxa"/>
            <w:vMerge w:val="restart"/>
            <w:vAlign w:val="center"/>
          </w:tcPr>
          <w:p w14:paraId="0419C979"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6C52C899"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3EE684C7"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RJAA</w:t>
            </w:r>
          </w:p>
        </w:tc>
        <w:tc>
          <w:tcPr>
            <w:tcW w:w="1701" w:type="dxa"/>
          </w:tcPr>
          <w:p w14:paraId="2C808F0D"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DADNRT3534A</w:t>
            </w:r>
          </w:p>
        </w:tc>
        <w:tc>
          <w:tcPr>
            <w:tcW w:w="2481" w:type="dxa"/>
          </w:tcPr>
          <w:p w14:paraId="5AFCA782"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RJTT, RJGG, RJBB</w:t>
            </w:r>
          </w:p>
        </w:tc>
      </w:tr>
      <w:tr w:rsidR="00E51D90" w:rsidRPr="00B474F8" w14:paraId="09217FE8" w14:textId="77777777" w:rsidTr="006030BD">
        <w:tc>
          <w:tcPr>
            <w:tcW w:w="1701" w:type="dxa"/>
            <w:vMerge/>
            <w:vAlign w:val="center"/>
          </w:tcPr>
          <w:p w14:paraId="55D97E08" w14:textId="77777777" w:rsidR="00E51D90" w:rsidRPr="00B474F8" w:rsidRDefault="00E51D90" w:rsidP="00E51D90">
            <w:pPr>
              <w:autoSpaceDE w:val="0"/>
              <w:autoSpaceDN w:val="0"/>
              <w:adjustRightInd w:val="0"/>
              <w:rPr>
                <w:rFonts w:ascii="Arial" w:hAnsi="Arial" w:cs="Arial"/>
                <w:color w:val="000000" w:themeColor="text1"/>
                <w:sz w:val="18"/>
                <w:szCs w:val="18"/>
              </w:rPr>
            </w:pPr>
          </w:p>
        </w:tc>
        <w:tc>
          <w:tcPr>
            <w:tcW w:w="850" w:type="dxa"/>
          </w:tcPr>
          <w:p w14:paraId="13C4E854"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RJAA</w:t>
            </w:r>
          </w:p>
        </w:tc>
        <w:tc>
          <w:tcPr>
            <w:tcW w:w="851" w:type="dxa"/>
          </w:tcPr>
          <w:p w14:paraId="041195D1"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31AD285A" w14:textId="77777777" w:rsidR="00E51D90" w:rsidRPr="00B474F8" w:rsidRDefault="00E51D90" w:rsidP="00E51D9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NRTDAD1635A</w:t>
            </w:r>
          </w:p>
        </w:tc>
        <w:tc>
          <w:tcPr>
            <w:tcW w:w="2481" w:type="dxa"/>
          </w:tcPr>
          <w:p w14:paraId="5AF1CBBA"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51D90" w:rsidRPr="00B474F8" w14:paraId="29359030" w14:textId="77777777" w:rsidTr="006030BD">
        <w:tc>
          <w:tcPr>
            <w:tcW w:w="1701" w:type="dxa"/>
            <w:vAlign w:val="center"/>
          </w:tcPr>
          <w:p w14:paraId="4933EF8E" w14:textId="09E0F106"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6879F193" w14:textId="158B3246"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51D90" w:rsidRPr="00B474F8" w14:paraId="1E40F1EE" w14:textId="77777777" w:rsidTr="003F26D7">
        <w:tc>
          <w:tcPr>
            <w:tcW w:w="1701" w:type="dxa"/>
            <w:vAlign w:val="center"/>
          </w:tcPr>
          <w:p w14:paraId="653498E2"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DD9F962" w14:textId="77777777" w:rsidR="00E51D90" w:rsidRPr="00B474F8" w:rsidRDefault="00E51D90"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RCTP, ROAH, RJBB</w:t>
            </w:r>
          </w:p>
        </w:tc>
      </w:tr>
      <w:tr w:rsidR="00E51D90" w:rsidRPr="00B474F8" w14:paraId="109529F3" w14:textId="77777777" w:rsidTr="006030BD">
        <w:tc>
          <w:tcPr>
            <w:tcW w:w="1701" w:type="dxa"/>
            <w:vAlign w:val="center"/>
          </w:tcPr>
          <w:p w14:paraId="3C8DFC52" w14:textId="77777777" w:rsidR="00E51D90" w:rsidRPr="00B474F8" w:rsidRDefault="00E51D90" w:rsidP="00E51D9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E15ACDB"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51D90" w:rsidRPr="00B474F8" w14:paraId="3E101D85" w14:textId="77777777" w:rsidTr="006030BD">
        <w:tc>
          <w:tcPr>
            <w:tcW w:w="1701" w:type="dxa"/>
            <w:vAlign w:val="center"/>
          </w:tcPr>
          <w:p w14:paraId="45770154" w14:textId="4D7D0B62" w:rsidR="00E51D90" w:rsidRPr="00B474F8" w:rsidRDefault="004463F6"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113577C" w14:textId="2889E2D5" w:rsidR="00E51D90"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51D90" w:rsidRPr="00B474F8" w14:paraId="267F236F" w14:textId="77777777" w:rsidTr="006030BD">
        <w:tc>
          <w:tcPr>
            <w:tcW w:w="1701" w:type="dxa"/>
            <w:vAlign w:val="center"/>
          </w:tcPr>
          <w:p w14:paraId="0B4944B9" w14:textId="5409C77B" w:rsidR="00E51D90" w:rsidRPr="00B474F8" w:rsidRDefault="00E51D90" w:rsidP="00E51D9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4DE12AD" w14:textId="77777777" w:rsidR="00E51D90" w:rsidRPr="00B474F8" w:rsidRDefault="00E51D90" w:rsidP="00E51D9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ED2179" w:rsidRPr="00B474F8" w14:paraId="5EA7B0F8" w14:textId="77777777" w:rsidTr="006030BD">
        <w:tc>
          <w:tcPr>
            <w:tcW w:w="1701" w:type="dxa"/>
            <w:vAlign w:val="center"/>
          </w:tcPr>
          <w:p w14:paraId="13D689C3" w14:textId="0C4709E6" w:rsidR="00ED2179" w:rsidRDefault="00ED2179" w:rsidP="00ED217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86FA8B3" w14:textId="1C53659E" w:rsidR="00ED2179" w:rsidRPr="00B474F8" w:rsidRDefault="00ED2179" w:rsidP="00ED217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ED2179" w:rsidRPr="00B474F8" w14:paraId="1242BB63" w14:textId="77777777" w:rsidTr="006030BD">
        <w:tc>
          <w:tcPr>
            <w:tcW w:w="1701" w:type="dxa"/>
            <w:vAlign w:val="center"/>
          </w:tcPr>
          <w:p w14:paraId="767F0FB8" w14:textId="77777777" w:rsidR="00ED2179" w:rsidRPr="00B474F8" w:rsidRDefault="00ED2179" w:rsidP="00ED217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38B011B" w14:textId="77777777" w:rsidR="00ED2179" w:rsidRPr="00B474F8" w:rsidRDefault="00ED2179" w:rsidP="00ED217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6B614A5" w14:textId="77777777" w:rsidR="00ED2179" w:rsidRPr="00B474F8" w:rsidRDefault="00ED2179" w:rsidP="00ED217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D2179" w:rsidRPr="00B474F8" w14:paraId="41ECF5A8" w14:textId="77777777" w:rsidTr="006030BD">
        <w:tc>
          <w:tcPr>
            <w:tcW w:w="1701" w:type="dxa"/>
            <w:vAlign w:val="center"/>
          </w:tcPr>
          <w:p w14:paraId="251B7658" w14:textId="77777777" w:rsidR="00ED2179" w:rsidRPr="00B474F8" w:rsidRDefault="00ED2179" w:rsidP="00ED217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997DC58" w14:textId="58005B45" w:rsidR="00ED2179" w:rsidRPr="00B474F8" w:rsidRDefault="00DF4F06" w:rsidP="00ED2179">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 xml:space="preserve">Allocated flight levels: </w:t>
            </w:r>
            <w:r>
              <w:rPr>
                <w:rFonts w:ascii="Arial" w:hAnsi="Arial" w:cs="Arial"/>
                <w:bCs/>
                <w:color w:val="000000" w:themeColor="text1"/>
                <w:sz w:val="18"/>
                <w:szCs w:val="18"/>
              </w:rPr>
              <w:t>FL300, FL340, FL400 (W-BOUND); FL290, FL330, FL370, FL410 (E-BOUND) and s</w:t>
            </w:r>
            <w:r w:rsidRPr="00DF4F06">
              <w:rPr>
                <w:rFonts w:ascii="Arial" w:hAnsi="Arial" w:cs="Arial"/>
                <w:bCs/>
                <w:color w:val="000000" w:themeColor="text1"/>
                <w:sz w:val="18"/>
                <w:szCs w:val="18"/>
              </w:rPr>
              <w:t>hall be restricted to flights transiting from Taipei FIR to Fukuoka FIR via IGURU between 1700-2200 UTC</w:t>
            </w:r>
            <w:r>
              <w:rPr>
                <w:rFonts w:ascii="Arial" w:hAnsi="Arial" w:cs="Arial"/>
                <w:bCs/>
                <w:color w:val="000000" w:themeColor="text1"/>
                <w:sz w:val="18"/>
                <w:szCs w:val="18"/>
              </w:rPr>
              <w:t xml:space="preserve"> (E-BOUND)</w:t>
            </w:r>
          </w:p>
        </w:tc>
      </w:tr>
      <w:tr w:rsidR="00ED2179" w:rsidRPr="00B474F8" w14:paraId="1E3F8B9F" w14:textId="77777777" w:rsidTr="006030BD">
        <w:tc>
          <w:tcPr>
            <w:tcW w:w="7584" w:type="dxa"/>
            <w:gridSpan w:val="5"/>
            <w:shd w:val="clear" w:color="auto" w:fill="323E4F" w:themeFill="text2" w:themeFillShade="BF"/>
          </w:tcPr>
          <w:p w14:paraId="3A991821" w14:textId="74927473" w:rsidR="00ED2179" w:rsidRPr="00B474F8" w:rsidRDefault="00ED217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DAD – PUS – DAD </w:t>
            </w:r>
          </w:p>
        </w:tc>
      </w:tr>
      <w:tr w:rsidR="00ED2179" w:rsidRPr="00B474F8" w14:paraId="28B817E2" w14:textId="77777777" w:rsidTr="006030BD">
        <w:tc>
          <w:tcPr>
            <w:tcW w:w="1701" w:type="dxa"/>
            <w:vMerge w:val="restart"/>
            <w:vAlign w:val="center"/>
          </w:tcPr>
          <w:p w14:paraId="06DC203E" w14:textId="181458A9" w:rsidR="00ED2179" w:rsidRPr="00B474F8" w:rsidRDefault="00ED2179" w:rsidP="00ED2179">
            <w:pPr>
              <w:autoSpaceDE w:val="0"/>
              <w:autoSpaceDN w:val="0"/>
              <w:adjustRightInd w:val="0"/>
              <w:rPr>
                <w:rFonts w:ascii="Arial" w:hAnsi="Arial" w:cs="Arial"/>
                <w:color w:val="000000" w:themeColor="text1"/>
                <w:sz w:val="18"/>
                <w:szCs w:val="18"/>
              </w:rPr>
            </w:pPr>
          </w:p>
        </w:tc>
        <w:tc>
          <w:tcPr>
            <w:tcW w:w="850" w:type="dxa"/>
          </w:tcPr>
          <w:p w14:paraId="45CD96F5" w14:textId="77777777" w:rsidR="00ED2179" w:rsidRPr="00B474F8" w:rsidRDefault="00ED2179" w:rsidP="00ED217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7B2503D3" w14:textId="77777777" w:rsidR="00ED2179" w:rsidRPr="00B474F8" w:rsidRDefault="00ED2179" w:rsidP="00ED217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RKPK</w:t>
            </w:r>
          </w:p>
        </w:tc>
        <w:tc>
          <w:tcPr>
            <w:tcW w:w="1701" w:type="dxa"/>
          </w:tcPr>
          <w:p w14:paraId="5610B927" w14:textId="77777777" w:rsidR="00ED2179" w:rsidRPr="00B474F8" w:rsidRDefault="00ED2179" w:rsidP="00ED217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DADPUS3536A</w:t>
            </w:r>
          </w:p>
        </w:tc>
        <w:tc>
          <w:tcPr>
            <w:tcW w:w="2481" w:type="dxa"/>
          </w:tcPr>
          <w:p w14:paraId="5A9BDE9D" w14:textId="77777777" w:rsidR="00ED2179" w:rsidRPr="00B474F8" w:rsidRDefault="00ED2179" w:rsidP="00ED217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RKPC, RJFF, RKPK</w:t>
            </w:r>
          </w:p>
        </w:tc>
      </w:tr>
      <w:tr w:rsidR="00ED2179" w:rsidRPr="00B474F8" w14:paraId="4F7160F1" w14:textId="77777777" w:rsidTr="006030BD">
        <w:tc>
          <w:tcPr>
            <w:tcW w:w="1701" w:type="dxa"/>
            <w:vMerge/>
            <w:vAlign w:val="center"/>
          </w:tcPr>
          <w:p w14:paraId="397913B1" w14:textId="77777777" w:rsidR="00ED2179" w:rsidRPr="00B474F8" w:rsidRDefault="00ED2179" w:rsidP="00ED2179">
            <w:pPr>
              <w:autoSpaceDE w:val="0"/>
              <w:autoSpaceDN w:val="0"/>
              <w:adjustRightInd w:val="0"/>
              <w:rPr>
                <w:rFonts w:ascii="Arial" w:hAnsi="Arial" w:cs="Arial"/>
                <w:color w:val="000000" w:themeColor="text1"/>
                <w:sz w:val="18"/>
                <w:szCs w:val="18"/>
              </w:rPr>
            </w:pPr>
          </w:p>
        </w:tc>
        <w:tc>
          <w:tcPr>
            <w:tcW w:w="850" w:type="dxa"/>
          </w:tcPr>
          <w:p w14:paraId="74F537ED" w14:textId="77777777" w:rsidR="00ED2179" w:rsidRPr="00B474F8" w:rsidRDefault="00ED2179" w:rsidP="00ED217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RKPK</w:t>
            </w:r>
          </w:p>
        </w:tc>
        <w:tc>
          <w:tcPr>
            <w:tcW w:w="851" w:type="dxa"/>
          </w:tcPr>
          <w:p w14:paraId="7E6F7C00" w14:textId="77777777" w:rsidR="00ED2179" w:rsidRPr="00B474F8" w:rsidRDefault="00ED2179" w:rsidP="00ED217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15F5046A" w14:textId="77777777" w:rsidR="00ED2179" w:rsidRPr="00B474F8" w:rsidRDefault="00ED2179" w:rsidP="00ED217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PUSDAD3635</w:t>
            </w:r>
          </w:p>
        </w:tc>
        <w:tc>
          <w:tcPr>
            <w:tcW w:w="2481" w:type="dxa"/>
          </w:tcPr>
          <w:p w14:paraId="73B70616" w14:textId="77777777" w:rsidR="00ED2179" w:rsidRPr="00B474F8" w:rsidRDefault="00ED2179" w:rsidP="00ED217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ED2179" w:rsidRPr="00B474F8" w14:paraId="50AAA698" w14:textId="77777777" w:rsidTr="006030BD">
        <w:tc>
          <w:tcPr>
            <w:tcW w:w="1701" w:type="dxa"/>
            <w:vAlign w:val="center"/>
          </w:tcPr>
          <w:p w14:paraId="1FDEDC0D" w14:textId="49053DAE" w:rsidR="00ED2179" w:rsidRPr="00B474F8" w:rsidRDefault="00ED2179" w:rsidP="00ED217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3ACA109" w14:textId="691C1141" w:rsidR="00ED2179" w:rsidRPr="00B474F8" w:rsidRDefault="00ED2179" w:rsidP="00ED217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D2179" w:rsidRPr="00B474F8" w14:paraId="1F28EE07" w14:textId="77777777" w:rsidTr="003F26D7">
        <w:tc>
          <w:tcPr>
            <w:tcW w:w="1701" w:type="dxa"/>
            <w:vAlign w:val="center"/>
          </w:tcPr>
          <w:p w14:paraId="4BA0ED91" w14:textId="77777777" w:rsidR="00ED2179" w:rsidRPr="00B474F8" w:rsidRDefault="00ED2179" w:rsidP="00ED217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7C6C2B7" w14:textId="77777777" w:rsidR="00ED2179" w:rsidRPr="00B474F8" w:rsidRDefault="00ED2179"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RCTP, RKPC</w:t>
            </w:r>
          </w:p>
        </w:tc>
      </w:tr>
      <w:tr w:rsidR="00ED2179" w:rsidRPr="00B474F8" w14:paraId="6DEC92C7" w14:textId="77777777" w:rsidTr="006030BD">
        <w:tc>
          <w:tcPr>
            <w:tcW w:w="1701" w:type="dxa"/>
            <w:vAlign w:val="center"/>
          </w:tcPr>
          <w:p w14:paraId="00404CA7" w14:textId="77777777" w:rsidR="00ED2179" w:rsidRPr="00B474F8" w:rsidRDefault="00ED2179" w:rsidP="00ED217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DC9486F" w14:textId="77777777" w:rsidR="00ED2179" w:rsidRPr="00B474F8" w:rsidRDefault="00ED2179" w:rsidP="00ED217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D2179" w:rsidRPr="00B474F8" w14:paraId="72D90817" w14:textId="77777777" w:rsidTr="006030BD">
        <w:tc>
          <w:tcPr>
            <w:tcW w:w="1701" w:type="dxa"/>
            <w:vAlign w:val="center"/>
          </w:tcPr>
          <w:p w14:paraId="27C7DD52" w14:textId="65F25D8B" w:rsidR="00ED2179" w:rsidRPr="00B474F8" w:rsidRDefault="004463F6" w:rsidP="00ED217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A57BC20" w14:textId="5AD35A1F" w:rsidR="00ED217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D2179" w:rsidRPr="00B474F8" w14:paraId="0E2A882A" w14:textId="77777777" w:rsidTr="006030BD">
        <w:tc>
          <w:tcPr>
            <w:tcW w:w="1701" w:type="dxa"/>
            <w:vAlign w:val="center"/>
          </w:tcPr>
          <w:p w14:paraId="0B184CD9" w14:textId="45C398FE" w:rsidR="00ED2179" w:rsidRPr="00B474F8" w:rsidRDefault="00ED2179" w:rsidP="00ED217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E48E94A" w14:textId="77777777" w:rsidR="00ED2179" w:rsidRPr="00B474F8" w:rsidRDefault="00ED2179" w:rsidP="00ED217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993EFF" w:rsidRPr="00B474F8" w14:paraId="705E32A4" w14:textId="77777777" w:rsidTr="006030BD">
        <w:tc>
          <w:tcPr>
            <w:tcW w:w="1701" w:type="dxa"/>
            <w:vAlign w:val="center"/>
          </w:tcPr>
          <w:p w14:paraId="4AC45ED5" w14:textId="51DCB6C6" w:rsidR="00993EFF"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A76F33C" w14:textId="4C70C953" w:rsidR="00993EFF" w:rsidRPr="00B474F8" w:rsidRDefault="00993EFF" w:rsidP="00993EFF">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993EFF" w:rsidRPr="00B474F8" w14:paraId="0F3DB3F3" w14:textId="77777777" w:rsidTr="006030BD">
        <w:tc>
          <w:tcPr>
            <w:tcW w:w="1701" w:type="dxa"/>
            <w:vAlign w:val="center"/>
          </w:tcPr>
          <w:p w14:paraId="10B6634A"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00BD1EB"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080FB84"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93EFF" w:rsidRPr="00B474F8" w14:paraId="130D4981" w14:textId="77777777" w:rsidTr="006030BD">
        <w:tc>
          <w:tcPr>
            <w:tcW w:w="1701" w:type="dxa"/>
            <w:vAlign w:val="center"/>
          </w:tcPr>
          <w:p w14:paraId="4D2D1F35"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7131B5B"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93EFF" w:rsidRPr="00B474F8" w14:paraId="721AB5F5" w14:textId="77777777" w:rsidTr="006030BD">
        <w:tc>
          <w:tcPr>
            <w:tcW w:w="7584" w:type="dxa"/>
            <w:gridSpan w:val="5"/>
            <w:shd w:val="clear" w:color="auto" w:fill="323E4F" w:themeFill="text2" w:themeFillShade="BF"/>
          </w:tcPr>
          <w:p w14:paraId="7FC98C5D" w14:textId="318A4B87" w:rsidR="00993EFF" w:rsidRPr="00B474F8" w:rsidRDefault="00993EF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FUK – HAN </w:t>
            </w:r>
          </w:p>
        </w:tc>
      </w:tr>
      <w:tr w:rsidR="00993EFF" w:rsidRPr="00B474F8" w14:paraId="21D1F0D2" w14:textId="77777777" w:rsidTr="006030BD">
        <w:tc>
          <w:tcPr>
            <w:tcW w:w="1701" w:type="dxa"/>
            <w:vMerge w:val="restart"/>
            <w:vAlign w:val="center"/>
          </w:tcPr>
          <w:p w14:paraId="05C360AF"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3360C39C"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223D0DB1"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RJFF</w:t>
            </w:r>
          </w:p>
        </w:tc>
        <w:tc>
          <w:tcPr>
            <w:tcW w:w="1701" w:type="dxa"/>
          </w:tcPr>
          <w:p w14:paraId="1B4306DC"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HANFUK1116</w:t>
            </w:r>
          </w:p>
        </w:tc>
        <w:tc>
          <w:tcPr>
            <w:tcW w:w="2481" w:type="dxa"/>
          </w:tcPr>
          <w:p w14:paraId="756AEB4D"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RKPK, RJFU, RJBB</w:t>
            </w:r>
          </w:p>
        </w:tc>
      </w:tr>
      <w:tr w:rsidR="00993EFF" w:rsidRPr="00B474F8" w14:paraId="59D3304D" w14:textId="77777777" w:rsidTr="006030BD">
        <w:tc>
          <w:tcPr>
            <w:tcW w:w="1701" w:type="dxa"/>
            <w:vMerge/>
            <w:vAlign w:val="center"/>
          </w:tcPr>
          <w:p w14:paraId="0E1067E8"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266EEAED"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RJFF</w:t>
            </w:r>
          </w:p>
        </w:tc>
        <w:tc>
          <w:tcPr>
            <w:tcW w:w="851" w:type="dxa"/>
          </w:tcPr>
          <w:p w14:paraId="0837500E"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4D06E747"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FUKHAN1611A</w:t>
            </w:r>
          </w:p>
        </w:tc>
        <w:tc>
          <w:tcPr>
            <w:tcW w:w="2481" w:type="dxa"/>
          </w:tcPr>
          <w:p w14:paraId="1CE35F7E"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93EFF" w:rsidRPr="00B474F8" w14:paraId="6B199AEA" w14:textId="77777777" w:rsidTr="006030BD">
        <w:tc>
          <w:tcPr>
            <w:tcW w:w="1701" w:type="dxa"/>
            <w:vAlign w:val="center"/>
          </w:tcPr>
          <w:p w14:paraId="4A96C4F4" w14:textId="09A0D11C"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150E9292" w14:textId="7982E2D4"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93EFF" w:rsidRPr="00B474F8" w14:paraId="21AF45F1" w14:textId="77777777" w:rsidTr="003F26D7">
        <w:tc>
          <w:tcPr>
            <w:tcW w:w="1701" w:type="dxa"/>
            <w:vAlign w:val="center"/>
          </w:tcPr>
          <w:p w14:paraId="15F0D769"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3849E07" w14:textId="77777777" w:rsidR="00993EFF" w:rsidRPr="00B474F8" w:rsidRDefault="00993EFF"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ZHCC, ZSPD</w:t>
            </w:r>
          </w:p>
        </w:tc>
      </w:tr>
      <w:tr w:rsidR="00993EFF" w:rsidRPr="00B474F8" w14:paraId="63695813" w14:textId="77777777" w:rsidTr="006030BD">
        <w:tc>
          <w:tcPr>
            <w:tcW w:w="1701" w:type="dxa"/>
            <w:vAlign w:val="center"/>
          </w:tcPr>
          <w:p w14:paraId="5C1AE865"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F524D3A"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93EFF" w:rsidRPr="00B474F8" w14:paraId="619F980E" w14:textId="77777777" w:rsidTr="006030BD">
        <w:tc>
          <w:tcPr>
            <w:tcW w:w="1701" w:type="dxa"/>
            <w:vAlign w:val="center"/>
          </w:tcPr>
          <w:p w14:paraId="5B64BEF8" w14:textId="54BEBD29" w:rsidR="00993EFF" w:rsidRPr="00B474F8" w:rsidRDefault="004463F6"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1F29088" w14:textId="0B7823CA" w:rsidR="00993EFF"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93EFF" w:rsidRPr="00B474F8" w14:paraId="4FFABE81" w14:textId="77777777" w:rsidTr="006030BD">
        <w:tc>
          <w:tcPr>
            <w:tcW w:w="1701" w:type="dxa"/>
            <w:vAlign w:val="center"/>
          </w:tcPr>
          <w:p w14:paraId="42994B72" w14:textId="1F1C9AF8"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DF01FA5"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993EFF" w:rsidRPr="00B474F8" w14:paraId="735F7C39" w14:textId="77777777" w:rsidTr="006030BD">
        <w:tc>
          <w:tcPr>
            <w:tcW w:w="1701" w:type="dxa"/>
            <w:vAlign w:val="center"/>
          </w:tcPr>
          <w:p w14:paraId="0BDA3D8E" w14:textId="14C69F04" w:rsidR="00993EFF"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E782CE7" w14:textId="22CF218A" w:rsidR="00993EFF" w:rsidRPr="00B474F8" w:rsidRDefault="00993EFF" w:rsidP="00993EFF">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93EFF" w:rsidRPr="00B474F8" w14:paraId="71F78C6C" w14:textId="77777777" w:rsidTr="006030BD">
        <w:tc>
          <w:tcPr>
            <w:tcW w:w="1701" w:type="dxa"/>
            <w:vAlign w:val="center"/>
          </w:tcPr>
          <w:p w14:paraId="616B323A"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872D354"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8222BD0"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93EFF" w:rsidRPr="00B474F8" w14:paraId="3DFA6878" w14:textId="77777777" w:rsidTr="006030BD">
        <w:tc>
          <w:tcPr>
            <w:tcW w:w="1701" w:type="dxa"/>
            <w:vAlign w:val="center"/>
          </w:tcPr>
          <w:p w14:paraId="40D2FE79"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9794FE1" w14:textId="2C56D5DC" w:rsidR="00993EFF" w:rsidRPr="00B474F8" w:rsidRDefault="00DF4F06" w:rsidP="00993EFF">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993EFF" w:rsidRPr="00B474F8" w14:paraId="28278A73" w14:textId="77777777" w:rsidTr="006030BD">
        <w:tc>
          <w:tcPr>
            <w:tcW w:w="7584" w:type="dxa"/>
            <w:gridSpan w:val="5"/>
            <w:shd w:val="clear" w:color="auto" w:fill="323E4F" w:themeFill="text2" w:themeFillShade="BF"/>
          </w:tcPr>
          <w:p w14:paraId="4A8695A4" w14:textId="21803550" w:rsidR="00993EFF" w:rsidRPr="00B474F8" w:rsidRDefault="00993EF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HND – HAN</w:t>
            </w:r>
            <w:r w:rsidRPr="00B474F8">
              <w:rPr>
                <w:rFonts w:ascii="Arial" w:hAnsi="Arial" w:cs="Arial"/>
                <w:b/>
                <w:color w:val="000000" w:themeColor="text1"/>
                <w:sz w:val="18"/>
                <w:szCs w:val="18"/>
              </w:rPr>
              <w:t xml:space="preserve"> </w:t>
            </w:r>
          </w:p>
        </w:tc>
      </w:tr>
      <w:tr w:rsidR="00993EFF" w:rsidRPr="00B474F8" w14:paraId="01B21896" w14:textId="77777777" w:rsidTr="006030BD">
        <w:tc>
          <w:tcPr>
            <w:tcW w:w="1701" w:type="dxa"/>
            <w:vMerge w:val="restart"/>
            <w:vAlign w:val="center"/>
          </w:tcPr>
          <w:p w14:paraId="0FF71767"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154971AF"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3D9B00F2"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RJTT</w:t>
            </w:r>
          </w:p>
        </w:tc>
        <w:tc>
          <w:tcPr>
            <w:tcW w:w="1701" w:type="dxa"/>
          </w:tcPr>
          <w:p w14:paraId="7E800A7E"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HANHND1116</w:t>
            </w:r>
          </w:p>
        </w:tc>
        <w:tc>
          <w:tcPr>
            <w:tcW w:w="2481" w:type="dxa"/>
          </w:tcPr>
          <w:p w14:paraId="111F8806"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RJAA, RJGG, RJBB</w:t>
            </w:r>
          </w:p>
        </w:tc>
      </w:tr>
      <w:tr w:rsidR="00993EFF" w:rsidRPr="00B474F8" w14:paraId="47278F2A" w14:textId="77777777" w:rsidTr="006030BD">
        <w:tc>
          <w:tcPr>
            <w:tcW w:w="1701" w:type="dxa"/>
            <w:vMerge/>
            <w:vAlign w:val="center"/>
          </w:tcPr>
          <w:p w14:paraId="2865F422"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6A537453"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RJTT</w:t>
            </w:r>
          </w:p>
        </w:tc>
        <w:tc>
          <w:tcPr>
            <w:tcW w:w="851" w:type="dxa"/>
          </w:tcPr>
          <w:p w14:paraId="1EA278EF"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5A062810"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HNDHAN1611A</w:t>
            </w:r>
          </w:p>
        </w:tc>
        <w:tc>
          <w:tcPr>
            <w:tcW w:w="2481" w:type="dxa"/>
          </w:tcPr>
          <w:p w14:paraId="393BD357"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93EFF" w:rsidRPr="00B474F8" w14:paraId="5DDFF4E1" w14:textId="77777777" w:rsidTr="006030BD">
        <w:trPr>
          <w:trHeight w:val="313"/>
        </w:trPr>
        <w:tc>
          <w:tcPr>
            <w:tcW w:w="1701" w:type="dxa"/>
            <w:vAlign w:val="center"/>
          </w:tcPr>
          <w:p w14:paraId="19887462" w14:textId="3E6BDB7F"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22E59DB5" w14:textId="4AD0771F"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93EFF" w:rsidRPr="00B474F8" w14:paraId="61D9BC99" w14:textId="77777777" w:rsidTr="003F26D7">
        <w:tc>
          <w:tcPr>
            <w:tcW w:w="1701" w:type="dxa"/>
            <w:vAlign w:val="center"/>
          </w:tcPr>
          <w:p w14:paraId="53AC20F0"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D78797F" w14:textId="77777777" w:rsidR="00993EFF" w:rsidRPr="00B474F8" w:rsidRDefault="00993EFF"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ZSPD, RKPC, RJFF</w:t>
            </w:r>
          </w:p>
        </w:tc>
      </w:tr>
      <w:tr w:rsidR="00993EFF" w:rsidRPr="00B474F8" w14:paraId="4E81772F" w14:textId="77777777" w:rsidTr="006030BD">
        <w:tc>
          <w:tcPr>
            <w:tcW w:w="1701" w:type="dxa"/>
            <w:vAlign w:val="center"/>
          </w:tcPr>
          <w:p w14:paraId="79253403"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3494FA7"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93EFF" w:rsidRPr="00B474F8" w14:paraId="72390859" w14:textId="77777777" w:rsidTr="006030BD">
        <w:tc>
          <w:tcPr>
            <w:tcW w:w="1701" w:type="dxa"/>
            <w:vAlign w:val="center"/>
          </w:tcPr>
          <w:p w14:paraId="57C624C8" w14:textId="236D2DAF" w:rsidR="00993EFF" w:rsidRPr="00B474F8" w:rsidRDefault="004463F6"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76A407E" w14:textId="2B87D3CD" w:rsidR="00993EFF"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93EFF" w:rsidRPr="00B474F8" w14:paraId="04F11024" w14:textId="77777777" w:rsidTr="006030BD">
        <w:tc>
          <w:tcPr>
            <w:tcW w:w="1701" w:type="dxa"/>
            <w:vAlign w:val="center"/>
          </w:tcPr>
          <w:p w14:paraId="110231BA" w14:textId="595F2A38"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C3A558F"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993EFF" w:rsidRPr="00B474F8" w14:paraId="5E63E75A" w14:textId="77777777" w:rsidTr="006030BD">
        <w:tc>
          <w:tcPr>
            <w:tcW w:w="1701" w:type="dxa"/>
            <w:vAlign w:val="center"/>
          </w:tcPr>
          <w:p w14:paraId="18E21AE7" w14:textId="1B78504F" w:rsidR="00993EFF"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52EC5B8" w14:textId="71ADB2AC" w:rsidR="00993EFF" w:rsidRPr="00B474F8" w:rsidRDefault="00993EFF" w:rsidP="00993EFF">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93EFF" w:rsidRPr="00B474F8" w14:paraId="1A2B1937" w14:textId="77777777" w:rsidTr="006030BD">
        <w:tc>
          <w:tcPr>
            <w:tcW w:w="1701" w:type="dxa"/>
            <w:vAlign w:val="center"/>
          </w:tcPr>
          <w:p w14:paraId="2F04E99B"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A829F72"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02BC4D6"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93EFF" w:rsidRPr="00B474F8" w14:paraId="7529A046" w14:textId="77777777" w:rsidTr="006030BD">
        <w:tc>
          <w:tcPr>
            <w:tcW w:w="1701" w:type="dxa"/>
            <w:vAlign w:val="center"/>
          </w:tcPr>
          <w:p w14:paraId="027313CC"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3CB3129" w14:textId="1B6BF53C" w:rsidR="00993EFF" w:rsidRPr="00B474F8" w:rsidRDefault="00DF4F06" w:rsidP="00993EFF">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993EFF" w:rsidRPr="00B474F8" w14:paraId="083DDF46" w14:textId="77777777" w:rsidTr="006030BD">
        <w:tc>
          <w:tcPr>
            <w:tcW w:w="7584" w:type="dxa"/>
            <w:gridSpan w:val="5"/>
            <w:shd w:val="clear" w:color="auto" w:fill="323E4F" w:themeFill="text2" w:themeFillShade="BF"/>
          </w:tcPr>
          <w:p w14:paraId="58F69EFB" w14:textId="4E8A0B8A" w:rsidR="00993EFF" w:rsidRPr="00B474F8" w:rsidRDefault="00993EF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ICN – HAN </w:t>
            </w:r>
          </w:p>
        </w:tc>
      </w:tr>
      <w:tr w:rsidR="00993EFF" w:rsidRPr="00B474F8" w14:paraId="228BD640" w14:textId="77777777" w:rsidTr="006030BD">
        <w:tc>
          <w:tcPr>
            <w:tcW w:w="1701" w:type="dxa"/>
            <w:vMerge w:val="restart"/>
            <w:vAlign w:val="center"/>
          </w:tcPr>
          <w:p w14:paraId="48AB3CF9"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6C4EED4D"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2AF2A2CD"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RKSI</w:t>
            </w:r>
          </w:p>
        </w:tc>
        <w:tc>
          <w:tcPr>
            <w:tcW w:w="1701" w:type="dxa"/>
          </w:tcPr>
          <w:p w14:paraId="395C67D1"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HANICNR343</w:t>
            </w:r>
          </w:p>
        </w:tc>
        <w:tc>
          <w:tcPr>
            <w:tcW w:w="2481" w:type="dxa"/>
          </w:tcPr>
          <w:p w14:paraId="2907927F"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RKSS, RKPK, RKTU</w:t>
            </w:r>
          </w:p>
        </w:tc>
      </w:tr>
      <w:tr w:rsidR="00993EFF" w:rsidRPr="00B474F8" w14:paraId="1E9886DF" w14:textId="77777777" w:rsidTr="006030BD">
        <w:tc>
          <w:tcPr>
            <w:tcW w:w="1701" w:type="dxa"/>
            <w:vMerge/>
            <w:vAlign w:val="center"/>
          </w:tcPr>
          <w:p w14:paraId="69A70CFF"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48AA71DF"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RKSI</w:t>
            </w:r>
          </w:p>
        </w:tc>
        <w:tc>
          <w:tcPr>
            <w:tcW w:w="851" w:type="dxa"/>
          </w:tcPr>
          <w:p w14:paraId="4DDF4CAE"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0A8D92CB"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ICNHAN1511A</w:t>
            </w:r>
          </w:p>
        </w:tc>
        <w:tc>
          <w:tcPr>
            <w:tcW w:w="2481" w:type="dxa"/>
          </w:tcPr>
          <w:p w14:paraId="74453894"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93EFF" w:rsidRPr="00B474F8" w14:paraId="27FF5285" w14:textId="77777777" w:rsidTr="006030BD">
        <w:trPr>
          <w:trHeight w:val="415"/>
        </w:trPr>
        <w:tc>
          <w:tcPr>
            <w:tcW w:w="1701" w:type="dxa"/>
            <w:vAlign w:val="center"/>
          </w:tcPr>
          <w:p w14:paraId="0902711D" w14:textId="366AF230"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3DBA1D35" w14:textId="3FD9FB59"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93EFF" w:rsidRPr="00B474F8" w14:paraId="3913C5C5" w14:textId="77777777" w:rsidTr="003F26D7">
        <w:tc>
          <w:tcPr>
            <w:tcW w:w="1701" w:type="dxa"/>
            <w:vAlign w:val="center"/>
          </w:tcPr>
          <w:p w14:paraId="5C7ACB4A"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6DD5AB26" w14:textId="77777777" w:rsidR="00993EFF" w:rsidRPr="00B474F8" w:rsidRDefault="00993EFF"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ZSPD, VHHH</w:t>
            </w:r>
          </w:p>
        </w:tc>
      </w:tr>
      <w:tr w:rsidR="00993EFF" w:rsidRPr="00B474F8" w14:paraId="4B0F4C1D" w14:textId="77777777" w:rsidTr="006030BD">
        <w:tc>
          <w:tcPr>
            <w:tcW w:w="1701" w:type="dxa"/>
            <w:vAlign w:val="center"/>
          </w:tcPr>
          <w:p w14:paraId="4696DEDF"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4F0F5B8"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93EFF" w:rsidRPr="00B474F8" w14:paraId="78F55E41" w14:textId="77777777" w:rsidTr="006030BD">
        <w:tc>
          <w:tcPr>
            <w:tcW w:w="1701" w:type="dxa"/>
            <w:vAlign w:val="center"/>
          </w:tcPr>
          <w:p w14:paraId="24E7DE30" w14:textId="3F2C7D0E" w:rsidR="00993EFF" w:rsidRPr="00B474F8" w:rsidRDefault="004463F6"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0DBBD2E" w14:textId="5132D8AF" w:rsidR="00993EFF"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93EFF" w:rsidRPr="00B474F8" w14:paraId="48245007" w14:textId="77777777" w:rsidTr="006030BD">
        <w:tc>
          <w:tcPr>
            <w:tcW w:w="1701" w:type="dxa"/>
            <w:vAlign w:val="center"/>
          </w:tcPr>
          <w:p w14:paraId="782DEDEE" w14:textId="600676B9"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50DA94B"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993EFF" w:rsidRPr="00B474F8" w14:paraId="4DCE8346" w14:textId="77777777" w:rsidTr="006030BD">
        <w:tc>
          <w:tcPr>
            <w:tcW w:w="1701" w:type="dxa"/>
            <w:vAlign w:val="center"/>
          </w:tcPr>
          <w:p w14:paraId="1498B8A8" w14:textId="5A8B0E13" w:rsidR="00993EFF"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1F0CBFD" w14:textId="0FDFAC10" w:rsidR="00993EFF" w:rsidRPr="00B474F8" w:rsidRDefault="00993EFF" w:rsidP="00993EFF">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993EFF" w:rsidRPr="00B474F8" w14:paraId="185BC9B1" w14:textId="77777777" w:rsidTr="006030BD">
        <w:tc>
          <w:tcPr>
            <w:tcW w:w="1701" w:type="dxa"/>
            <w:vAlign w:val="center"/>
          </w:tcPr>
          <w:p w14:paraId="341EF5B5"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2C50070"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AAEA0CD"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93EFF" w:rsidRPr="00B474F8" w14:paraId="1E7E6052" w14:textId="77777777" w:rsidTr="006030BD">
        <w:tc>
          <w:tcPr>
            <w:tcW w:w="1701" w:type="dxa"/>
            <w:vAlign w:val="center"/>
          </w:tcPr>
          <w:p w14:paraId="14555076"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7FC8B72" w14:textId="31D74E1C" w:rsidR="00993EFF" w:rsidRPr="00B474F8" w:rsidRDefault="00DF4F06" w:rsidP="00993EFF">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993EFF" w:rsidRPr="00B474F8" w14:paraId="06D52B40" w14:textId="77777777" w:rsidTr="006030BD">
        <w:tc>
          <w:tcPr>
            <w:tcW w:w="7584" w:type="dxa"/>
            <w:gridSpan w:val="5"/>
            <w:shd w:val="clear" w:color="auto" w:fill="323E4F" w:themeFill="text2" w:themeFillShade="BF"/>
          </w:tcPr>
          <w:p w14:paraId="7141DD56" w14:textId="20E97FEE" w:rsidR="00993EFF" w:rsidRPr="00B474F8" w:rsidRDefault="00993EF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IZO – HAN </w:t>
            </w:r>
          </w:p>
        </w:tc>
      </w:tr>
      <w:tr w:rsidR="00993EFF" w:rsidRPr="00B474F8" w14:paraId="11153FD1" w14:textId="77777777" w:rsidTr="006030BD">
        <w:tc>
          <w:tcPr>
            <w:tcW w:w="1701" w:type="dxa"/>
            <w:vMerge w:val="restart"/>
            <w:vAlign w:val="center"/>
          </w:tcPr>
          <w:p w14:paraId="3AE8E53B"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13AEDE01"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36879079"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RJOC</w:t>
            </w:r>
          </w:p>
        </w:tc>
        <w:tc>
          <w:tcPr>
            <w:tcW w:w="1701" w:type="dxa"/>
          </w:tcPr>
          <w:p w14:paraId="09BE5012"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HANIZO1107</w:t>
            </w:r>
          </w:p>
        </w:tc>
        <w:tc>
          <w:tcPr>
            <w:tcW w:w="2481" w:type="dxa"/>
          </w:tcPr>
          <w:p w14:paraId="65127B68"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RJBB, RJAA</w:t>
            </w:r>
          </w:p>
        </w:tc>
      </w:tr>
      <w:tr w:rsidR="00993EFF" w:rsidRPr="00B474F8" w14:paraId="1947BA33" w14:textId="77777777" w:rsidTr="006030BD">
        <w:tc>
          <w:tcPr>
            <w:tcW w:w="1701" w:type="dxa"/>
            <w:vMerge/>
            <w:vAlign w:val="center"/>
          </w:tcPr>
          <w:p w14:paraId="773DF224"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1E7F3848"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RJOC</w:t>
            </w:r>
          </w:p>
        </w:tc>
        <w:tc>
          <w:tcPr>
            <w:tcW w:w="851" w:type="dxa"/>
          </w:tcPr>
          <w:p w14:paraId="119ED689"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1598F7F9"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IZOHAN0711</w:t>
            </w:r>
          </w:p>
        </w:tc>
        <w:tc>
          <w:tcPr>
            <w:tcW w:w="2481" w:type="dxa"/>
          </w:tcPr>
          <w:p w14:paraId="286DD9C2"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93EFF" w:rsidRPr="00B474F8" w14:paraId="2FE15728" w14:textId="77777777" w:rsidTr="006030BD">
        <w:trPr>
          <w:trHeight w:val="259"/>
        </w:trPr>
        <w:tc>
          <w:tcPr>
            <w:tcW w:w="1701" w:type="dxa"/>
            <w:vAlign w:val="center"/>
          </w:tcPr>
          <w:p w14:paraId="65B8DE69" w14:textId="22C50447"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0039438E" w14:textId="7B41ED5C"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93EFF" w:rsidRPr="00B474F8" w14:paraId="4C0C8712" w14:textId="77777777" w:rsidTr="003F26D7">
        <w:tc>
          <w:tcPr>
            <w:tcW w:w="1701" w:type="dxa"/>
            <w:vAlign w:val="center"/>
          </w:tcPr>
          <w:p w14:paraId="6FBEFE62"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D31D6DD" w14:textId="77777777" w:rsidR="00993EFF" w:rsidRPr="00B474F8" w:rsidRDefault="00993EFF"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ZSPD, RJFF, RJBB, RKPC</w:t>
            </w:r>
          </w:p>
        </w:tc>
      </w:tr>
      <w:tr w:rsidR="00993EFF" w:rsidRPr="00B474F8" w14:paraId="45E10AE3" w14:textId="77777777" w:rsidTr="006030BD">
        <w:tc>
          <w:tcPr>
            <w:tcW w:w="1701" w:type="dxa"/>
            <w:vAlign w:val="center"/>
          </w:tcPr>
          <w:p w14:paraId="17A68C84"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B6968A9"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93EFF" w:rsidRPr="00B474F8" w14:paraId="10BACA53" w14:textId="77777777" w:rsidTr="006030BD">
        <w:tc>
          <w:tcPr>
            <w:tcW w:w="1701" w:type="dxa"/>
            <w:vAlign w:val="center"/>
          </w:tcPr>
          <w:p w14:paraId="656B8B17" w14:textId="5E45734F" w:rsidR="00993EFF" w:rsidRPr="00B474F8" w:rsidRDefault="004463F6"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CC37060" w14:textId="39C31951" w:rsidR="00993EFF"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93EFF" w:rsidRPr="00B474F8" w14:paraId="77C4061A" w14:textId="77777777" w:rsidTr="006030BD">
        <w:tc>
          <w:tcPr>
            <w:tcW w:w="1701" w:type="dxa"/>
            <w:vAlign w:val="center"/>
          </w:tcPr>
          <w:p w14:paraId="68F09583" w14:textId="35249022"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0A4A7BE"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993EFF" w:rsidRPr="00B474F8" w14:paraId="18DE9BB4" w14:textId="77777777" w:rsidTr="006030BD">
        <w:tc>
          <w:tcPr>
            <w:tcW w:w="1701" w:type="dxa"/>
            <w:vAlign w:val="center"/>
          </w:tcPr>
          <w:p w14:paraId="4F3B8648" w14:textId="669B5719" w:rsidR="00993EFF"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99B60D5" w14:textId="706939EA" w:rsidR="00993EFF" w:rsidRPr="00B474F8" w:rsidRDefault="00993EFF" w:rsidP="00993EFF">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93EFF" w:rsidRPr="00B474F8" w14:paraId="3D9098FC" w14:textId="77777777" w:rsidTr="006030BD">
        <w:tc>
          <w:tcPr>
            <w:tcW w:w="1701" w:type="dxa"/>
            <w:vAlign w:val="center"/>
          </w:tcPr>
          <w:p w14:paraId="362B0ACF"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2D8C3C1" w14:textId="77777777" w:rsidR="00993EFF"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MIN – MAX: GND – FL410 </w:t>
            </w:r>
          </w:p>
          <w:p w14:paraId="2C4A6850" w14:textId="40DA9AB4"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REMARKS: NIL</w:t>
            </w:r>
          </w:p>
        </w:tc>
      </w:tr>
      <w:tr w:rsidR="00993EFF" w:rsidRPr="00B474F8" w14:paraId="4DFD0E3E" w14:textId="77777777" w:rsidTr="006030BD">
        <w:tc>
          <w:tcPr>
            <w:tcW w:w="1701" w:type="dxa"/>
            <w:vAlign w:val="center"/>
          </w:tcPr>
          <w:p w14:paraId="6F49BFCE"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B502DE1" w14:textId="3FD70834" w:rsidR="00993EFF" w:rsidRPr="00DF4F06" w:rsidRDefault="00DF4F06" w:rsidP="00993EFF">
            <w:pPr>
              <w:autoSpaceDE w:val="0"/>
              <w:autoSpaceDN w:val="0"/>
              <w:adjustRightInd w:val="0"/>
              <w:jc w:val="both"/>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993EFF" w:rsidRPr="00B474F8" w14:paraId="3DF3C2E7" w14:textId="77777777" w:rsidTr="006030BD">
        <w:tc>
          <w:tcPr>
            <w:tcW w:w="7584" w:type="dxa"/>
            <w:gridSpan w:val="5"/>
            <w:shd w:val="clear" w:color="auto" w:fill="323E4F" w:themeFill="text2" w:themeFillShade="BF"/>
          </w:tcPr>
          <w:p w14:paraId="001843F5" w14:textId="38DD9C49" w:rsidR="00993EFF" w:rsidRPr="00B474F8" w:rsidRDefault="00993EF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4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KHH – HAN </w:t>
            </w:r>
          </w:p>
        </w:tc>
      </w:tr>
      <w:tr w:rsidR="00993EFF" w:rsidRPr="00B474F8" w14:paraId="279F3D5A" w14:textId="77777777" w:rsidTr="006030BD">
        <w:tc>
          <w:tcPr>
            <w:tcW w:w="1701" w:type="dxa"/>
            <w:vMerge w:val="restart"/>
            <w:vAlign w:val="center"/>
          </w:tcPr>
          <w:p w14:paraId="4B88FAE6"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610E2F02"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782E3751"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RCKH</w:t>
            </w:r>
          </w:p>
        </w:tc>
        <w:tc>
          <w:tcPr>
            <w:tcW w:w="1701" w:type="dxa"/>
          </w:tcPr>
          <w:p w14:paraId="200D053B"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HANKHH1109A</w:t>
            </w:r>
          </w:p>
        </w:tc>
        <w:tc>
          <w:tcPr>
            <w:tcW w:w="2481" w:type="dxa"/>
          </w:tcPr>
          <w:p w14:paraId="2E8E6401"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RCTP, VHHH</w:t>
            </w:r>
          </w:p>
        </w:tc>
      </w:tr>
      <w:tr w:rsidR="00993EFF" w:rsidRPr="00B474F8" w14:paraId="0A1D51F6" w14:textId="77777777" w:rsidTr="006030BD">
        <w:tc>
          <w:tcPr>
            <w:tcW w:w="1701" w:type="dxa"/>
            <w:vMerge/>
            <w:vAlign w:val="center"/>
          </w:tcPr>
          <w:p w14:paraId="23016802" w14:textId="77777777" w:rsidR="00993EFF" w:rsidRPr="00B474F8" w:rsidRDefault="00993EFF" w:rsidP="00993EFF">
            <w:pPr>
              <w:autoSpaceDE w:val="0"/>
              <w:autoSpaceDN w:val="0"/>
              <w:adjustRightInd w:val="0"/>
              <w:rPr>
                <w:rFonts w:ascii="Arial" w:hAnsi="Arial" w:cs="Arial"/>
                <w:color w:val="000000" w:themeColor="text1"/>
                <w:sz w:val="18"/>
                <w:szCs w:val="18"/>
              </w:rPr>
            </w:pPr>
          </w:p>
        </w:tc>
        <w:tc>
          <w:tcPr>
            <w:tcW w:w="850" w:type="dxa"/>
          </w:tcPr>
          <w:p w14:paraId="07FFE50E"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RCKH</w:t>
            </w:r>
          </w:p>
        </w:tc>
        <w:tc>
          <w:tcPr>
            <w:tcW w:w="851" w:type="dxa"/>
          </w:tcPr>
          <w:p w14:paraId="7F02F2C5"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2F28619C" w14:textId="77777777" w:rsidR="00993EFF" w:rsidRPr="00B474F8" w:rsidRDefault="00993EFF" w:rsidP="00993EF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KHHHAN0911A</w:t>
            </w:r>
          </w:p>
        </w:tc>
        <w:tc>
          <w:tcPr>
            <w:tcW w:w="2481" w:type="dxa"/>
          </w:tcPr>
          <w:p w14:paraId="3B3562D5"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93EFF" w:rsidRPr="00B474F8" w14:paraId="297F0A85" w14:textId="77777777" w:rsidTr="006030BD">
        <w:tc>
          <w:tcPr>
            <w:tcW w:w="1701" w:type="dxa"/>
            <w:vAlign w:val="center"/>
          </w:tcPr>
          <w:p w14:paraId="47C88814" w14:textId="346BEF78"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31937D0" w14:textId="2BCE9CF8"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93EFF" w:rsidRPr="00B474F8" w14:paraId="4E8863CE" w14:textId="77777777" w:rsidTr="003F26D7">
        <w:tc>
          <w:tcPr>
            <w:tcW w:w="1701" w:type="dxa"/>
            <w:vAlign w:val="center"/>
          </w:tcPr>
          <w:p w14:paraId="21DDEFE9"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A497132" w14:textId="77777777" w:rsidR="00993EFF" w:rsidRPr="00B474F8" w:rsidRDefault="00993EFF"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VHHH, ZGNN</w:t>
            </w:r>
          </w:p>
        </w:tc>
      </w:tr>
      <w:tr w:rsidR="00993EFF" w:rsidRPr="00B474F8" w14:paraId="04CDF961" w14:textId="77777777" w:rsidTr="006030BD">
        <w:tc>
          <w:tcPr>
            <w:tcW w:w="1701" w:type="dxa"/>
            <w:vAlign w:val="center"/>
          </w:tcPr>
          <w:p w14:paraId="6169AB1A" w14:textId="77777777" w:rsidR="00993EFF" w:rsidRPr="00B474F8" w:rsidRDefault="00993EFF" w:rsidP="00993EF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DD5F969"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93EFF" w:rsidRPr="00B474F8" w14:paraId="5AD6B675" w14:textId="77777777" w:rsidTr="006030BD">
        <w:tc>
          <w:tcPr>
            <w:tcW w:w="1701" w:type="dxa"/>
            <w:vAlign w:val="center"/>
          </w:tcPr>
          <w:p w14:paraId="6CE4B59C" w14:textId="37737A9A" w:rsidR="00993EFF" w:rsidRPr="00B474F8" w:rsidRDefault="004463F6"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D6EB306" w14:textId="30826D3A" w:rsidR="00993EFF"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93EFF" w:rsidRPr="00B474F8" w14:paraId="5418C9E3" w14:textId="77777777" w:rsidTr="006030BD">
        <w:tc>
          <w:tcPr>
            <w:tcW w:w="1701" w:type="dxa"/>
            <w:vAlign w:val="center"/>
          </w:tcPr>
          <w:p w14:paraId="7A229911" w14:textId="4084BAC0" w:rsidR="00993EFF" w:rsidRPr="00B474F8" w:rsidRDefault="00993EFF" w:rsidP="00993EFF">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C5716F7" w14:textId="77777777" w:rsidR="00993EFF" w:rsidRPr="00B474F8" w:rsidRDefault="00993EFF" w:rsidP="00993EFF">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AA6C61" w:rsidRPr="00B474F8" w14:paraId="12EA9DAA" w14:textId="77777777" w:rsidTr="006030BD">
        <w:tc>
          <w:tcPr>
            <w:tcW w:w="1701" w:type="dxa"/>
            <w:vAlign w:val="center"/>
          </w:tcPr>
          <w:p w14:paraId="7DB47BDF" w14:textId="117925AF"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0010A08" w14:textId="05BE3FA6"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AA6C61" w:rsidRPr="00B474F8" w14:paraId="17F0C3D0" w14:textId="77777777" w:rsidTr="006030BD">
        <w:tc>
          <w:tcPr>
            <w:tcW w:w="1701" w:type="dxa"/>
            <w:vAlign w:val="center"/>
          </w:tcPr>
          <w:p w14:paraId="5605E03B"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A781E50"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D2FA59A"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6448D487" w14:textId="77777777" w:rsidTr="006030BD">
        <w:tc>
          <w:tcPr>
            <w:tcW w:w="1701" w:type="dxa"/>
            <w:vAlign w:val="center"/>
          </w:tcPr>
          <w:p w14:paraId="0A94C541"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85FF50E"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AA6C61" w:rsidRPr="00B474F8" w14:paraId="10C5BAC5" w14:textId="77777777" w:rsidTr="006030BD">
        <w:tc>
          <w:tcPr>
            <w:tcW w:w="7584" w:type="dxa"/>
            <w:gridSpan w:val="5"/>
            <w:shd w:val="clear" w:color="auto" w:fill="323E4F" w:themeFill="text2" w:themeFillShade="BF"/>
          </w:tcPr>
          <w:p w14:paraId="590E32F5" w14:textId="28C179A8"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KIX – HAN </w:t>
            </w:r>
          </w:p>
        </w:tc>
      </w:tr>
      <w:tr w:rsidR="00AA6C61" w:rsidRPr="00B474F8" w14:paraId="2E150730" w14:textId="77777777" w:rsidTr="006030BD">
        <w:tc>
          <w:tcPr>
            <w:tcW w:w="1701" w:type="dxa"/>
            <w:vMerge w:val="restart"/>
            <w:vAlign w:val="center"/>
          </w:tcPr>
          <w:p w14:paraId="0C9AE246"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2CE74E94"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40BE519E"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RJBB</w:t>
            </w:r>
          </w:p>
        </w:tc>
        <w:tc>
          <w:tcPr>
            <w:tcW w:w="1701" w:type="dxa"/>
          </w:tcPr>
          <w:p w14:paraId="604DE9AC"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HANKIXR343</w:t>
            </w:r>
          </w:p>
        </w:tc>
        <w:tc>
          <w:tcPr>
            <w:tcW w:w="2481" w:type="dxa"/>
          </w:tcPr>
          <w:p w14:paraId="280A4C12"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RJOO, RJGG, RJFF</w:t>
            </w:r>
          </w:p>
        </w:tc>
      </w:tr>
      <w:tr w:rsidR="00AA6C61" w:rsidRPr="00B474F8" w14:paraId="2CC7E5B3" w14:textId="77777777" w:rsidTr="006030BD">
        <w:tc>
          <w:tcPr>
            <w:tcW w:w="1701" w:type="dxa"/>
            <w:vMerge/>
            <w:vAlign w:val="center"/>
          </w:tcPr>
          <w:p w14:paraId="77C17C33"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54C6A078"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RJBB</w:t>
            </w:r>
          </w:p>
        </w:tc>
        <w:tc>
          <w:tcPr>
            <w:tcW w:w="851" w:type="dxa"/>
          </w:tcPr>
          <w:p w14:paraId="630703D1"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1F2A5C2B"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KIXHAN2411A</w:t>
            </w:r>
          </w:p>
        </w:tc>
        <w:tc>
          <w:tcPr>
            <w:tcW w:w="2481" w:type="dxa"/>
          </w:tcPr>
          <w:p w14:paraId="371E9F09"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AA6C61" w:rsidRPr="00B474F8" w14:paraId="7BA04D79" w14:textId="77777777" w:rsidTr="006030BD">
        <w:tc>
          <w:tcPr>
            <w:tcW w:w="1701" w:type="dxa"/>
            <w:vAlign w:val="center"/>
          </w:tcPr>
          <w:p w14:paraId="3BC7072F" w14:textId="3F3349E1"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D6B6220" w14:textId="2DA61F1F"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45264DBE" w14:textId="77777777" w:rsidTr="003F26D7">
        <w:tc>
          <w:tcPr>
            <w:tcW w:w="1701" w:type="dxa"/>
            <w:vAlign w:val="center"/>
          </w:tcPr>
          <w:p w14:paraId="0BC3DE2B"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42EDECD"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ZSPD, RJFF, RKPC</w:t>
            </w:r>
          </w:p>
        </w:tc>
      </w:tr>
      <w:tr w:rsidR="00AA6C61" w:rsidRPr="00B474F8" w14:paraId="5362D90B" w14:textId="77777777" w:rsidTr="006030BD">
        <w:tc>
          <w:tcPr>
            <w:tcW w:w="1701" w:type="dxa"/>
            <w:vAlign w:val="center"/>
          </w:tcPr>
          <w:p w14:paraId="698141D2"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EC7004A"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200B6C22" w14:textId="77777777" w:rsidTr="006030BD">
        <w:tc>
          <w:tcPr>
            <w:tcW w:w="1701" w:type="dxa"/>
            <w:vAlign w:val="center"/>
          </w:tcPr>
          <w:p w14:paraId="122D63C0" w14:textId="1E8463C9"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5747724" w14:textId="5432236D"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0F7D8FF6" w14:textId="77777777" w:rsidTr="006030BD">
        <w:tc>
          <w:tcPr>
            <w:tcW w:w="1701" w:type="dxa"/>
            <w:vAlign w:val="center"/>
          </w:tcPr>
          <w:p w14:paraId="714015D6" w14:textId="14416A10"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292A981"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AA6C61" w:rsidRPr="00B474F8" w14:paraId="6DED1E7C" w14:textId="77777777" w:rsidTr="006030BD">
        <w:tc>
          <w:tcPr>
            <w:tcW w:w="1701" w:type="dxa"/>
            <w:vAlign w:val="center"/>
          </w:tcPr>
          <w:p w14:paraId="7FE64255" w14:textId="35D772E9"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F8BB6B5" w14:textId="2560250B"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AA6C61" w:rsidRPr="00B474F8" w14:paraId="315D4034" w14:textId="77777777" w:rsidTr="006030BD">
        <w:tc>
          <w:tcPr>
            <w:tcW w:w="1701" w:type="dxa"/>
            <w:vAlign w:val="center"/>
          </w:tcPr>
          <w:p w14:paraId="5F087887"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304BAAB"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77A13FA"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64C21104" w14:textId="77777777" w:rsidTr="006030BD">
        <w:tc>
          <w:tcPr>
            <w:tcW w:w="1701" w:type="dxa"/>
            <w:vAlign w:val="center"/>
          </w:tcPr>
          <w:p w14:paraId="6174D152"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98F2D19" w14:textId="59C39EDB" w:rsidR="00AA6C61" w:rsidRPr="00B474F8" w:rsidRDefault="00DF4F06" w:rsidP="00AA6C61">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AA6C61" w:rsidRPr="00B474F8" w14:paraId="00F063CD" w14:textId="77777777" w:rsidTr="006030BD">
        <w:tc>
          <w:tcPr>
            <w:tcW w:w="7584" w:type="dxa"/>
            <w:gridSpan w:val="5"/>
            <w:shd w:val="clear" w:color="auto" w:fill="323E4F" w:themeFill="text2" w:themeFillShade="BF"/>
          </w:tcPr>
          <w:p w14:paraId="0413A6BD" w14:textId="2164F368"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KOJ – HAN </w:t>
            </w:r>
          </w:p>
        </w:tc>
      </w:tr>
      <w:tr w:rsidR="00AA6C61" w:rsidRPr="00B474F8" w14:paraId="7D7345E7" w14:textId="77777777" w:rsidTr="006030BD">
        <w:tc>
          <w:tcPr>
            <w:tcW w:w="1701" w:type="dxa"/>
            <w:vMerge w:val="restart"/>
            <w:vAlign w:val="center"/>
          </w:tcPr>
          <w:p w14:paraId="2131595C"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7D3DE680"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4AC0BE2A"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RJFK</w:t>
            </w:r>
          </w:p>
        </w:tc>
        <w:tc>
          <w:tcPr>
            <w:tcW w:w="1701" w:type="dxa"/>
          </w:tcPr>
          <w:p w14:paraId="5F4C24A7"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HANKOJ1134</w:t>
            </w:r>
          </w:p>
        </w:tc>
        <w:tc>
          <w:tcPr>
            <w:tcW w:w="2481" w:type="dxa"/>
          </w:tcPr>
          <w:p w14:paraId="0726FAE1"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RJFT, RJFF, RJFK</w:t>
            </w:r>
          </w:p>
        </w:tc>
      </w:tr>
      <w:tr w:rsidR="00AA6C61" w:rsidRPr="00B474F8" w14:paraId="020C7347" w14:textId="77777777" w:rsidTr="006030BD">
        <w:tc>
          <w:tcPr>
            <w:tcW w:w="1701" w:type="dxa"/>
            <w:vMerge/>
            <w:vAlign w:val="center"/>
          </w:tcPr>
          <w:p w14:paraId="4A4DA9A6"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20723387"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RJFK</w:t>
            </w:r>
          </w:p>
        </w:tc>
        <w:tc>
          <w:tcPr>
            <w:tcW w:w="851" w:type="dxa"/>
          </w:tcPr>
          <w:p w14:paraId="582F7CEF"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30D8D430"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KOJHAN1611</w:t>
            </w:r>
          </w:p>
        </w:tc>
        <w:tc>
          <w:tcPr>
            <w:tcW w:w="2481" w:type="dxa"/>
          </w:tcPr>
          <w:p w14:paraId="0950F67B"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AA6C61" w:rsidRPr="00B474F8" w14:paraId="42D5575B" w14:textId="77777777" w:rsidTr="006030BD">
        <w:tc>
          <w:tcPr>
            <w:tcW w:w="1701" w:type="dxa"/>
            <w:vAlign w:val="center"/>
          </w:tcPr>
          <w:p w14:paraId="0007039C" w14:textId="1C47C966"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8223198" w14:textId="090619E3"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7B10F886" w14:textId="77777777" w:rsidTr="003F26D7">
        <w:tc>
          <w:tcPr>
            <w:tcW w:w="1701" w:type="dxa"/>
            <w:vAlign w:val="center"/>
          </w:tcPr>
          <w:p w14:paraId="32AF0CD0"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08B4CE1"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ZHCC, ZSPD</w:t>
            </w:r>
          </w:p>
        </w:tc>
      </w:tr>
      <w:tr w:rsidR="00AA6C61" w:rsidRPr="00B474F8" w14:paraId="0CC79C05" w14:textId="77777777" w:rsidTr="006030BD">
        <w:tc>
          <w:tcPr>
            <w:tcW w:w="1701" w:type="dxa"/>
            <w:vAlign w:val="center"/>
          </w:tcPr>
          <w:p w14:paraId="551B3400"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FA6CB08"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33939895" w14:textId="77777777" w:rsidTr="006030BD">
        <w:tc>
          <w:tcPr>
            <w:tcW w:w="1701" w:type="dxa"/>
            <w:vAlign w:val="center"/>
          </w:tcPr>
          <w:p w14:paraId="60B92270" w14:textId="69580B77"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ACADD2B" w14:textId="059B6BBA"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3EB28D0F" w14:textId="77777777" w:rsidTr="006030BD">
        <w:tc>
          <w:tcPr>
            <w:tcW w:w="1701" w:type="dxa"/>
            <w:vAlign w:val="center"/>
          </w:tcPr>
          <w:p w14:paraId="40515D6D" w14:textId="76CE2D35"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C79FB83"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AA6C61" w:rsidRPr="00B474F8" w14:paraId="79C3897A" w14:textId="77777777" w:rsidTr="006030BD">
        <w:tc>
          <w:tcPr>
            <w:tcW w:w="1701" w:type="dxa"/>
            <w:vAlign w:val="center"/>
          </w:tcPr>
          <w:p w14:paraId="36038A8D" w14:textId="24745F19"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0E7054F" w14:textId="1F70FD94"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AA6C61" w:rsidRPr="00B474F8" w14:paraId="6139EBDB" w14:textId="77777777" w:rsidTr="006030BD">
        <w:tc>
          <w:tcPr>
            <w:tcW w:w="1701" w:type="dxa"/>
            <w:vAlign w:val="center"/>
          </w:tcPr>
          <w:p w14:paraId="62DA4254"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A2F6E19"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89FB044"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062F5094" w14:textId="77777777" w:rsidTr="006030BD">
        <w:tc>
          <w:tcPr>
            <w:tcW w:w="1701" w:type="dxa"/>
            <w:vAlign w:val="center"/>
          </w:tcPr>
          <w:p w14:paraId="061A1185"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11ED071" w14:textId="0C3DD19E" w:rsidR="00AA6C61" w:rsidRPr="00B474F8" w:rsidRDefault="00DF4F06" w:rsidP="00AA6C61">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AA6C61" w:rsidRPr="00B474F8" w14:paraId="1B35C207" w14:textId="77777777" w:rsidTr="006030BD">
        <w:tc>
          <w:tcPr>
            <w:tcW w:w="7584" w:type="dxa"/>
            <w:gridSpan w:val="5"/>
            <w:shd w:val="clear" w:color="auto" w:fill="323E4F" w:themeFill="text2" w:themeFillShade="BF"/>
          </w:tcPr>
          <w:p w14:paraId="6032E2DA" w14:textId="38DA9A4C"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NGO – HAN</w:t>
            </w:r>
            <w:r w:rsidRPr="00B474F8">
              <w:rPr>
                <w:rFonts w:ascii="Arial" w:hAnsi="Arial" w:cs="Arial"/>
                <w:b/>
                <w:color w:val="000000" w:themeColor="text1"/>
                <w:sz w:val="18"/>
                <w:szCs w:val="18"/>
              </w:rPr>
              <w:t xml:space="preserve"> </w:t>
            </w:r>
          </w:p>
        </w:tc>
      </w:tr>
      <w:tr w:rsidR="00AA6C61" w:rsidRPr="00B474F8" w14:paraId="37CE6842" w14:textId="77777777" w:rsidTr="006030BD">
        <w:tc>
          <w:tcPr>
            <w:tcW w:w="1701" w:type="dxa"/>
            <w:vMerge w:val="restart"/>
            <w:vAlign w:val="center"/>
          </w:tcPr>
          <w:p w14:paraId="7861518B"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48823AE1"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4719AD78"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RJGG</w:t>
            </w:r>
          </w:p>
        </w:tc>
        <w:tc>
          <w:tcPr>
            <w:tcW w:w="1701" w:type="dxa"/>
          </w:tcPr>
          <w:p w14:paraId="3F20A55E"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HANNGOR343</w:t>
            </w:r>
          </w:p>
        </w:tc>
        <w:tc>
          <w:tcPr>
            <w:tcW w:w="2481" w:type="dxa"/>
          </w:tcPr>
          <w:p w14:paraId="6274D9A5"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RJBB, RJTT, RJAA</w:t>
            </w:r>
          </w:p>
        </w:tc>
      </w:tr>
      <w:tr w:rsidR="00AA6C61" w:rsidRPr="00B474F8" w14:paraId="467482B2" w14:textId="77777777" w:rsidTr="006030BD">
        <w:tc>
          <w:tcPr>
            <w:tcW w:w="1701" w:type="dxa"/>
            <w:vMerge/>
            <w:vAlign w:val="center"/>
          </w:tcPr>
          <w:p w14:paraId="0482733D"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1B8B94AC"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RJGG</w:t>
            </w:r>
          </w:p>
        </w:tc>
        <w:tc>
          <w:tcPr>
            <w:tcW w:w="851" w:type="dxa"/>
          </w:tcPr>
          <w:p w14:paraId="54D35616"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4A9A6E65"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NGOHAN1811A</w:t>
            </w:r>
          </w:p>
        </w:tc>
        <w:tc>
          <w:tcPr>
            <w:tcW w:w="2481" w:type="dxa"/>
          </w:tcPr>
          <w:p w14:paraId="218A01D1"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AA6C61" w:rsidRPr="00B474F8" w14:paraId="1D4E3082" w14:textId="77777777" w:rsidTr="006030BD">
        <w:tc>
          <w:tcPr>
            <w:tcW w:w="1701" w:type="dxa"/>
            <w:vAlign w:val="center"/>
          </w:tcPr>
          <w:p w14:paraId="07775529" w14:textId="287E029E"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080AB1A8" w14:textId="05372020"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1FB3A702" w14:textId="77777777" w:rsidTr="003F26D7">
        <w:tc>
          <w:tcPr>
            <w:tcW w:w="1701" w:type="dxa"/>
            <w:vAlign w:val="center"/>
          </w:tcPr>
          <w:p w14:paraId="7EC6C359"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A41219F"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ZHCC, ZSPD, RJFF</w:t>
            </w:r>
          </w:p>
        </w:tc>
      </w:tr>
      <w:tr w:rsidR="00AA6C61" w:rsidRPr="00B474F8" w14:paraId="0896D6E1" w14:textId="77777777" w:rsidTr="006030BD">
        <w:tc>
          <w:tcPr>
            <w:tcW w:w="1701" w:type="dxa"/>
            <w:vAlign w:val="center"/>
          </w:tcPr>
          <w:p w14:paraId="4A1AADD3"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C8B5708"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496245BB" w14:textId="77777777" w:rsidTr="006030BD">
        <w:tc>
          <w:tcPr>
            <w:tcW w:w="1701" w:type="dxa"/>
            <w:vAlign w:val="center"/>
          </w:tcPr>
          <w:p w14:paraId="1DBE2AB7" w14:textId="7065C394"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519C9E0" w14:textId="77621683"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7013C1B4" w14:textId="77777777" w:rsidTr="006030BD">
        <w:tc>
          <w:tcPr>
            <w:tcW w:w="1701" w:type="dxa"/>
            <w:vAlign w:val="center"/>
          </w:tcPr>
          <w:p w14:paraId="5A19E8FB" w14:textId="1C1F2458"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F0BBB0E"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AA6C61" w:rsidRPr="00B474F8" w14:paraId="66345C62" w14:textId="77777777" w:rsidTr="006030BD">
        <w:tc>
          <w:tcPr>
            <w:tcW w:w="1701" w:type="dxa"/>
            <w:vAlign w:val="center"/>
          </w:tcPr>
          <w:p w14:paraId="2CFC4517" w14:textId="3E0C26D2"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4F355ED" w14:textId="733A0C1F"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AA6C61" w:rsidRPr="00B474F8" w14:paraId="6A6C5BAA" w14:textId="77777777" w:rsidTr="006030BD">
        <w:tc>
          <w:tcPr>
            <w:tcW w:w="1701" w:type="dxa"/>
            <w:vAlign w:val="center"/>
          </w:tcPr>
          <w:p w14:paraId="40FB0A61"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9CA0BF8"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73A160A"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0C0E0452" w14:textId="77777777" w:rsidTr="006030BD">
        <w:tc>
          <w:tcPr>
            <w:tcW w:w="1701" w:type="dxa"/>
            <w:vAlign w:val="center"/>
          </w:tcPr>
          <w:p w14:paraId="5A058763"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127B9C2" w14:textId="0A4AD545" w:rsidR="00AA6C61" w:rsidRPr="00B474F8" w:rsidRDefault="00DF4F06" w:rsidP="00AA6C61">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AA6C61" w:rsidRPr="00B474F8" w14:paraId="77826EC8" w14:textId="77777777" w:rsidTr="006030BD">
        <w:tc>
          <w:tcPr>
            <w:tcW w:w="7584" w:type="dxa"/>
            <w:gridSpan w:val="5"/>
            <w:shd w:val="clear" w:color="auto" w:fill="323E4F" w:themeFill="text2" w:themeFillShade="BF"/>
          </w:tcPr>
          <w:p w14:paraId="10C88426" w14:textId="355E3452"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NRT – HAN</w:t>
            </w:r>
            <w:r w:rsidRPr="00B474F8">
              <w:rPr>
                <w:rFonts w:ascii="Arial" w:hAnsi="Arial" w:cs="Arial"/>
                <w:b/>
                <w:color w:val="000000" w:themeColor="text1"/>
                <w:sz w:val="18"/>
                <w:szCs w:val="18"/>
              </w:rPr>
              <w:t xml:space="preserve"> </w:t>
            </w:r>
          </w:p>
        </w:tc>
      </w:tr>
      <w:tr w:rsidR="00AA6C61" w:rsidRPr="00B474F8" w14:paraId="056483FB" w14:textId="77777777" w:rsidTr="006030BD">
        <w:tc>
          <w:tcPr>
            <w:tcW w:w="1701" w:type="dxa"/>
            <w:vMerge w:val="restart"/>
            <w:vAlign w:val="center"/>
          </w:tcPr>
          <w:p w14:paraId="61E0EBB6"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0CBF851B"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2A620413"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RJAA</w:t>
            </w:r>
          </w:p>
        </w:tc>
        <w:tc>
          <w:tcPr>
            <w:tcW w:w="1701" w:type="dxa"/>
          </w:tcPr>
          <w:p w14:paraId="0D430746"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HANNRTR343</w:t>
            </w:r>
          </w:p>
        </w:tc>
        <w:tc>
          <w:tcPr>
            <w:tcW w:w="2481" w:type="dxa"/>
          </w:tcPr>
          <w:p w14:paraId="5F7ACF03"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RJTT, RJGG, RJBB</w:t>
            </w:r>
          </w:p>
        </w:tc>
      </w:tr>
      <w:tr w:rsidR="00AA6C61" w:rsidRPr="00B474F8" w14:paraId="72E7BF07" w14:textId="77777777" w:rsidTr="006030BD">
        <w:tc>
          <w:tcPr>
            <w:tcW w:w="1701" w:type="dxa"/>
            <w:vMerge/>
            <w:vAlign w:val="center"/>
          </w:tcPr>
          <w:p w14:paraId="7C27D825"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1F9C0AD7"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RJAA</w:t>
            </w:r>
          </w:p>
        </w:tc>
        <w:tc>
          <w:tcPr>
            <w:tcW w:w="851" w:type="dxa"/>
          </w:tcPr>
          <w:p w14:paraId="40589646"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2189CFCD"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NRTHAN1611A</w:t>
            </w:r>
          </w:p>
        </w:tc>
        <w:tc>
          <w:tcPr>
            <w:tcW w:w="2481" w:type="dxa"/>
          </w:tcPr>
          <w:p w14:paraId="3EF5B32E"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AA6C61" w:rsidRPr="00B474F8" w14:paraId="1952A1D5" w14:textId="77777777" w:rsidTr="006030BD">
        <w:trPr>
          <w:trHeight w:val="313"/>
        </w:trPr>
        <w:tc>
          <w:tcPr>
            <w:tcW w:w="1701" w:type="dxa"/>
            <w:vAlign w:val="center"/>
          </w:tcPr>
          <w:p w14:paraId="0ABDB02C" w14:textId="1BCA4725"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2A1C4367" w14:textId="3A181203"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7754DD95" w14:textId="77777777" w:rsidTr="003F26D7">
        <w:tc>
          <w:tcPr>
            <w:tcW w:w="1701" w:type="dxa"/>
            <w:vAlign w:val="center"/>
          </w:tcPr>
          <w:p w14:paraId="3F986F25"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5ECC52B"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ZHCC, ZSPD, RJBB, RKPC</w:t>
            </w:r>
          </w:p>
        </w:tc>
      </w:tr>
      <w:tr w:rsidR="00AA6C61" w:rsidRPr="00B474F8" w14:paraId="65CF4CD1" w14:textId="77777777" w:rsidTr="006030BD">
        <w:tc>
          <w:tcPr>
            <w:tcW w:w="1701" w:type="dxa"/>
            <w:vAlign w:val="center"/>
          </w:tcPr>
          <w:p w14:paraId="0DC58A9A"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E62F7F4"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234011D7" w14:textId="77777777" w:rsidTr="006030BD">
        <w:tc>
          <w:tcPr>
            <w:tcW w:w="1701" w:type="dxa"/>
            <w:vAlign w:val="center"/>
          </w:tcPr>
          <w:p w14:paraId="5CC2CD75" w14:textId="08DE6563"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4628975" w14:textId="5E49BF33"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0024D647" w14:textId="77777777" w:rsidTr="006030BD">
        <w:tc>
          <w:tcPr>
            <w:tcW w:w="1701" w:type="dxa"/>
            <w:vAlign w:val="center"/>
          </w:tcPr>
          <w:p w14:paraId="6BF931C1" w14:textId="3BF362EB"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1F6B259"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AA6C61" w:rsidRPr="00B474F8" w14:paraId="71D677BC" w14:textId="77777777" w:rsidTr="006030BD">
        <w:tc>
          <w:tcPr>
            <w:tcW w:w="1701" w:type="dxa"/>
            <w:vAlign w:val="center"/>
          </w:tcPr>
          <w:p w14:paraId="1607DDFB" w14:textId="2199EF42"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6DB9B02" w14:textId="297C6AFA"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AA6C61" w:rsidRPr="00B474F8" w14:paraId="372E489A" w14:textId="77777777" w:rsidTr="006030BD">
        <w:tc>
          <w:tcPr>
            <w:tcW w:w="1701" w:type="dxa"/>
            <w:vAlign w:val="center"/>
          </w:tcPr>
          <w:p w14:paraId="203D2262"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45CD31B"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81BA24D"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17BC0DDD" w14:textId="77777777" w:rsidTr="006030BD">
        <w:tc>
          <w:tcPr>
            <w:tcW w:w="1701" w:type="dxa"/>
            <w:vAlign w:val="center"/>
          </w:tcPr>
          <w:p w14:paraId="05A4139E"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2913572" w14:textId="1C9FA970" w:rsidR="00AA6C61" w:rsidRPr="00B474F8" w:rsidRDefault="00DF4F06" w:rsidP="00AA6C61">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AA6C61" w:rsidRPr="00B474F8" w14:paraId="7575A818" w14:textId="77777777" w:rsidTr="006030BD">
        <w:tc>
          <w:tcPr>
            <w:tcW w:w="7584" w:type="dxa"/>
            <w:gridSpan w:val="5"/>
            <w:shd w:val="clear" w:color="auto" w:fill="323E4F" w:themeFill="text2" w:themeFillShade="BF"/>
          </w:tcPr>
          <w:p w14:paraId="246C9AA6" w14:textId="7A09F80A"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OKA – HAN</w:t>
            </w:r>
            <w:r w:rsidRPr="00B474F8">
              <w:rPr>
                <w:rFonts w:ascii="Arial" w:hAnsi="Arial" w:cs="Arial"/>
                <w:b/>
                <w:color w:val="000000" w:themeColor="text1"/>
                <w:sz w:val="18"/>
                <w:szCs w:val="18"/>
              </w:rPr>
              <w:t xml:space="preserve"> </w:t>
            </w:r>
          </w:p>
        </w:tc>
      </w:tr>
      <w:tr w:rsidR="00AA6C61" w:rsidRPr="00B474F8" w14:paraId="350A3F64" w14:textId="77777777" w:rsidTr="006030BD">
        <w:tc>
          <w:tcPr>
            <w:tcW w:w="1701" w:type="dxa"/>
            <w:vMerge w:val="restart"/>
            <w:vAlign w:val="center"/>
          </w:tcPr>
          <w:p w14:paraId="3DBEA019" w14:textId="4877C013"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5510B0D4"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7C5C955F"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ROAH</w:t>
            </w:r>
          </w:p>
        </w:tc>
        <w:tc>
          <w:tcPr>
            <w:tcW w:w="1701" w:type="dxa"/>
          </w:tcPr>
          <w:p w14:paraId="06DB4DFC"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HANOKA</w:t>
            </w:r>
          </w:p>
        </w:tc>
        <w:tc>
          <w:tcPr>
            <w:tcW w:w="2481" w:type="dxa"/>
          </w:tcPr>
          <w:p w14:paraId="264B6263"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RCTP, RJFK</w:t>
            </w:r>
          </w:p>
        </w:tc>
      </w:tr>
      <w:tr w:rsidR="00AA6C61" w:rsidRPr="00B474F8" w14:paraId="618D47E4" w14:textId="77777777" w:rsidTr="006030BD">
        <w:tc>
          <w:tcPr>
            <w:tcW w:w="1701" w:type="dxa"/>
            <w:vMerge/>
            <w:vAlign w:val="center"/>
          </w:tcPr>
          <w:p w14:paraId="652EA77B"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49DC16D0"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ROAH</w:t>
            </w:r>
          </w:p>
        </w:tc>
        <w:tc>
          <w:tcPr>
            <w:tcW w:w="851" w:type="dxa"/>
          </w:tcPr>
          <w:p w14:paraId="1B641071"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68D78196"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OKAHAN</w:t>
            </w:r>
          </w:p>
        </w:tc>
        <w:tc>
          <w:tcPr>
            <w:tcW w:w="2481" w:type="dxa"/>
          </w:tcPr>
          <w:p w14:paraId="2E933CB9"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AA6C61" w:rsidRPr="00B474F8" w14:paraId="381300E1" w14:textId="77777777" w:rsidTr="006030BD">
        <w:trPr>
          <w:trHeight w:val="367"/>
        </w:trPr>
        <w:tc>
          <w:tcPr>
            <w:tcW w:w="1701" w:type="dxa"/>
            <w:vAlign w:val="center"/>
          </w:tcPr>
          <w:p w14:paraId="40ACD068" w14:textId="61F71152"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40C3F176" w14:textId="5E605FE9"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1BF8A82F" w14:textId="77777777" w:rsidTr="003F26D7">
        <w:tc>
          <w:tcPr>
            <w:tcW w:w="1701" w:type="dxa"/>
            <w:vAlign w:val="center"/>
          </w:tcPr>
          <w:p w14:paraId="040BE8FF"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7F63914"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ZHCC, ZSPD, RCTP, RCKH</w:t>
            </w:r>
          </w:p>
        </w:tc>
      </w:tr>
      <w:tr w:rsidR="00AA6C61" w:rsidRPr="00B474F8" w14:paraId="710B20B0" w14:textId="77777777" w:rsidTr="006030BD">
        <w:tc>
          <w:tcPr>
            <w:tcW w:w="1701" w:type="dxa"/>
            <w:vAlign w:val="center"/>
          </w:tcPr>
          <w:p w14:paraId="2D58C67A"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41C30106"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3143A5C1" w14:textId="77777777" w:rsidTr="006030BD">
        <w:tc>
          <w:tcPr>
            <w:tcW w:w="1701" w:type="dxa"/>
            <w:vAlign w:val="center"/>
          </w:tcPr>
          <w:p w14:paraId="52F1F427" w14:textId="0A94CA65"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2CDEE82" w14:textId="77B77E7B"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0726EE41" w14:textId="77777777" w:rsidTr="006030BD">
        <w:tc>
          <w:tcPr>
            <w:tcW w:w="1701" w:type="dxa"/>
            <w:vAlign w:val="center"/>
          </w:tcPr>
          <w:p w14:paraId="0B3A9D42" w14:textId="7E188190"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2AFA3AC"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AA6C61" w:rsidRPr="00B474F8" w14:paraId="6D5E669C" w14:textId="77777777" w:rsidTr="006030BD">
        <w:tc>
          <w:tcPr>
            <w:tcW w:w="1701" w:type="dxa"/>
            <w:vAlign w:val="center"/>
          </w:tcPr>
          <w:p w14:paraId="1D78214A" w14:textId="0C1D0FA2"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4A1C710" w14:textId="1D14DADA"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AA6C61" w:rsidRPr="00B474F8" w14:paraId="5FD0CD3E" w14:textId="77777777" w:rsidTr="006030BD">
        <w:tc>
          <w:tcPr>
            <w:tcW w:w="1701" w:type="dxa"/>
            <w:vAlign w:val="center"/>
          </w:tcPr>
          <w:p w14:paraId="7B8EF53F"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6637696"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0C92658"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206FFE0E" w14:textId="77777777" w:rsidTr="006030BD">
        <w:tc>
          <w:tcPr>
            <w:tcW w:w="1701" w:type="dxa"/>
            <w:vAlign w:val="center"/>
          </w:tcPr>
          <w:p w14:paraId="685EA41B"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1CA7ED2"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AA6C61" w:rsidRPr="00B474F8" w14:paraId="4D8EE9D5" w14:textId="77777777" w:rsidTr="006030BD">
        <w:tc>
          <w:tcPr>
            <w:tcW w:w="7584" w:type="dxa"/>
            <w:gridSpan w:val="5"/>
            <w:shd w:val="clear" w:color="auto" w:fill="323E4F" w:themeFill="text2" w:themeFillShade="BF"/>
          </w:tcPr>
          <w:p w14:paraId="037228AB" w14:textId="6B7D980F"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PUS – HAN</w:t>
            </w:r>
            <w:r w:rsidRPr="00B474F8">
              <w:rPr>
                <w:rFonts w:ascii="Arial" w:hAnsi="Arial" w:cs="Arial"/>
                <w:b/>
                <w:color w:val="000000" w:themeColor="text1"/>
                <w:sz w:val="18"/>
                <w:szCs w:val="18"/>
              </w:rPr>
              <w:t xml:space="preserve"> </w:t>
            </w:r>
          </w:p>
        </w:tc>
      </w:tr>
      <w:tr w:rsidR="00AA6C61" w:rsidRPr="00B474F8" w14:paraId="3062B7D0" w14:textId="77777777" w:rsidTr="006030BD">
        <w:tc>
          <w:tcPr>
            <w:tcW w:w="1701" w:type="dxa"/>
            <w:vMerge w:val="restart"/>
            <w:vAlign w:val="center"/>
          </w:tcPr>
          <w:p w14:paraId="7EAD75AE"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5F88843A"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13459431"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RKPK</w:t>
            </w:r>
          </w:p>
        </w:tc>
        <w:tc>
          <w:tcPr>
            <w:tcW w:w="1701" w:type="dxa"/>
          </w:tcPr>
          <w:p w14:paraId="6F52DD96"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HANPUSR343</w:t>
            </w:r>
          </w:p>
        </w:tc>
        <w:tc>
          <w:tcPr>
            <w:tcW w:w="2481" w:type="dxa"/>
          </w:tcPr>
          <w:p w14:paraId="590BAFC3"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RKPC, RJFF, RKPK</w:t>
            </w:r>
          </w:p>
        </w:tc>
      </w:tr>
      <w:tr w:rsidR="00AA6C61" w:rsidRPr="00B474F8" w14:paraId="21163B9E" w14:textId="77777777" w:rsidTr="006030BD">
        <w:tc>
          <w:tcPr>
            <w:tcW w:w="1701" w:type="dxa"/>
            <w:vMerge/>
            <w:vAlign w:val="center"/>
          </w:tcPr>
          <w:p w14:paraId="56327696"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68FC3208"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RKPK</w:t>
            </w:r>
          </w:p>
        </w:tc>
        <w:tc>
          <w:tcPr>
            <w:tcW w:w="851" w:type="dxa"/>
          </w:tcPr>
          <w:p w14:paraId="2E183912"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72522B0C"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PUSHAN3611</w:t>
            </w:r>
          </w:p>
        </w:tc>
        <w:tc>
          <w:tcPr>
            <w:tcW w:w="2481" w:type="dxa"/>
          </w:tcPr>
          <w:p w14:paraId="554A5E73"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AA6C61" w:rsidRPr="00B474F8" w14:paraId="57A826F8" w14:textId="77777777" w:rsidTr="006030BD">
        <w:tc>
          <w:tcPr>
            <w:tcW w:w="1701" w:type="dxa"/>
            <w:vAlign w:val="center"/>
          </w:tcPr>
          <w:p w14:paraId="0E8F801D" w14:textId="32301D47"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3232886A" w14:textId="7ADFEA15"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6569D5C2" w14:textId="77777777" w:rsidTr="003F26D7">
        <w:tc>
          <w:tcPr>
            <w:tcW w:w="1701" w:type="dxa"/>
            <w:vAlign w:val="center"/>
          </w:tcPr>
          <w:p w14:paraId="6CF9EE11"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B2F01EE"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ZHCC, ZSPD, VHHH</w:t>
            </w:r>
          </w:p>
        </w:tc>
      </w:tr>
      <w:tr w:rsidR="00AA6C61" w:rsidRPr="00B474F8" w14:paraId="5BD18AE0" w14:textId="77777777" w:rsidTr="006030BD">
        <w:tc>
          <w:tcPr>
            <w:tcW w:w="1701" w:type="dxa"/>
            <w:vAlign w:val="center"/>
          </w:tcPr>
          <w:p w14:paraId="283A6C90"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463982B"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2C386591" w14:textId="77777777" w:rsidTr="006030BD">
        <w:tc>
          <w:tcPr>
            <w:tcW w:w="1701" w:type="dxa"/>
            <w:vAlign w:val="center"/>
          </w:tcPr>
          <w:p w14:paraId="10C9AABD" w14:textId="71E052B3"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8BE00FA" w14:textId="17706C86"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0E4E1342" w14:textId="77777777" w:rsidTr="006030BD">
        <w:tc>
          <w:tcPr>
            <w:tcW w:w="1701" w:type="dxa"/>
            <w:vAlign w:val="center"/>
          </w:tcPr>
          <w:p w14:paraId="0A9D3123" w14:textId="6CB32533"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B72CDCD"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AA6C61" w:rsidRPr="00B474F8" w14:paraId="6073BD04" w14:textId="77777777" w:rsidTr="006030BD">
        <w:tc>
          <w:tcPr>
            <w:tcW w:w="1701" w:type="dxa"/>
            <w:vAlign w:val="center"/>
          </w:tcPr>
          <w:p w14:paraId="0370955C" w14:textId="1337E2AA"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11EAA30" w14:textId="1C02FBF3"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AA6C61" w:rsidRPr="00B474F8" w14:paraId="0531E821" w14:textId="77777777" w:rsidTr="006030BD">
        <w:tc>
          <w:tcPr>
            <w:tcW w:w="1701" w:type="dxa"/>
            <w:vAlign w:val="center"/>
          </w:tcPr>
          <w:p w14:paraId="64458006"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94D5718"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71329A9"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285264D2" w14:textId="77777777" w:rsidTr="006030BD">
        <w:tc>
          <w:tcPr>
            <w:tcW w:w="1701" w:type="dxa"/>
            <w:vAlign w:val="center"/>
          </w:tcPr>
          <w:p w14:paraId="66A2E226"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1CAB36F" w14:textId="4865767F" w:rsidR="00AA6C61" w:rsidRPr="00B474F8" w:rsidRDefault="00DF4F06" w:rsidP="00AA6C61">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AA6C61" w:rsidRPr="00B474F8" w14:paraId="22640522" w14:textId="77777777" w:rsidTr="006030BD">
        <w:tc>
          <w:tcPr>
            <w:tcW w:w="7584" w:type="dxa"/>
            <w:gridSpan w:val="5"/>
            <w:shd w:val="clear" w:color="auto" w:fill="323E4F" w:themeFill="text2" w:themeFillShade="BF"/>
          </w:tcPr>
          <w:p w14:paraId="7BF2884E" w14:textId="4C3F5E2D"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TPE – HAN</w:t>
            </w:r>
            <w:r w:rsidRPr="00B474F8">
              <w:rPr>
                <w:rFonts w:ascii="Arial" w:hAnsi="Arial" w:cs="Arial"/>
                <w:b/>
                <w:color w:val="000000" w:themeColor="text1"/>
                <w:sz w:val="18"/>
                <w:szCs w:val="18"/>
              </w:rPr>
              <w:t xml:space="preserve"> </w:t>
            </w:r>
          </w:p>
        </w:tc>
      </w:tr>
      <w:tr w:rsidR="00AA6C61" w:rsidRPr="00B474F8" w14:paraId="13D5C620" w14:textId="77777777" w:rsidTr="006030BD">
        <w:tc>
          <w:tcPr>
            <w:tcW w:w="1701" w:type="dxa"/>
            <w:vMerge w:val="restart"/>
            <w:vAlign w:val="center"/>
          </w:tcPr>
          <w:p w14:paraId="7225B94C"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2C42918C"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10D661EF"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RCTP</w:t>
            </w:r>
          </w:p>
        </w:tc>
        <w:tc>
          <w:tcPr>
            <w:tcW w:w="1701" w:type="dxa"/>
          </w:tcPr>
          <w:p w14:paraId="0B77B889"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HANTPE1105</w:t>
            </w:r>
          </w:p>
        </w:tc>
        <w:tc>
          <w:tcPr>
            <w:tcW w:w="2481" w:type="dxa"/>
          </w:tcPr>
          <w:p w14:paraId="0AEF27C7"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RCHK, VHHH</w:t>
            </w:r>
          </w:p>
        </w:tc>
      </w:tr>
      <w:tr w:rsidR="00AA6C61" w:rsidRPr="00B474F8" w14:paraId="13C44782" w14:textId="77777777" w:rsidTr="006030BD">
        <w:tc>
          <w:tcPr>
            <w:tcW w:w="1701" w:type="dxa"/>
            <w:vMerge/>
            <w:vAlign w:val="center"/>
          </w:tcPr>
          <w:p w14:paraId="0B1E8262"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2C7CAB64"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RCTP</w:t>
            </w:r>
          </w:p>
        </w:tc>
        <w:tc>
          <w:tcPr>
            <w:tcW w:w="851" w:type="dxa"/>
          </w:tcPr>
          <w:p w14:paraId="45C7E13C"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701" w:type="dxa"/>
          </w:tcPr>
          <w:p w14:paraId="2018A6B2"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TPEHAN0511</w:t>
            </w:r>
          </w:p>
        </w:tc>
        <w:tc>
          <w:tcPr>
            <w:tcW w:w="2481" w:type="dxa"/>
          </w:tcPr>
          <w:p w14:paraId="6CBFC3B7"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AA6C61" w:rsidRPr="00B474F8" w14:paraId="791E37B8" w14:textId="77777777" w:rsidTr="006030BD">
        <w:trPr>
          <w:trHeight w:val="341"/>
        </w:trPr>
        <w:tc>
          <w:tcPr>
            <w:tcW w:w="1701" w:type="dxa"/>
            <w:vAlign w:val="center"/>
          </w:tcPr>
          <w:p w14:paraId="68B16F74" w14:textId="3CF5CBFA"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A0DA920" w14:textId="3C9F0937"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0FE1144B" w14:textId="77777777" w:rsidTr="003F26D7">
        <w:tc>
          <w:tcPr>
            <w:tcW w:w="1701" w:type="dxa"/>
            <w:vAlign w:val="center"/>
          </w:tcPr>
          <w:p w14:paraId="6BF7FBCC"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383BC72"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ZGNN, VHHH</w:t>
            </w:r>
          </w:p>
        </w:tc>
      </w:tr>
      <w:tr w:rsidR="00AA6C61" w:rsidRPr="00B474F8" w14:paraId="4B6E426E" w14:textId="77777777" w:rsidTr="006030BD">
        <w:tc>
          <w:tcPr>
            <w:tcW w:w="1701" w:type="dxa"/>
            <w:vAlign w:val="center"/>
          </w:tcPr>
          <w:p w14:paraId="48D44189"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1E2F8C4"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3A5BD8BA" w14:textId="77777777" w:rsidTr="006030BD">
        <w:tc>
          <w:tcPr>
            <w:tcW w:w="1701" w:type="dxa"/>
            <w:vAlign w:val="center"/>
          </w:tcPr>
          <w:p w14:paraId="5FF75DE3" w14:textId="124537BE"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B955146" w14:textId="51894339"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308E8074" w14:textId="77777777" w:rsidTr="006030BD">
        <w:tc>
          <w:tcPr>
            <w:tcW w:w="1701" w:type="dxa"/>
            <w:vAlign w:val="center"/>
          </w:tcPr>
          <w:p w14:paraId="7096196E" w14:textId="35CEB1B7"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95A8433"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AA6C61" w:rsidRPr="00B474F8" w14:paraId="70EEE18E" w14:textId="77777777" w:rsidTr="006030BD">
        <w:tc>
          <w:tcPr>
            <w:tcW w:w="1701" w:type="dxa"/>
            <w:vAlign w:val="center"/>
          </w:tcPr>
          <w:p w14:paraId="192D25C5" w14:textId="1A6B4B26"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40EA578" w14:textId="1607E854"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AA6C61" w:rsidRPr="00B474F8" w14:paraId="3D81A8D0" w14:textId="77777777" w:rsidTr="006030BD">
        <w:tc>
          <w:tcPr>
            <w:tcW w:w="1701" w:type="dxa"/>
            <w:vAlign w:val="center"/>
          </w:tcPr>
          <w:p w14:paraId="65E2B981"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5F38220"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9D3CD8F"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276D8EA9" w14:textId="77777777" w:rsidTr="006030BD">
        <w:tc>
          <w:tcPr>
            <w:tcW w:w="1701" w:type="dxa"/>
            <w:vAlign w:val="center"/>
          </w:tcPr>
          <w:p w14:paraId="32360071"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CBBB076"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AA6C61" w:rsidRPr="00B474F8" w14:paraId="6B8825F3" w14:textId="77777777" w:rsidTr="006030BD">
        <w:tc>
          <w:tcPr>
            <w:tcW w:w="7584" w:type="dxa"/>
            <w:gridSpan w:val="5"/>
            <w:shd w:val="clear" w:color="auto" w:fill="323E4F" w:themeFill="text2" w:themeFillShade="BF"/>
          </w:tcPr>
          <w:p w14:paraId="3106C389" w14:textId="360CBF63"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CJJ – SGN</w:t>
            </w:r>
            <w:r w:rsidRPr="00B474F8">
              <w:rPr>
                <w:rFonts w:ascii="Arial" w:hAnsi="Arial" w:cs="Arial"/>
                <w:b/>
                <w:color w:val="000000" w:themeColor="text1"/>
                <w:sz w:val="18"/>
                <w:szCs w:val="18"/>
              </w:rPr>
              <w:t xml:space="preserve"> </w:t>
            </w:r>
          </w:p>
        </w:tc>
      </w:tr>
      <w:tr w:rsidR="00AA6C61" w:rsidRPr="00B474F8" w14:paraId="629D4063" w14:textId="77777777" w:rsidTr="006030BD">
        <w:tc>
          <w:tcPr>
            <w:tcW w:w="1701" w:type="dxa"/>
            <w:vMerge w:val="restart"/>
            <w:vAlign w:val="center"/>
          </w:tcPr>
          <w:p w14:paraId="6124CA8B"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5B7B2CA8"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1F6D1408"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RKTU</w:t>
            </w:r>
          </w:p>
        </w:tc>
        <w:tc>
          <w:tcPr>
            <w:tcW w:w="1701" w:type="dxa"/>
          </w:tcPr>
          <w:p w14:paraId="36A63912"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SGNCJJ</w:t>
            </w:r>
          </w:p>
        </w:tc>
        <w:tc>
          <w:tcPr>
            <w:tcW w:w="2481" w:type="dxa"/>
          </w:tcPr>
          <w:p w14:paraId="21E829ED"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RKSI, RKPK</w:t>
            </w:r>
          </w:p>
        </w:tc>
      </w:tr>
      <w:tr w:rsidR="00AA6C61" w:rsidRPr="00B474F8" w14:paraId="41800C6F" w14:textId="77777777" w:rsidTr="006030BD">
        <w:tc>
          <w:tcPr>
            <w:tcW w:w="1701" w:type="dxa"/>
            <w:vMerge/>
            <w:vAlign w:val="center"/>
          </w:tcPr>
          <w:p w14:paraId="45BC0742"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596F3B07"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RKTU</w:t>
            </w:r>
          </w:p>
        </w:tc>
        <w:tc>
          <w:tcPr>
            <w:tcW w:w="851" w:type="dxa"/>
          </w:tcPr>
          <w:p w14:paraId="1B386365"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5D49EA17"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CJJSGN</w:t>
            </w:r>
          </w:p>
        </w:tc>
        <w:tc>
          <w:tcPr>
            <w:tcW w:w="2481" w:type="dxa"/>
          </w:tcPr>
          <w:p w14:paraId="77A64A5F"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AA6C61" w:rsidRPr="00B474F8" w14:paraId="07A11684" w14:textId="77777777" w:rsidTr="006030BD">
        <w:tc>
          <w:tcPr>
            <w:tcW w:w="1701" w:type="dxa"/>
            <w:vAlign w:val="center"/>
          </w:tcPr>
          <w:p w14:paraId="022CA078" w14:textId="45AD3439"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0514BCF1" w14:textId="20B93E6F"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640BC597" w14:textId="77777777" w:rsidTr="003F26D7">
        <w:tc>
          <w:tcPr>
            <w:tcW w:w="1701" w:type="dxa"/>
            <w:vAlign w:val="center"/>
          </w:tcPr>
          <w:p w14:paraId="6869C3C8"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C88B81B"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RKPC</w:t>
            </w:r>
          </w:p>
        </w:tc>
      </w:tr>
      <w:tr w:rsidR="00AA6C61" w:rsidRPr="00B474F8" w14:paraId="6BFCD555" w14:textId="77777777" w:rsidTr="006030BD">
        <w:tc>
          <w:tcPr>
            <w:tcW w:w="1701" w:type="dxa"/>
            <w:vAlign w:val="center"/>
          </w:tcPr>
          <w:p w14:paraId="32A80D45"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411DA9E"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20C99A2C" w14:textId="77777777" w:rsidTr="006030BD">
        <w:tc>
          <w:tcPr>
            <w:tcW w:w="1701" w:type="dxa"/>
            <w:vAlign w:val="center"/>
          </w:tcPr>
          <w:p w14:paraId="5D911A7C" w14:textId="11FD3AC0"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D74B17C" w14:textId="7A687415"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48DB43DD" w14:textId="77777777" w:rsidTr="006030BD">
        <w:tc>
          <w:tcPr>
            <w:tcW w:w="1701" w:type="dxa"/>
            <w:vAlign w:val="center"/>
          </w:tcPr>
          <w:p w14:paraId="712C3F55" w14:textId="5A901CE6"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986864E"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AA6C61" w:rsidRPr="00B474F8" w14:paraId="6AF9FC1B" w14:textId="77777777" w:rsidTr="006030BD">
        <w:tc>
          <w:tcPr>
            <w:tcW w:w="1701" w:type="dxa"/>
            <w:vAlign w:val="center"/>
          </w:tcPr>
          <w:p w14:paraId="68F230E1" w14:textId="4E6EB0B1"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E4A1450" w14:textId="077D4EDF"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AA6C61" w:rsidRPr="00B474F8" w14:paraId="2D0A8400" w14:textId="77777777" w:rsidTr="006030BD">
        <w:tc>
          <w:tcPr>
            <w:tcW w:w="1701" w:type="dxa"/>
            <w:vAlign w:val="center"/>
          </w:tcPr>
          <w:p w14:paraId="1EC753D9"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FE86826"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1F05C1C"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719575FD" w14:textId="77777777" w:rsidTr="006030BD">
        <w:tc>
          <w:tcPr>
            <w:tcW w:w="1701" w:type="dxa"/>
            <w:vAlign w:val="center"/>
          </w:tcPr>
          <w:p w14:paraId="0776C826"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811103D" w14:textId="77777777" w:rsidR="00173415" w:rsidRDefault="00173415" w:rsidP="00173415">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 xml:space="preserve">Allocated flight levels: </w:t>
            </w:r>
            <w:r>
              <w:rPr>
                <w:rFonts w:ascii="Arial" w:hAnsi="Arial" w:cs="Arial"/>
                <w:bCs/>
                <w:color w:val="000000" w:themeColor="text1"/>
                <w:sz w:val="18"/>
                <w:szCs w:val="18"/>
              </w:rPr>
              <w:t>FL300, FL340, FL400 (W-BOUND)</w:t>
            </w:r>
          </w:p>
          <w:p w14:paraId="72E90C9A" w14:textId="61A8A1CA" w:rsidR="00AA6C61" w:rsidRPr="00B474F8" w:rsidRDefault="00173415" w:rsidP="00173415">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Pr>
                <w:rFonts w:ascii="Arial" w:hAnsi="Arial" w:cs="Arial"/>
                <w:color w:val="000000" w:themeColor="text1"/>
                <w:sz w:val="18"/>
                <w:szCs w:val="18"/>
              </w:rPr>
              <w:t>THE EAST OF SADLI: Flights shall flight plan FL250, FL290, FL310 or FL390 (E-BOUND); FL240 FL280, FL300 or FL400 (W-BOUND)</w:t>
            </w:r>
          </w:p>
        </w:tc>
      </w:tr>
      <w:tr w:rsidR="00AA6C61" w:rsidRPr="00B474F8" w14:paraId="5BC6CC20" w14:textId="77777777" w:rsidTr="006030BD">
        <w:tc>
          <w:tcPr>
            <w:tcW w:w="7584" w:type="dxa"/>
            <w:gridSpan w:val="5"/>
            <w:shd w:val="clear" w:color="auto" w:fill="323E4F" w:themeFill="text2" w:themeFillShade="BF"/>
            <w:vAlign w:val="center"/>
          </w:tcPr>
          <w:p w14:paraId="0DDC6978" w14:textId="2217070B"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CJU – SGN </w:t>
            </w:r>
          </w:p>
        </w:tc>
      </w:tr>
      <w:tr w:rsidR="00AA6C61" w:rsidRPr="00B474F8" w14:paraId="409B1DD5" w14:textId="77777777" w:rsidTr="006030BD">
        <w:tc>
          <w:tcPr>
            <w:tcW w:w="1701" w:type="dxa"/>
            <w:vMerge w:val="restart"/>
            <w:vAlign w:val="center"/>
          </w:tcPr>
          <w:p w14:paraId="7491D5EB"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19C88099"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3BFA3A89"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RKPC</w:t>
            </w:r>
          </w:p>
        </w:tc>
        <w:tc>
          <w:tcPr>
            <w:tcW w:w="1701" w:type="dxa"/>
          </w:tcPr>
          <w:p w14:paraId="09A46227"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SGNCJU</w:t>
            </w:r>
          </w:p>
        </w:tc>
        <w:tc>
          <w:tcPr>
            <w:tcW w:w="2481" w:type="dxa"/>
          </w:tcPr>
          <w:p w14:paraId="0256377B"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RKSI, RKPK</w:t>
            </w:r>
          </w:p>
        </w:tc>
      </w:tr>
      <w:tr w:rsidR="00AA6C61" w:rsidRPr="00B474F8" w14:paraId="1F06B138" w14:textId="77777777" w:rsidTr="006030BD">
        <w:tc>
          <w:tcPr>
            <w:tcW w:w="1701" w:type="dxa"/>
            <w:vMerge/>
            <w:vAlign w:val="center"/>
          </w:tcPr>
          <w:p w14:paraId="19D45E68"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03368717"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RKPC</w:t>
            </w:r>
          </w:p>
        </w:tc>
        <w:tc>
          <w:tcPr>
            <w:tcW w:w="851" w:type="dxa"/>
          </w:tcPr>
          <w:p w14:paraId="5DE91F85"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536B2AED"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CJUSGN</w:t>
            </w:r>
          </w:p>
        </w:tc>
        <w:tc>
          <w:tcPr>
            <w:tcW w:w="2481" w:type="dxa"/>
          </w:tcPr>
          <w:p w14:paraId="515AAF5F"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AA6C61" w:rsidRPr="00B474F8" w14:paraId="43F27A07" w14:textId="77777777" w:rsidTr="006030BD">
        <w:tc>
          <w:tcPr>
            <w:tcW w:w="1701" w:type="dxa"/>
            <w:vAlign w:val="center"/>
          </w:tcPr>
          <w:p w14:paraId="589EBB1C" w14:textId="39AA5A47"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C7D09EC" w14:textId="57561D59"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4D17BFA6" w14:textId="77777777" w:rsidTr="003F26D7">
        <w:tc>
          <w:tcPr>
            <w:tcW w:w="1701" w:type="dxa"/>
            <w:vAlign w:val="center"/>
          </w:tcPr>
          <w:p w14:paraId="5EC985C9"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41E650E"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RKSI</w:t>
            </w:r>
          </w:p>
        </w:tc>
      </w:tr>
      <w:tr w:rsidR="00AA6C61" w:rsidRPr="00B474F8" w14:paraId="3A9DEC25" w14:textId="77777777" w:rsidTr="006030BD">
        <w:tc>
          <w:tcPr>
            <w:tcW w:w="1701" w:type="dxa"/>
            <w:vAlign w:val="center"/>
          </w:tcPr>
          <w:p w14:paraId="23201CFF"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2052660"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5BB3708C" w14:textId="77777777" w:rsidTr="006030BD">
        <w:tc>
          <w:tcPr>
            <w:tcW w:w="1701" w:type="dxa"/>
            <w:vAlign w:val="center"/>
          </w:tcPr>
          <w:p w14:paraId="577914EB" w14:textId="7CBDCAD9"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AD79673" w14:textId="1C79D355"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77B9EECA" w14:textId="77777777" w:rsidTr="006030BD">
        <w:tc>
          <w:tcPr>
            <w:tcW w:w="1701" w:type="dxa"/>
            <w:vAlign w:val="center"/>
          </w:tcPr>
          <w:p w14:paraId="0DF1A299" w14:textId="6743A4EB"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9F7851A"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AA6C61" w:rsidRPr="00B474F8" w14:paraId="20E724ED" w14:textId="77777777" w:rsidTr="006030BD">
        <w:tc>
          <w:tcPr>
            <w:tcW w:w="1701" w:type="dxa"/>
            <w:vAlign w:val="center"/>
          </w:tcPr>
          <w:p w14:paraId="67D698DB" w14:textId="4F68E1E3"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EB2EAD1" w14:textId="05AE9FBB"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AA6C61" w:rsidRPr="00B474F8" w14:paraId="1CD7553F" w14:textId="77777777" w:rsidTr="006030BD">
        <w:tc>
          <w:tcPr>
            <w:tcW w:w="1701" w:type="dxa"/>
            <w:vAlign w:val="center"/>
          </w:tcPr>
          <w:p w14:paraId="330AAC00"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B755624"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F766A43" w14:textId="77777777" w:rsidR="00AA6C61" w:rsidRPr="00B474F8" w:rsidRDefault="00AA6C61" w:rsidP="00AA6C61">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AA6C61" w:rsidRPr="00B474F8" w14:paraId="24C15CAD" w14:textId="77777777" w:rsidTr="006030BD">
        <w:tc>
          <w:tcPr>
            <w:tcW w:w="1701" w:type="dxa"/>
            <w:vAlign w:val="center"/>
          </w:tcPr>
          <w:p w14:paraId="0BEE219D"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98C41B3" w14:textId="77777777" w:rsidR="00AA6C61" w:rsidRPr="00B474F8" w:rsidRDefault="00AA6C61" w:rsidP="00AA6C61">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NIL</w:t>
            </w:r>
          </w:p>
        </w:tc>
      </w:tr>
      <w:tr w:rsidR="00AA6C61" w:rsidRPr="00B474F8" w14:paraId="76CC44BB" w14:textId="77777777" w:rsidTr="006030BD">
        <w:tc>
          <w:tcPr>
            <w:tcW w:w="7584" w:type="dxa"/>
            <w:gridSpan w:val="5"/>
            <w:shd w:val="clear" w:color="auto" w:fill="323E4F" w:themeFill="text2" w:themeFillShade="BF"/>
          </w:tcPr>
          <w:p w14:paraId="290D1ADC" w14:textId="6875EECF" w:rsidR="00AA6C61" w:rsidRPr="00B474F8" w:rsidRDefault="00AA6C6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5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FUK – SGN </w:t>
            </w:r>
          </w:p>
        </w:tc>
      </w:tr>
      <w:tr w:rsidR="00AA6C61" w:rsidRPr="00B474F8" w14:paraId="1BD1AFAB" w14:textId="77777777" w:rsidTr="006030BD">
        <w:tc>
          <w:tcPr>
            <w:tcW w:w="1701" w:type="dxa"/>
            <w:vMerge w:val="restart"/>
            <w:vAlign w:val="center"/>
          </w:tcPr>
          <w:p w14:paraId="1575BFD5"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614D18A2"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65B6D8EA"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RJFF</w:t>
            </w:r>
          </w:p>
        </w:tc>
        <w:tc>
          <w:tcPr>
            <w:tcW w:w="1701" w:type="dxa"/>
          </w:tcPr>
          <w:p w14:paraId="32AC6F96"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SGNFUK2516A</w:t>
            </w:r>
          </w:p>
        </w:tc>
        <w:tc>
          <w:tcPr>
            <w:tcW w:w="2481" w:type="dxa"/>
          </w:tcPr>
          <w:p w14:paraId="1C419A85"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RKPK, RJFU, RJBB</w:t>
            </w:r>
          </w:p>
        </w:tc>
      </w:tr>
      <w:tr w:rsidR="00AA6C61" w:rsidRPr="00B474F8" w14:paraId="11FDA088" w14:textId="77777777" w:rsidTr="006030BD">
        <w:tc>
          <w:tcPr>
            <w:tcW w:w="1701" w:type="dxa"/>
            <w:vMerge/>
            <w:vAlign w:val="center"/>
          </w:tcPr>
          <w:p w14:paraId="564CF44F" w14:textId="77777777" w:rsidR="00AA6C61" w:rsidRPr="00B474F8" w:rsidRDefault="00AA6C61" w:rsidP="00AA6C61">
            <w:pPr>
              <w:autoSpaceDE w:val="0"/>
              <w:autoSpaceDN w:val="0"/>
              <w:adjustRightInd w:val="0"/>
              <w:rPr>
                <w:rFonts w:ascii="Arial" w:hAnsi="Arial" w:cs="Arial"/>
                <w:color w:val="000000" w:themeColor="text1"/>
                <w:sz w:val="18"/>
                <w:szCs w:val="18"/>
              </w:rPr>
            </w:pPr>
          </w:p>
        </w:tc>
        <w:tc>
          <w:tcPr>
            <w:tcW w:w="850" w:type="dxa"/>
          </w:tcPr>
          <w:p w14:paraId="61455596"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RJFF</w:t>
            </w:r>
          </w:p>
        </w:tc>
        <w:tc>
          <w:tcPr>
            <w:tcW w:w="851" w:type="dxa"/>
          </w:tcPr>
          <w:p w14:paraId="3BF141FF"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317D99B2" w14:textId="77777777" w:rsidR="00AA6C61" w:rsidRPr="00B474F8" w:rsidRDefault="00AA6C61" w:rsidP="00AA6C6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FUKSGN1625</w:t>
            </w:r>
          </w:p>
        </w:tc>
        <w:tc>
          <w:tcPr>
            <w:tcW w:w="2481" w:type="dxa"/>
          </w:tcPr>
          <w:p w14:paraId="3A7E1523"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AA6C61" w:rsidRPr="00B474F8" w14:paraId="03C540D0" w14:textId="77777777" w:rsidTr="006030BD">
        <w:tc>
          <w:tcPr>
            <w:tcW w:w="1701" w:type="dxa"/>
            <w:vAlign w:val="center"/>
          </w:tcPr>
          <w:p w14:paraId="15DC484B" w14:textId="3772C4C9"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3ECE19EC" w14:textId="48F41A5A"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AA6C61" w:rsidRPr="00B474F8" w14:paraId="339227A7" w14:textId="77777777" w:rsidTr="003F26D7">
        <w:tc>
          <w:tcPr>
            <w:tcW w:w="1701" w:type="dxa"/>
            <w:vAlign w:val="center"/>
          </w:tcPr>
          <w:p w14:paraId="4A043974"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F1CEBE3" w14:textId="77777777" w:rsidR="00AA6C61" w:rsidRPr="00B474F8" w:rsidRDefault="00AA6C61"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VVCR, VHHH, RCTP, ROAH</w:t>
            </w:r>
          </w:p>
        </w:tc>
      </w:tr>
      <w:tr w:rsidR="00AA6C61" w:rsidRPr="00B474F8" w14:paraId="0E10D387" w14:textId="77777777" w:rsidTr="006030BD">
        <w:tc>
          <w:tcPr>
            <w:tcW w:w="1701" w:type="dxa"/>
            <w:vAlign w:val="center"/>
          </w:tcPr>
          <w:p w14:paraId="0907F063"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09DBAB8"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AA6C61" w:rsidRPr="00B474F8" w14:paraId="1E281008" w14:textId="77777777" w:rsidTr="006030BD">
        <w:tc>
          <w:tcPr>
            <w:tcW w:w="1701" w:type="dxa"/>
            <w:vAlign w:val="center"/>
          </w:tcPr>
          <w:p w14:paraId="368F9BBD" w14:textId="0155B7C7" w:rsidR="00AA6C61" w:rsidRPr="00B474F8" w:rsidRDefault="004463F6"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603783A" w14:textId="7362EFDB" w:rsidR="00AA6C6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AA6C61" w:rsidRPr="00B474F8" w14:paraId="3B27FF0F" w14:textId="77777777" w:rsidTr="006030BD">
        <w:tc>
          <w:tcPr>
            <w:tcW w:w="1701" w:type="dxa"/>
            <w:vAlign w:val="center"/>
          </w:tcPr>
          <w:p w14:paraId="01FBB6E9" w14:textId="0231CCE6" w:rsidR="00AA6C61" w:rsidRPr="00B474F8"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0A4BE5F"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 RNAV10 (RNP10)</w:t>
            </w:r>
          </w:p>
        </w:tc>
      </w:tr>
      <w:tr w:rsidR="00AA6C61" w:rsidRPr="00B474F8" w14:paraId="66A46FB2" w14:textId="77777777" w:rsidTr="006030BD">
        <w:tc>
          <w:tcPr>
            <w:tcW w:w="1701" w:type="dxa"/>
            <w:vAlign w:val="center"/>
          </w:tcPr>
          <w:p w14:paraId="47CBB016" w14:textId="1D3BF054" w:rsidR="00AA6C61" w:rsidRDefault="00AA6C61" w:rsidP="00AA6C6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C2F1E25" w14:textId="1F7F7B0B" w:rsidR="00AA6C61" w:rsidRPr="00B474F8" w:rsidRDefault="00AA6C61" w:rsidP="00AA6C6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AA6C61" w:rsidRPr="00B474F8" w14:paraId="0C96E726" w14:textId="77777777" w:rsidTr="006030BD">
        <w:tc>
          <w:tcPr>
            <w:tcW w:w="1701" w:type="dxa"/>
            <w:vAlign w:val="center"/>
          </w:tcPr>
          <w:p w14:paraId="0870A3F1" w14:textId="77777777" w:rsidR="00AA6C61" w:rsidRPr="00B474F8" w:rsidRDefault="00AA6C61" w:rsidP="00AA6C6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44DFE95"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F2C9683" w14:textId="77777777" w:rsidR="00AA6C61" w:rsidRPr="00B474F8" w:rsidRDefault="00AA6C61" w:rsidP="00AA6C6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20EB9947" w14:textId="77777777" w:rsidTr="006030BD">
        <w:tc>
          <w:tcPr>
            <w:tcW w:w="1701" w:type="dxa"/>
            <w:vAlign w:val="center"/>
          </w:tcPr>
          <w:p w14:paraId="142E6231"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279ACEB" w14:textId="5F569B75"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Allocated flight levels: FL290, FL330</w:t>
            </w:r>
            <w:r>
              <w:rPr>
                <w:rFonts w:ascii="Arial" w:hAnsi="Arial" w:cs="Arial"/>
                <w:bCs/>
                <w:color w:val="000000" w:themeColor="text1"/>
                <w:sz w:val="18"/>
                <w:szCs w:val="18"/>
              </w:rPr>
              <w:t>,</w:t>
            </w:r>
            <w:r w:rsidRPr="00DF4F06">
              <w:rPr>
                <w:rFonts w:ascii="Arial" w:hAnsi="Arial" w:cs="Arial"/>
                <w:bCs/>
                <w:color w:val="000000" w:themeColor="text1"/>
                <w:sz w:val="18"/>
                <w:szCs w:val="18"/>
              </w:rPr>
              <w:t xml:space="preserve"> FL370</w:t>
            </w:r>
            <w:r>
              <w:rPr>
                <w:rFonts w:ascii="Arial" w:hAnsi="Arial" w:cs="Arial"/>
                <w:bCs/>
                <w:color w:val="000000" w:themeColor="text1"/>
                <w:sz w:val="18"/>
                <w:szCs w:val="18"/>
              </w:rPr>
              <w:t>,</w:t>
            </w:r>
            <w:r w:rsidRPr="00DF4F06">
              <w:rPr>
                <w:rFonts w:ascii="Arial" w:hAnsi="Arial" w:cs="Arial"/>
                <w:bCs/>
                <w:color w:val="000000" w:themeColor="text1"/>
                <w:sz w:val="18"/>
                <w:szCs w:val="18"/>
              </w:rPr>
              <w:t xml:space="preserve"> FL410</w:t>
            </w:r>
            <w:r>
              <w:rPr>
                <w:rFonts w:ascii="Arial" w:hAnsi="Arial" w:cs="Arial"/>
                <w:bCs/>
                <w:color w:val="000000" w:themeColor="text1"/>
                <w:sz w:val="18"/>
                <w:szCs w:val="18"/>
              </w:rPr>
              <w:t>; s</w:t>
            </w:r>
            <w:r w:rsidRPr="00DF4F06">
              <w:rPr>
                <w:rFonts w:ascii="Arial" w:hAnsi="Arial" w:cs="Arial"/>
                <w:bCs/>
                <w:color w:val="000000" w:themeColor="text1"/>
                <w:sz w:val="18"/>
                <w:szCs w:val="18"/>
              </w:rPr>
              <w:t>hall be restricted to flights transiting from Taipei FIR to Fukuoka FIR via IGURU between 1700-2200 UTC</w:t>
            </w:r>
            <w:r>
              <w:rPr>
                <w:rFonts w:ascii="Arial" w:hAnsi="Arial" w:cs="Arial"/>
                <w:bCs/>
                <w:color w:val="000000" w:themeColor="text1"/>
                <w:sz w:val="18"/>
                <w:szCs w:val="18"/>
              </w:rPr>
              <w:t xml:space="preserve"> (E-BOUND)</w:t>
            </w:r>
          </w:p>
        </w:tc>
      </w:tr>
      <w:tr w:rsidR="00DF4F06" w:rsidRPr="00B474F8" w14:paraId="5999E2AB" w14:textId="77777777" w:rsidTr="006030BD">
        <w:tc>
          <w:tcPr>
            <w:tcW w:w="7584" w:type="dxa"/>
            <w:gridSpan w:val="5"/>
            <w:shd w:val="clear" w:color="auto" w:fill="323E4F" w:themeFill="text2" w:themeFillShade="BF"/>
          </w:tcPr>
          <w:p w14:paraId="0963ED79" w14:textId="0F5775C9" w:rsidR="00DF4F06" w:rsidRPr="00B474F8" w:rsidRDefault="00DF4F0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ICN – SGN </w:t>
            </w:r>
          </w:p>
        </w:tc>
      </w:tr>
      <w:tr w:rsidR="00DF4F06" w:rsidRPr="00B474F8" w14:paraId="5586A8D6" w14:textId="77777777" w:rsidTr="006030BD">
        <w:tc>
          <w:tcPr>
            <w:tcW w:w="1701" w:type="dxa"/>
            <w:vMerge w:val="restart"/>
            <w:vAlign w:val="center"/>
          </w:tcPr>
          <w:p w14:paraId="7F999E4C"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435AC431"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0C256BF0"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RKSI</w:t>
            </w:r>
          </w:p>
        </w:tc>
        <w:tc>
          <w:tcPr>
            <w:tcW w:w="1701" w:type="dxa"/>
          </w:tcPr>
          <w:p w14:paraId="12AA8B64"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SGNICN2515</w:t>
            </w:r>
          </w:p>
        </w:tc>
        <w:tc>
          <w:tcPr>
            <w:tcW w:w="2481" w:type="dxa"/>
          </w:tcPr>
          <w:p w14:paraId="33B22D75"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RKSS, RKPK, RKTU</w:t>
            </w:r>
          </w:p>
        </w:tc>
      </w:tr>
      <w:tr w:rsidR="00DF4F06" w:rsidRPr="00B474F8" w14:paraId="31E56DB1" w14:textId="77777777" w:rsidTr="006030BD">
        <w:tc>
          <w:tcPr>
            <w:tcW w:w="1701" w:type="dxa"/>
            <w:vMerge/>
            <w:vAlign w:val="center"/>
          </w:tcPr>
          <w:p w14:paraId="2A07F096"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0DA571FA"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RKSI</w:t>
            </w:r>
          </w:p>
        </w:tc>
        <w:tc>
          <w:tcPr>
            <w:tcW w:w="851" w:type="dxa"/>
          </w:tcPr>
          <w:p w14:paraId="1F12423D"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1A83DD67"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ICNSGN1525</w:t>
            </w:r>
          </w:p>
        </w:tc>
        <w:tc>
          <w:tcPr>
            <w:tcW w:w="2481" w:type="dxa"/>
          </w:tcPr>
          <w:p w14:paraId="4FD17795"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DF4F06" w:rsidRPr="00B474F8" w14:paraId="37387EC9" w14:textId="77777777" w:rsidTr="006030BD">
        <w:trPr>
          <w:trHeight w:val="141"/>
        </w:trPr>
        <w:tc>
          <w:tcPr>
            <w:tcW w:w="1701" w:type="dxa"/>
            <w:vAlign w:val="center"/>
          </w:tcPr>
          <w:p w14:paraId="20B099D1" w14:textId="2373A48E"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3209A62B" w14:textId="267CADC9"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DF4F06" w:rsidRPr="00B474F8" w14:paraId="7DD9C537" w14:textId="77777777" w:rsidTr="003F26D7">
        <w:tc>
          <w:tcPr>
            <w:tcW w:w="1701" w:type="dxa"/>
            <w:vAlign w:val="center"/>
          </w:tcPr>
          <w:p w14:paraId="49ADDB9E"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DCF1EB5" w14:textId="77777777" w:rsidR="00DF4F06" w:rsidRPr="00B474F8" w:rsidRDefault="00DF4F06"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RKPC</w:t>
            </w:r>
          </w:p>
        </w:tc>
      </w:tr>
      <w:tr w:rsidR="00DF4F06" w:rsidRPr="00B474F8" w14:paraId="637CD1EF" w14:textId="77777777" w:rsidTr="006030BD">
        <w:tc>
          <w:tcPr>
            <w:tcW w:w="1701" w:type="dxa"/>
            <w:vAlign w:val="center"/>
          </w:tcPr>
          <w:p w14:paraId="266FC96A"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98EB9DB"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DF4F06" w:rsidRPr="00B474F8" w14:paraId="680E2DD4" w14:textId="77777777" w:rsidTr="006030BD">
        <w:tc>
          <w:tcPr>
            <w:tcW w:w="1701" w:type="dxa"/>
            <w:vAlign w:val="center"/>
          </w:tcPr>
          <w:p w14:paraId="468EB3B0" w14:textId="254F87ED"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676D676" w14:textId="3C82782D"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DF4F06" w:rsidRPr="00B474F8" w14:paraId="01E901D3" w14:textId="77777777" w:rsidTr="006030BD">
        <w:tc>
          <w:tcPr>
            <w:tcW w:w="1701" w:type="dxa"/>
            <w:vAlign w:val="center"/>
          </w:tcPr>
          <w:p w14:paraId="03010A5E" w14:textId="2DE89CD4"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9F75E49"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DF4F06" w:rsidRPr="00B474F8" w14:paraId="70787FBB" w14:textId="77777777" w:rsidTr="006030BD">
        <w:tc>
          <w:tcPr>
            <w:tcW w:w="1701" w:type="dxa"/>
            <w:vAlign w:val="center"/>
          </w:tcPr>
          <w:p w14:paraId="2D7F707A" w14:textId="3E6C474D" w:rsidR="00DF4F06"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D0AC01B" w14:textId="5AF832EE"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DF4F06" w:rsidRPr="00B474F8" w14:paraId="42103954" w14:textId="77777777" w:rsidTr="006030BD">
        <w:tc>
          <w:tcPr>
            <w:tcW w:w="1701" w:type="dxa"/>
            <w:vAlign w:val="center"/>
          </w:tcPr>
          <w:p w14:paraId="62F7A3F6"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15A09EE"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63BE015"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2C4161BD" w14:textId="77777777" w:rsidTr="006030BD">
        <w:tc>
          <w:tcPr>
            <w:tcW w:w="1701" w:type="dxa"/>
            <w:vAlign w:val="center"/>
          </w:tcPr>
          <w:p w14:paraId="03743219"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EC7B436" w14:textId="095FA567" w:rsidR="00DF4F06"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 xml:space="preserve">Allocated flight levels: </w:t>
            </w:r>
            <w:r>
              <w:rPr>
                <w:rFonts w:ascii="Arial" w:hAnsi="Arial" w:cs="Arial"/>
                <w:bCs/>
                <w:color w:val="000000" w:themeColor="text1"/>
                <w:sz w:val="18"/>
                <w:szCs w:val="18"/>
              </w:rPr>
              <w:t>FL300, FL340, FL</w:t>
            </w:r>
            <w:r w:rsidR="004402AF">
              <w:rPr>
                <w:rFonts w:ascii="Arial" w:hAnsi="Arial" w:cs="Arial"/>
                <w:bCs/>
                <w:color w:val="000000" w:themeColor="text1"/>
                <w:sz w:val="18"/>
                <w:szCs w:val="18"/>
              </w:rPr>
              <w:t>40</w:t>
            </w:r>
            <w:r>
              <w:rPr>
                <w:rFonts w:ascii="Arial" w:hAnsi="Arial" w:cs="Arial"/>
                <w:bCs/>
                <w:color w:val="000000" w:themeColor="text1"/>
                <w:sz w:val="18"/>
                <w:szCs w:val="18"/>
              </w:rPr>
              <w:t>0</w:t>
            </w:r>
            <w:r w:rsidR="004402AF">
              <w:rPr>
                <w:rFonts w:ascii="Arial" w:hAnsi="Arial" w:cs="Arial"/>
                <w:bCs/>
                <w:color w:val="000000" w:themeColor="text1"/>
                <w:sz w:val="18"/>
                <w:szCs w:val="18"/>
              </w:rPr>
              <w:t xml:space="preserve"> (W-BOUND)</w:t>
            </w:r>
          </w:p>
          <w:p w14:paraId="1BB28FBF" w14:textId="786548FA" w:rsidR="00DF4F06" w:rsidRPr="00B474F8" w:rsidRDefault="00DF4F06" w:rsidP="00DF4F06">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DF4F06" w:rsidRPr="00B474F8" w14:paraId="74DD6FB8" w14:textId="77777777" w:rsidTr="006030BD">
        <w:tc>
          <w:tcPr>
            <w:tcW w:w="7584" w:type="dxa"/>
            <w:gridSpan w:val="5"/>
            <w:shd w:val="clear" w:color="auto" w:fill="323E4F" w:themeFill="text2" w:themeFillShade="BF"/>
          </w:tcPr>
          <w:p w14:paraId="634F50D9" w14:textId="294E59CA" w:rsidR="00DF4F06" w:rsidRPr="00B474F8" w:rsidRDefault="00DF4F0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KIX – SGN</w:t>
            </w:r>
            <w:r w:rsidRPr="00B474F8">
              <w:rPr>
                <w:rFonts w:ascii="Arial" w:hAnsi="Arial" w:cs="Arial"/>
                <w:b/>
                <w:color w:val="000000" w:themeColor="text1"/>
                <w:sz w:val="18"/>
                <w:szCs w:val="18"/>
              </w:rPr>
              <w:t xml:space="preserve"> </w:t>
            </w:r>
          </w:p>
        </w:tc>
      </w:tr>
      <w:tr w:rsidR="00DF4F06" w:rsidRPr="00B474F8" w14:paraId="4D296968" w14:textId="77777777" w:rsidTr="006030BD">
        <w:tc>
          <w:tcPr>
            <w:tcW w:w="1701" w:type="dxa"/>
            <w:vMerge w:val="restart"/>
            <w:vAlign w:val="center"/>
          </w:tcPr>
          <w:p w14:paraId="6E13CC58"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08933865"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12E727E0"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RJBB</w:t>
            </w:r>
          </w:p>
        </w:tc>
        <w:tc>
          <w:tcPr>
            <w:tcW w:w="1701" w:type="dxa"/>
          </w:tcPr>
          <w:p w14:paraId="48F18428"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SGNKIX2506A</w:t>
            </w:r>
          </w:p>
        </w:tc>
        <w:tc>
          <w:tcPr>
            <w:tcW w:w="2481" w:type="dxa"/>
          </w:tcPr>
          <w:p w14:paraId="7467CCD1"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RJOO, RJGG, RJFF</w:t>
            </w:r>
          </w:p>
        </w:tc>
      </w:tr>
      <w:tr w:rsidR="00DF4F06" w:rsidRPr="00B474F8" w14:paraId="17634FBD" w14:textId="77777777" w:rsidTr="006030BD">
        <w:tc>
          <w:tcPr>
            <w:tcW w:w="1701" w:type="dxa"/>
            <w:vMerge/>
            <w:vAlign w:val="center"/>
          </w:tcPr>
          <w:p w14:paraId="48BDA1CF"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2DF552AC"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RJBB</w:t>
            </w:r>
          </w:p>
        </w:tc>
        <w:tc>
          <w:tcPr>
            <w:tcW w:w="851" w:type="dxa"/>
          </w:tcPr>
          <w:p w14:paraId="37716D79"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15817E65"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KIXSGN0625A</w:t>
            </w:r>
          </w:p>
        </w:tc>
        <w:tc>
          <w:tcPr>
            <w:tcW w:w="2481" w:type="dxa"/>
          </w:tcPr>
          <w:p w14:paraId="23DAAE74"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DF4F06" w:rsidRPr="00B474F8" w14:paraId="38634E75" w14:textId="77777777" w:rsidTr="006030BD">
        <w:trPr>
          <w:trHeight w:val="367"/>
        </w:trPr>
        <w:tc>
          <w:tcPr>
            <w:tcW w:w="1701" w:type="dxa"/>
            <w:vAlign w:val="center"/>
          </w:tcPr>
          <w:p w14:paraId="58C8FA0C" w14:textId="0B42B4EC"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312D780D" w14:textId="19236CBF"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DF4F06" w:rsidRPr="00B474F8" w14:paraId="4ED060D6" w14:textId="77777777" w:rsidTr="003F26D7">
        <w:tc>
          <w:tcPr>
            <w:tcW w:w="1701" w:type="dxa"/>
            <w:vAlign w:val="center"/>
          </w:tcPr>
          <w:p w14:paraId="57F6D6F5"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3A151EB" w14:textId="77777777" w:rsidR="00DF4F06" w:rsidRPr="00B474F8" w:rsidRDefault="00DF4F06"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ROAH</w:t>
            </w:r>
          </w:p>
        </w:tc>
      </w:tr>
      <w:tr w:rsidR="00DF4F06" w:rsidRPr="00B474F8" w14:paraId="4481132C" w14:textId="77777777" w:rsidTr="006030BD">
        <w:tc>
          <w:tcPr>
            <w:tcW w:w="1701" w:type="dxa"/>
            <w:vAlign w:val="center"/>
          </w:tcPr>
          <w:p w14:paraId="2B1FE1FD"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12D5E23"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DF4F06" w:rsidRPr="00B474F8" w14:paraId="6111B140" w14:textId="77777777" w:rsidTr="006030BD">
        <w:tc>
          <w:tcPr>
            <w:tcW w:w="1701" w:type="dxa"/>
            <w:vAlign w:val="center"/>
          </w:tcPr>
          <w:p w14:paraId="26C94A24" w14:textId="5FC18981"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8BACB2F" w14:textId="35352558"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DF4F06" w:rsidRPr="00B474F8" w14:paraId="60820356" w14:textId="77777777" w:rsidTr="006030BD">
        <w:tc>
          <w:tcPr>
            <w:tcW w:w="1701" w:type="dxa"/>
            <w:vAlign w:val="center"/>
          </w:tcPr>
          <w:p w14:paraId="7EC9C2A8" w14:textId="44B6C474"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D3DA224"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 RNAV10 (RNP10)</w:t>
            </w:r>
          </w:p>
        </w:tc>
      </w:tr>
      <w:tr w:rsidR="00DF4F06" w:rsidRPr="00B474F8" w14:paraId="66E484A5" w14:textId="77777777" w:rsidTr="006030BD">
        <w:tc>
          <w:tcPr>
            <w:tcW w:w="1701" w:type="dxa"/>
            <w:vAlign w:val="center"/>
          </w:tcPr>
          <w:p w14:paraId="491348D3" w14:textId="7D8062F7" w:rsidR="00DF4F06"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3DD9688" w14:textId="4161A0A1"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DF4F06" w:rsidRPr="00B474F8" w14:paraId="6881C927" w14:textId="77777777" w:rsidTr="006030BD">
        <w:tc>
          <w:tcPr>
            <w:tcW w:w="1701" w:type="dxa"/>
            <w:vAlign w:val="center"/>
          </w:tcPr>
          <w:p w14:paraId="76C6E649"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77D7BE0"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40615DF"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17CB0B34" w14:textId="77777777" w:rsidTr="006030BD">
        <w:tc>
          <w:tcPr>
            <w:tcW w:w="1701" w:type="dxa"/>
            <w:vAlign w:val="center"/>
          </w:tcPr>
          <w:p w14:paraId="560EBF66"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ED18AEB" w14:textId="5772D272" w:rsidR="00DF4F06" w:rsidRPr="00B474F8" w:rsidRDefault="004402AF" w:rsidP="00DF4F06">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Allocated flight levels: FL290, FL330</w:t>
            </w:r>
            <w:r>
              <w:rPr>
                <w:rFonts w:ascii="Arial" w:hAnsi="Arial" w:cs="Arial"/>
                <w:bCs/>
                <w:color w:val="000000" w:themeColor="text1"/>
                <w:sz w:val="18"/>
                <w:szCs w:val="18"/>
              </w:rPr>
              <w:t>,</w:t>
            </w:r>
            <w:r w:rsidRPr="00DF4F06">
              <w:rPr>
                <w:rFonts w:ascii="Arial" w:hAnsi="Arial" w:cs="Arial"/>
                <w:bCs/>
                <w:color w:val="000000" w:themeColor="text1"/>
                <w:sz w:val="18"/>
                <w:szCs w:val="18"/>
              </w:rPr>
              <w:t xml:space="preserve"> FL370</w:t>
            </w:r>
            <w:r>
              <w:rPr>
                <w:rFonts w:ascii="Arial" w:hAnsi="Arial" w:cs="Arial"/>
                <w:bCs/>
                <w:color w:val="000000" w:themeColor="text1"/>
                <w:sz w:val="18"/>
                <w:szCs w:val="18"/>
              </w:rPr>
              <w:t>,</w:t>
            </w:r>
            <w:r w:rsidRPr="00DF4F06">
              <w:rPr>
                <w:rFonts w:ascii="Arial" w:hAnsi="Arial" w:cs="Arial"/>
                <w:bCs/>
                <w:color w:val="000000" w:themeColor="text1"/>
                <w:sz w:val="18"/>
                <w:szCs w:val="18"/>
              </w:rPr>
              <w:t xml:space="preserve"> FL410</w:t>
            </w:r>
            <w:r>
              <w:rPr>
                <w:rFonts w:ascii="Arial" w:hAnsi="Arial" w:cs="Arial"/>
                <w:bCs/>
                <w:color w:val="000000" w:themeColor="text1"/>
                <w:sz w:val="18"/>
                <w:szCs w:val="18"/>
              </w:rPr>
              <w:t>; s</w:t>
            </w:r>
            <w:r w:rsidRPr="00DF4F06">
              <w:rPr>
                <w:rFonts w:ascii="Arial" w:hAnsi="Arial" w:cs="Arial"/>
                <w:bCs/>
                <w:color w:val="000000" w:themeColor="text1"/>
                <w:sz w:val="18"/>
                <w:szCs w:val="18"/>
              </w:rPr>
              <w:t>hall be restricted to flights transiting from Taipei FIR to Fukuoka FIR via IGURU between 1700-2200 UTC</w:t>
            </w:r>
            <w:r>
              <w:rPr>
                <w:rFonts w:ascii="Arial" w:hAnsi="Arial" w:cs="Arial"/>
                <w:bCs/>
                <w:color w:val="000000" w:themeColor="text1"/>
                <w:sz w:val="18"/>
                <w:szCs w:val="18"/>
              </w:rPr>
              <w:t xml:space="preserve"> (E-BOUND)</w:t>
            </w:r>
          </w:p>
        </w:tc>
      </w:tr>
      <w:tr w:rsidR="00DF4F06" w:rsidRPr="00B474F8" w14:paraId="4597BEA8" w14:textId="77777777" w:rsidTr="006030BD">
        <w:tc>
          <w:tcPr>
            <w:tcW w:w="7584" w:type="dxa"/>
            <w:gridSpan w:val="5"/>
            <w:shd w:val="clear" w:color="auto" w:fill="323E4F" w:themeFill="text2" w:themeFillShade="BF"/>
          </w:tcPr>
          <w:p w14:paraId="63797559" w14:textId="3DD775F2" w:rsidR="00DF4F06" w:rsidRPr="00B474F8" w:rsidRDefault="00DF4F0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MWX – SGN </w:t>
            </w:r>
          </w:p>
        </w:tc>
      </w:tr>
      <w:tr w:rsidR="00DF4F06" w:rsidRPr="00B474F8" w14:paraId="5E0A317E" w14:textId="77777777" w:rsidTr="006030BD">
        <w:tc>
          <w:tcPr>
            <w:tcW w:w="1701" w:type="dxa"/>
            <w:vMerge w:val="restart"/>
            <w:vAlign w:val="center"/>
          </w:tcPr>
          <w:p w14:paraId="697A1F60"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0D1298BE"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1D7A75F6"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RKJB</w:t>
            </w:r>
          </w:p>
        </w:tc>
        <w:tc>
          <w:tcPr>
            <w:tcW w:w="1701" w:type="dxa"/>
          </w:tcPr>
          <w:p w14:paraId="7E0C1609"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SGNMWX</w:t>
            </w:r>
          </w:p>
        </w:tc>
        <w:tc>
          <w:tcPr>
            <w:tcW w:w="2481" w:type="dxa"/>
          </w:tcPr>
          <w:p w14:paraId="30B655E6"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RKSI, RKPK</w:t>
            </w:r>
          </w:p>
        </w:tc>
      </w:tr>
      <w:tr w:rsidR="00DF4F06" w:rsidRPr="00B474F8" w14:paraId="09440242" w14:textId="77777777" w:rsidTr="006030BD">
        <w:tc>
          <w:tcPr>
            <w:tcW w:w="1701" w:type="dxa"/>
            <w:vMerge/>
            <w:vAlign w:val="center"/>
          </w:tcPr>
          <w:p w14:paraId="48199FEA"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1A18B87D"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RKJB</w:t>
            </w:r>
          </w:p>
        </w:tc>
        <w:tc>
          <w:tcPr>
            <w:tcW w:w="851" w:type="dxa"/>
          </w:tcPr>
          <w:p w14:paraId="416A5D24"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2883FDBB"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MWXSGN</w:t>
            </w:r>
          </w:p>
        </w:tc>
        <w:tc>
          <w:tcPr>
            <w:tcW w:w="2481" w:type="dxa"/>
          </w:tcPr>
          <w:p w14:paraId="6AA9A5A1"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DF4F06" w:rsidRPr="00B474F8" w14:paraId="18D39792" w14:textId="77777777" w:rsidTr="00BD1C0B">
        <w:trPr>
          <w:trHeight w:val="267"/>
        </w:trPr>
        <w:tc>
          <w:tcPr>
            <w:tcW w:w="1701" w:type="dxa"/>
            <w:vAlign w:val="center"/>
          </w:tcPr>
          <w:p w14:paraId="36434EBE" w14:textId="38DC1608"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4F30A916" w14:textId="6E461515"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DF4F06" w:rsidRPr="00B474F8" w14:paraId="6BCE5249" w14:textId="77777777" w:rsidTr="003F26D7">
        <w:tc>
          <w:tcPr>
            <w:tcW w:w="1701" w:type="dxa"/>
            <w:vAlign w:val="center"/>
          </w:tcPr>
          <w:p w14:paraId="11175F9E"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8BBE85F" w14:textId="77777777" w:rsidR="00DF4F06" w:rsidRPr="00B474F8" w:rsidRDefault="00DF4F06"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w:t>
            </w:r>
          </w:p>
        </w:tc>
      </w:tr>
      <w:tr w:rsidR="00DF4F06" w:rsidRPr="00B474F8" w14:paraId="141DD296" w14:textId="77777777" w:rsidTr="006030BD">
        <w:tc>
          <w:tcPr>
            <w:tcW w:w="1701" w:type="dxa"/>
            <w:vAlign w:val="center"/>
          </w:tcPr>
          <w:p w14:paraId="6537A930"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3627B38"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DF4F06" w:rsidRPr="00B474F8" w14:paraId="0B863314" w14:textId="77777777" w:rsidTr="006030BD">
        <w:tc>
          <w:tcPr>
            <w:tcW w:w="1701" w:type="dxa"/>
            <w:vAlign w:val="center"/>
          </w:tcPr>
          <w:p w14:paraId="572483A8" w14:textId="04FF8F7B"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AF95D89" w14:textId="6FCB5FD1"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DF4F06" w:rsidRPr="00B474F8" w14:paraId="4459578F" w14:textId="77777777" w:rsidTr="006030BD">
        <w:tc>
          <w:tcPr>
            <w:tcW w:w="1701" w:type="dxa"/>
            <w:vAlign w:val="center"/>
          </w:tcPr>
          <w:p w14:paraId="366245BB" w14:textId="121DAB19"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319EB00"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DF4F06" w:rsidRPr="00B474F8" w14:paraId="512AEF44" w14:textId="77777777" w:rsidTr="006030BD">
        <w:tc>
          <w:tcPr>
            <w:tcW w:w="1701" w:type="dxa"/>
            <w:vAlign w:val="center"/>
          </w:tcPr>
          <w:p w14:paraId="2576BA76" w14:textId="5B468C86" w:rsidR="00DF4F06"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6DC014E" w14:textId="3C89D229"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DF4F06" w:rsidRPr="00B474F8" w14:paraId="224F74B8" w14:textId="77777777" w:rsidTr="006030BD">
        <w:tc>
          <w:tcPr>
            <w:tcW w:w="1701" w:type="dxa"/>
            <w:vAlign w:val="center"/>
          </w:tcPr>
          <w:p w14:paraId="3280ECD4"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170A5FBA"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4072CD4"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0A7BE2AC" w14:textId="77777777" w:rsidTr="006030BD">
        <w:tc>
          <w:tcPr>
            <w:tcW w:w="1701" w:type="dxa"/>
            <w:vAlign w:val="center"/>
          </w:tcPr>
          <w:p w14:paraId="5D3D770E"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63A8AC6" w14:textId="77777777" w:rsidR="00173415" w:rsidRDefault="00173415" w:rsidP="00173415">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 xml:space="preserve">Allocated flight levels: </w:t>
            </w:r>
            <w:r>
              <w:rPr>
                <w:rFonts w:ascii="Arial" w:hAnsi="Arial" w:cs="Arial"/>
                <w:bCs/>
                <w:color w:val="000000" w:themeColor="text1"/>
                <w:sz w:val="18"/>
                <w:szCs w:val="18"/>
              </w:rPr>
              <w:t>FL300, FL340, FL400 (W-BOUND)</w:t>
            </w:r>
          </w:p>
          <w:p w14:paraId="1A0D477A" w14:textId="3EEAB5B5" w:rsidR="00DF4F06" w:rsidRPr="00B474F8" w:rsidRDefault="00173415" w:rsidP="00173415">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Pr>
                <w:rFonts w:ascii="Arial" w:hAnsi="Arial" w:cs="Arial"/>
                <w:color w:val="000000" w:themeColor="text1"/>
                <w:sz w:val="18"/>
                <w:szCs w:val="18"/>
              </w:rPr>
              <w:t>THE EAST OF SADLI: Flights shall flight plan FL250, FL290, FL310 or FL390 (E-BOUND); FL240 FL280, FL300 or FL400 (W-BOUND)</w:t>
            </w:r>
          </w:p>
        </w:tc>
      </w:tr>
      <w:tr w:rsidR="00DF4F06" w:rsidRPr="00B474F8" w14:paraId="7F4E1E5E" w14:textId="77777777" w:rsidTr="006030BD">
        <w:tc>
          <w:tcPr>
            <w:tcW w:w="7584" w:type="dxa"/>
            <w:gridSpan w:val="5"/>
            <w:shd w:val="clear" w:color="auto" w:fill="323E4F" w:themeFill="text2" w:themeFillShade="BF"/>
          </w:tcPr>
          <w:p w14:paraId="4DB3A1AC" w14:textId="0DD49D68" w:rsidR="00DF4F06" w:rsidRPr="00B474F8" w:rsidRDefault="00DF4F0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NGO – SGN</w:t>
            </w:r>
            <w:r w:rsidRPr="00B474F8">
              <w:rPr>
                <w:rFonts w:ascii="Arial" w:hAnsi="Arial" w:cs="Arial"/>
                <w:b/>
                <w:color w:val="000000" w:themeColor="text1"/>
                <w:sz w:val="18"/>
                <w:szCs w:val="18"/>
              </w:rPr>
              <w:t xml:space="preserve"> </w:t>
            </w:r>
          </w:p>
        </w:tc>
      </w:tr>
      <w:tr w:rsidR="00DF4F06" w:rsidRPr="00B474F8" w14:paraId="1F1B91C2" w14:textId="77777777" w:rsidTr="006030BD">
        <w:tc>
          <w:tcPr>
            <w:tcW w:w="1701" w:type="dxa"/>
            <w:vMerge w:val="restart"/>
            <w:vAlign w:val="center"/>
          </w:tcPr>
          <w:p w14:paraId="72F00903"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7D96A482"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17320923"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RJGG</w:t>
            </w:r>
          </w:p>
        </w:tc>
        <w:tc>
          <w:tcPr>
            <w:tcW w:w="1701" w:type="dxa"/>
          </w:tcPr>
          <w:p w14:paraId="75954B91"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SGNNGO2536A</w:t>
            </w:r>
          </w:p>
        </w:tc>
        <w:tc>
          <w:tcPr>
            <w:tcW w:w="2481" w:type="dxa"/>
          </w:tcPr>
          <w:p w14:paraId="7B81014B"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RJBB, RJTT, RJAA</w:t>
            </w:r>
          </w:p>
        </w:tc>
      </w:tr>
      <w:tr w:rsidR="00DF4F06" w:rsidRPr="00B474F8" w14:paraId="0E595EF3" w14:textId="77777777" w:rsidTr="006030BD">
        <w:tc>
          <w:tcPr>
            <w:tcW w:w="1701" w:type="dxa"/>
            <w:vMerge/>
            <w:vAlign w:val="center"/>
          </w:tcPr>
          <w:p w14:paraId="7FB38E86"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266F9CB9"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RJGG</w:t>
            </w:r>
          </w:p>
        </w:tc>
        <w:tc>
          <w:tcPr>
            <w:tcW w:w="851" w:type="dxa"/>
          </w:tcPr>
          <w:p w14:paraId="22DC2A5E"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735224B9"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NGOSGN3625</w:t>
            </w:r>
          </w:p>
        </w:tc>
        <w:tc>
          <w:tcPr>
            <w:tcW w:w="2481" w:type="dxa"/>
          </w:tcPr>
          <w:p w14:paraId="3157BF79"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DF4F06" w:rsidRPr="00B474F8" w14:paraId="380A3CEB" w14:textId="77777777" w:rsidTr="006030BD">
        <w:trPr>
          <w:trHeight w:val="341"/>
        </w:trPr>
        <w:tc>
          <w:tcPr>
            <w:tcW w:w="1701" w:type="dxa"/>
            <w:vAlign w:val="center"/>
          </w:tcPr>
          <w:p w14:paraId="4C80E550" w14:textId="7C36AEAC"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07EA068E" w14:textId="58D7FE2F"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DF4F06" w:rsidRPr="00B474F8" w14:paraId="28B815FE" w14:textId="77777777" w:rsidTr="003F26D7">
        <w:tc>
          <w:tcPr>
            <w:tcW w:w="1701" w:type="dxa"/>
            <w:vAlign w:val="center"/>
          </w:tcPr>
          <w:p w14:paraId="159C4987"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7BD6AD4" w14:textId="77777777" w:rsidR="00DF4F06" w:rsidRPr="00B474F8" w:rsidRDefault="00DF4F06"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ROAH</w:t>
            </w:r>
          </w:p>
        </w:tc>
      </w:tr>
      <w:tr w:rsidR="00DF4F06" w:rsidRPr="00B474F8" w14:paraId="75B88A79" w14:textId="77777777" w:rsidTr="006030BD">
        <w:tc>
          <w:tcPr>
            <w:tcW w:w="1701" w:type="dxa"/>
            <w:vAlign w:val="center"/>
          </w:tcPr>
          <w:p w14:paraId="393075FC"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32B0DAE"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DF4F06" w:rsidRPr="00B474F8" w14:paraId="5C5A564D" w14:textId="77777777" w:rsidTr="006030BD">
        <w:tc>
          <w:tcPr>
            <w:tcW w:w="1701" w:type="dxa"/>
            <w:vAlign w:val="center"/>
          </w:tcPr>
          <w:p w14:paraId="43A541FD" w14:textId="5DBCE22B"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F8C16FB" w14:textId="581A47E9"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DF4F06" w:rsidRPr="00B474F8" w14:paraId="4317C195" w14:textId="77777777" w:rsidTr="006030BD">
        <w:tc>
          <w:tcPr>
            <w:tcW w:w="1701" w:type="dxa"/>
            <w:vAlign w:val="center"/>
          </w:tcPr>
          <w:p w14:paraId="10ADADE1" w14:textId="170AA731"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1F44569"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 RNAV10 (RNP10)</w:t>
            </w:r>
          </w:p>
        </w:tc>
      </w:tr>
      <w:tr w:rsidR="00DF4F06" w:rsidRPr="00B474F8" w14:paraId="3C84F768" w14:textId="77777777" w:rsidTr="006030BD">
        <w:tc>
          <w:tcPr>
            <w:tcW w:w="1701" w:type="dxa"/>
            <w:vAlign w:val="center"/>
          </w:tcPr>
          <w:p w14:paraId="1FADD802" w14:textId="424D395D" w:rsidR="00DF4F06"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B44768D" w14:textId="279E7D94"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DF4F06" w:rsidRPr="00B474F8" w14:paraId="1FF65A4C" w14:textId="77777777" w:rsidTr="006030BD">
        <w:tc>
          <w:tcPr>
            <w:tcW w:w="1701" w:type="dxa"/>
            <w:vAlign w:val="center"/>
          </w:tcPr>
          <w:p w14:paraId="016A5576"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75D4BA8"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12C6A4A"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08A41B4D" w14:textId="77777777" w:rsidTr="006030BD">
        <w:tc>
          <w:tcPr>
            <w:tcW w:w="1701" w:type="dxa"/>
            <w:vAlign w:val="center"/>
          </w:tcPr>
          <w:p w14:paraId="48F2DF0A"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8636846" w14:textId="0405B441" w:rsidR="00DF4F06" w:rsidRPr="00B474F8" w:rsidRDefault="004402AF" w:rsidP="00DF4F06">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Allocated flight levels: FL290, FL330</w:t>
            </w:r>
            <w:r>
              <w:rPr>
                <w:rFonts w:ascii="Arial" w:hAnsi="Arial" w:cs="Arial"/>
                <w:bCs/>
                <w:color w:val="000000" w:themeColor="text1"/>
                <w:sz w:val="18"/>
                <w:szCs w:val="18"/>
              </w:rPr>
              <w:t>,</w:t>
            </w:r>
            <w:r w:rsidRPr="00DF4F06">
              <w:rPr>
                <w:rFonts w:ascii="Arial" w:hAnsi="Arial" w:cs="Arial"/>
                <w:bCs/>
                <w:color w:val="000000" w:themeColor="text1"/>
                <w:sz w:val="18"/>
                <w:szCs w:val="18"/>
              </w:rPr>
              <w:t xml:space="preserve"> FL370</w:t>
            </w:r>
            <w:r>
              <w:rPr>
                <w:rFonts w:ascii="Arial" w:hAnsi="Arial" w:cs="Arial"/>
                <w:bCs/>
                <w:color w:val="000000" w:themeColor="text1"/>
                <w:sz w:val="18"/>
                <w:szCs w:val="18"/>
              </w:rPr>
              <w:t>,</w:t>
            </w:r>
            <w:r w:rsidRPr="00DF4F06">
              <w:rPr>
                <w:rFonts w:ascii="Arial" w:hAnsi="Arial" w:cs="Arial"/>
                <w:bCs/>
                <w:color w:val="000000" w:themeColor="text1"/>
                <w:sz w:val="18"/>
                <w:szCs w:val="18"/>
              </w:rPr>
              <w:t xml:space="preserve"> FL410</w:t>
            </w:r>
            <w:r>
              <w:rPr>
                <w:rFonts w:ascii="Arial" w:hAnsi="Arial" w:cs="Arial"/>
                <w:bCs/>
                <w:color w:val="000000" w:themeColor="text1"/>
                <w:sz w:val="18"/>
                <w:szCs w:val="18"/>
              </w:rPr>
              <w:t>; s</w:t>
            </w:r>
            <w:r w:rsidRPr="00DF4F06">
              <w:rPr>
                <w:rFonts w:ascii="Arial" w:hAnsi="Arial" w:cs="Arial"/>
                <w:bCs/>
                <w:color w:val="000000" w:themeColor="text1"/>
                <w:sz w:val="18"/>
                <w:szCs w:val="18"/>
              </w:rPr>
              <w:t>hall be restricted to flights transiting from Taipei FIR to Fukuoka FIR via IGURU between 1700-2200 UTC</w:t>
            </w:r>
            <w:r>
              <w:rPr>
                <w:rFonts w:ascii="Arial" w:hAnsi="Arial" w:cs="Arial"/>
                <w:bCs/>
                <w:color w:val="000000" w:themeColor="text1"/>
                <w:sz w:val="18"/>
                <w:szCs w:val="18"/>
              </w:rPr>
              <w:t xml:space="preserve"> (E-BOUND)</w:t>
            </w:r>
          </w:p>
        </w:tc>
      </w:tr>
      <w:tr w:rsidR="00DF4F06" w:rsidRPr="00B474F8" w14:paraId="22AE1ED9" w14:textId="77777777" w:rsidTr="006030BD">
        <w:tc>
          <w:tcPr>
            <w:tcW w:w="7584" w:type="dxa"/>
            <w:gridSpan w:val="5"/>
            <w:shd w:val="clear" w:color="auto" w:fill="323E4F" w:themeFill="text2" w:themeFillShade="BF"/>
          </w:tcPr>
          <w:p w14:paraId="1AB81298" w14:textId="30A7661D" w:rsidR="00DF4F06" w:rsidRPr="00B474F8" w:rsidRDefault="00DF4F0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NRT – SGN </w:t>
            </w:r>
          </w:p>
        </w:tc>
      </w:tr>
      <w:tr w:rsidR="00DF4F06" w:rsidRPr="00B474F8" w14:paraId="0666138A" w14:textId="77777777" w:rsidTr="006030BD">
        <w:tc>
          <w:tcPr>
            <w:tcW w:w="1701" w:type="dxa"/>
            <w:vMerge w:val="restart"/>
            <w:vAlign w:val="center"/>
          </w:tcPr>
          <w:p w14:paraId="0CE22534"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5ABA0279"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2CFDB9D8"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RJAA</w:t>
            </w:r>
          </w:p>
        </w:tc>
        <w:tc>
          <w:tcPr>
            <w:tcW w:w="1701" w:type="dxa"/>
          </w:tcPr>
          <w:p w14:paraId="1CCF5DCD"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SGNNRT2516</w:t>
            </w:r>
          </w:p>
        </w:tc>
        <w:tc>
          <w:tcPr>
            <w:tcW w:w="2481" w:type="dxa"/>
          </w:tcPr>
          <w:p w14:paraId="5A4E3C24"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RJTT, RJGG, RJBB</w:t>
            </w:r>
          </w:p>
        </w:tc>
      </w:tr>
      <w:tr w:rsidR="00DF4F06" w:rsidRPr="00B474F8" w14:paraId="5D58C4D9" w14:textId="77777777" w:rsidTr="006030BD">
        <w:tc>
          <w:tcPr>
            <w:tcW w:w="1701" w:type="dxa"/>
            <w:vMerge/>
            <w:vAlign w:val="center"/>
          </w:tcPr>
          <w:p w14:paraId="15083C2C"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77F92FCF"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RJAA</w:t>
            </w:r>
          </w:p>
        </w:tc>
        <w:tc>
          <w:tcPr>
            <w:tcW w:w="851" w:type="dxa"/>
          </w:tcPr>
          <w:p w14:paraId="2DAC1182"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3D288510"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NRTSGN1625</w:t>
            </w:r>
          </w:p>
        </w:tc>
        <w:tc>
          <w:tcPr>
            <w:tcW w:w="2481" w:type="dxa"/>
          </w:tcPr>
          <w:p w14:paraId="568592AC"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DF4F06" w:rsidRPr="00B474F8" w14:paraId="35AD0939" w14:textId="77777777" w:rsidTr="006030BD">
        <w:tc>
          <w:tcPr>
            <w:tcW w:w="1701" w:type="dxa"/>
            <w:vAlign w:val="center"/>
          </w:tcPr>
          <w:p w14:paraId="051B5923" w14:textId="7493198A"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05374DB7" w14:textId="4A47C79B"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DF4F06" w:rsidRPr="00B474F8" w14:paraId="43E94F00" w14:textId="77777777" w:rsidTr="003F26D7">
        <w:tc>
          <w:tcPr>
            <w:tcW w:w="1701" w:type="dxa"/>
            <w:vAlign w:val="center"/>
          </w:tcPr>
          <w:p w14:paraId="3184960B"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67CFC56" w14:textId="77777777" w:rsidR="00DF4F06" w:rsidRPr="00B474F8" w:rsidRDefault="00DF4F06"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ROAH, RJBB</w:t>
            </w:r>
          </w:p>
        </w:tc>
      </w:tr>
      <w:tr w:rsidR="00DF4F06" w:rsidRPr="00B474F8" w14:paraId="27AFD108" w14:textId="77777777" w:rsidTr="006030BD">
        <w:tc>
          <w:tcPr>
            <w:tcW w:w="1701" w:type="dxa"/>
            <w:vAlign w:val="center"/>
          </w:tcPr>
          <w:p w14:paraId="68889215"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A591CB9"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DF4F06" w:rsidRPr="00B474F8" w14:paraId="7AF7040D" w14:textId="77777777" w:rsidTr="006030BD">
        <w:tc>
          <w:tcPr>
            <w:tcW w:w="1701" w:type="dxa"/>
            <w:vAlign w:val="center"/>
          </w:tcPr>
          <w:p w14:paraId="1EF2E1FF" w14:textId="7CFEFCC5"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84C8781" w14:textId="20DA5FFC"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DF4F06" w:rsidRPr="00B474F8" w14:paraId="28076AC1" w14:textId="77777777" w:rsidTr="006030BD">
        <w:tc>
          <w:tcPr>
            <w:tcW w:w="1701" w:type="dxa"/>
            <w:vAlign w:val="center"/>
          </w:tcPr>
          <w:p w14:paraId="71635CA8" w14:textId="7B66F3E8"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BE695A4"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 RNAV10 (RNP10)</w:t>
            </w:r>
          </w:p>
        </w:tc>
      </w:tr>
      <w:tr w:rsidR="00DF4F06" w:rsidRPr="00B474F8" w14:paraId="2B3D0671" w14:textId="77777777" w:rsidTr="006030BD">
        <w:tc>
          <w:tcPr>
            <w:tcW w:w="1701" w:type="dxa"/>
            <w:vAlign w:val="center"/>
          </w:tcPr>
          <w:p w14:paraId="1EE651E4" w14:textId="4C010E09" w:rsidR="00DF4F06"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4E04829" w14:textId="5F843D1E"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DF4F06" w:rsidRPr="00B474F8" w14:paraId="109C2D6A" w14:textId="77777777" w:rsidTr="006030BD">
        <w:tc>
          <w:tcPr>
            <w:tcW w:w="1701" w:type="dxa"/>
            <w:vAlign w:val="center"/>
          </w:tcPr>
          <w:p w14:paraId="3F972E1A"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5D079EF"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9E27B2C"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3EDC59C9" w14:textId="77777777" w:rsidTr="006030BD">
        <w:tc>
          <w:tcPr>
            <w:tcW w:w="1701" w:type="dxa"/>
            <w:vAlign w:val="center"/>
          </w:tcPr>
          <w:p w14:paraId="5286FA99"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F48972D" w14:textId="6F78BAC0" w:rsidR="00DF4F06" w:rsidRPr="00B474F8" w:rsidRDefault="004402AF" w:rsidP="00DF4F06">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Allocated flight levels: FL290, FL330</w:t>
            </w:r>
            <w:r>
              <w:rPr>
                <w:rFonts w:ascii="Arial" w:hAnsi="Arial" w:cs="Arial"/>
                <w:bCs/>
                <w:color w:val="000000" w:themeColor="text1"/>
                <w:sz w:val="18"/>
                <w:szCs w:val="18"/>
              </w:rPr>
              <w:t>,</w:t>
            </w:r>
            <w:r w:rsidRPr="00DF4F06">
              <w:rPr>
                <w:rFonts w:ascii="Arial" w:hAnsi="Arial" w:cs="Arial"/>
                <w:bCs/>
                <w:color w:val="000000" w:themeColor="text1"/>
                <w:sz w:val="18"/>
                <w:szCs w:val="18"/>
              </w:rPr>
              <w:t xml:space="preserve"> FL370</w:t>
            </w:r>
            <w:r>
              <w:rPr>
                <w:rFonts w:ascii="Arial" w:hAnsi="Arial" w:cs="Arial"/>
                <w:bCs/>
                <w:color w:val="000000" w:themeColor="text1"/>
                <w:sz w:val="18"/>
                <w:szCs w:val="18"/>
              </w:rPr>
              <w:t>,</w:t>
            </w:r>
            <w:r w:rsidRPr="00DF4F06">
              <w:rPr>
                <w:rFonts w:ascii="Arial" w:hAnsi="Arial" w:cs="Arial"/>
                <w:bCs/>
                <w:color w:val="000000" w:themeColor="text1"/>
                <w:sz w:val="18"/>
                <w:szCs w:val="18"/>
              </w:rPr>
              <w:t xml:space="preserve"> FL410</w:t>
            </w:r>
            <w:r>
              <w:rPr>
                <w:rFonts w:ascii="Arial" w:hAnsi="Arial" w:cs="Arial"/>
                <w:bCs/>
                <w:color w:val="000000" w:themeColor="text1"/>
                <w:sz w:val="18"/>
                <w:szCs w:val="18"/>
              </w:rPr>
              <w:t>; s</w:t>
            </w:r>
            <w:r w:rsidRPr="00DF4F06">
              <w:rPr>
                <w:rFonts w:ascii="Arial" w:hAnsi="Arial" w:cs="Arial"/>
                <w:bCs/>
                <w:color w:val="000000" w:themeColor="text1"/>
                <w:sz w:val="18"/>
                <w:szCs w:val="18"/>
              </w:rPr>
              <w:t>hall be restricted to flights transiting from Taipei FIR to Fukuoka FIR via IGURU between 1700-2200 UTC</w:t>
            </w:r>
            <w:r>
              <w:rPr>
                <w:rFonts w:ascii="Arial" w:hAnsi="Arial" w:cs="Arial"/>
                <w:bCs/>
                <w:color w:val="000000" w:themeColor="text1"/>
                <w:sz w:val="18"/>
                <w:szCs w:val="18"/>
              </w:rPr>
              <w:t xml:space="preserve"> (E-BOUND)</w:t>
            </w:r>
          </w:p>
        </w:tc>
      </w:tr>
      <w:tr w:rsidR="00DF4F06" w:rsidRPr="00B474F8" w14:paraId="4B8734A0" w14:textId="77777777" w:rsidTr="006030BD">
        <w:tc>
          <w:tcPr>
            <w:tcW w:w="7584" w:type="dxa"/>
            <w:gridSpan w:val="5"/>
            <w:shd w:val="clear" w:color="auto" w:fill="323E4F" w:themeFill="text2" w:themeFillShade="BF"/>
          </w:tcPr>
          <w:p w14:paraId="266D55F4" w14:textId="21053D61" w:rsidR="00DF4F06" w:rsidRPr="00B474F8" w:rsidRDefault="00DF4F0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PUS – SGN</w:t>
            </w:r>
            <w:r w:rsidRPr="00B474F8">
              <w:rPr>
                <w:rFonts w:ascii="Arial" w:hAnsi="Arial" w:cs="Arial"/>
                <w:b/>
                <w:color w:val="000000" w:themeColor="text1"/>
                <w:sz w:val="18"/>
                <w:szCs w:val="18"/>
              </w:rPr>
              <w:t xml:space="preserve"> </w:t>
            </w:r>
            <w:r w:rsidRPr="00B474F8">
              <w:rPr>
                <w:rFonts w:ascii="Arial" w:hAnsi="Arial" w:cs="Arial"/>
                <w:b/>
                <w:color w:val="FFFFFF" w:themeColor="background1"/>
                <w:sz w:val="18"/>
                <w:szCs w:val="18"/>
              </w:rPr>
              <w:t xml:space="preserve"> </w:t>
            </w:r>
          </w:p>
        </w:tc>
      </w:tr>
      <w:tr w:rsidR="00DF4F06" w:rsidRPr="00B474F8" w14:paraId="108B6827" w14:textId="77777777" w:rsidTr="006030BD">
        <w:tc>
          <w:tcPr>
            <w:tcW w:w="1701" w:type="dxa"/>
            <w:vMerge w:val="restart"/>
            <w:vAlign w:val="center"/>
          </w:tcPr>
          <w:p w14:paraId="1CFAC6CD"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5BA976CB"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0F3F3F29"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RKPK</w:t>
            </w:r>
          </w:p>
        </w:tc>
        <w:tc>
          <w:tcPr>
            <w:tcW w:w="1701" w:type="dxa"/>
          </w:tcPr>
          <w:p w14:paraId="0866D393"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SGNPUS2536A</w:t>
            </w:r>
          </w:p>
        </w:tc>
        <w:tc>
          <w:tcPr>
            <w:tcW w:w="2481" w:type="dxa"/>
          </w:tcPr>
          <w:p w14:paraId="6BCF7369"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RKPC, RJFF, RKPK</w:t>
            </w:r>
          </w:p>
        </w:tc>
      </w:tr>
      <w:tr w:rsidR="00DF4F06" w:rsidRPr="00B474F8" w14:paraId="46FBB3DE" w14:textId="77777777" w:rsidTr="006030BD">
        <w:tc>
          <w:tcPr>
            <w:tcW w:w="1701" w:type="dxa"/>
            <w:vMerge/>
            <w:vAlign w:val="center"/>
          </w:tcPr>
          <w:p w14:paraId="4F274DF3"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31E63C71"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RKPK</w:t>
            </w:r>
          </w:p>
        </w:tc>
        <w:tc>
          <w:tcPr>
            <w:tcW w:w="851" w:type="dxa"/>
          </w:tcPr>
          <w:p w14:paraId="68A99ABB"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4DA1F669"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PUSSGN3625A</w:t>
            </w:r>
          </w:p>
        </w:tc>
        <w:tc>
          <w:tcPr>
            <w:tcW w:w="2481" w:type="dxa"/>
          </w:tcPr>
          <w:p w14:paraId="59770B5C"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DF4F06" w:rsidRPr="00B474F8" w14:paraId="0E77D94B" w14:textId="77777777" w:rsidTr="006030BD">
        <w:tc>
          <w:tcPr>
            <w:tcW w:w="1701" w:type="dxa"/>
            <w:vAlign w:val="center"/>
          </w:tcPr>
          <w:p w14:paraId="1E0F17D7" w14:textId="21FBDC8A"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41255F1" w14:textId="56484BBC"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DF4F06" w:rsidRPr="00B474F8" w14:paraId="38225E8F" w14:textId="77777777" w:rsidTr="003F26D7">
        <w:tc>
          <w:tcPr>
            <w:tcW w:w="1701" w:type="dxa"/>
            <w:vAlign w:val="center"/>
          </w:tcPr>
          <w:p w14:paraId="4130379F"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1D29EC8" w14:textId="77777777" w:rsidR="00DF4F06" w:rsidRPr="00B474F8" w:rsidRDefault="00DF4F06"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RCTP, RKPC</w:t>
            </w:r>
          </w:p>
        </w:tc>
      </w:tr>
      <w:tr w:rsidR="00DF4F06" w:rsidRPr="00B474F8" w14:paraId="295E1EFA" w14:textId="77777777" w:rsidTr="006030BD">
        <w:tc>
          <w:tcPr>
            <w:tcW w:w="1701" w:type="dxa"/>
            <w:vAlign w:val="center"/>
          </w:tcPr>
          <w:p w14:paraId="19927030"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1E6ABEB"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DF4F06" w:rsidRPr="00B474F8" w14:paraId="08DDE5EB" w14:textId="77777777" w:rsidTr="006030BD">
        <w:tc>
          <w:tcPr>
            <w:tcW w:w="1701" w:type="dxa"/>
            <w:vAlign w:val="center"/>
          </w:tcPr>
          <w:p w14:paraId="1AD73709" w14:textId="328639B6"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8A04E06" w14:textId="62285860"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DF4F06" w:rsidRPr="00B474F8" w14:paraId="20756F86" w14:textId="77777777" w:rsidTr="006030BD">
        <w:tc>
          <w:tcPr>
            <w:tcW w:w="1701" w:type="dxa"/>
            <w:vAlign w:val="center"/>
          </w:tcPr>
          <w:p w14:paraId="43CA2284" w14:textId="4385B489"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C9AF9FF"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DF4F06" w:rsidRPr="00B474F8" w14:paraId="6BE8CCC9" w14:textId="77777777" w:rsidTr="006030BD">
        <w:tc>
          <w:tcPr>
            <w:tcW w:w="1701" w:type="dxa"/>
            <w:vAlign w:val="center"/>
          </w:tcPr>
          <w:p w14:paraId="0F4268C8" w14:textId="5F54C8F4" w:rsidR="00DF4F06"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1BA8765" w14:textId="52AE18EC"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DF4F06" w:rsidRPr="00B474F8" w14:paraId="2F23DE2F" w14:textId="77777777" w:rsidTr="006030BD">
        <w:tc>
          <w:tcPr>
            <w:tcW w:w="1701" w:type="dxa"/>
            <w:vAlign w:val="center"/>
          </w:tcPr>
          <w:p w14:paraId="544430E2"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71439B3"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DF65B93"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25D3DBF2" w14:textId="77777777" w:rsidTr="006030BD">
        <w:tc>
          <w:tcPr>
            <w:tcW w:w="1701" w:type="dxa"/>
            <w:vAlign w:val="center"/>
          </w:tcPr>
          <w:p w14:paraId="0E0F8B5E"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68BBDBE" w14:textId="77777777" w:rsidR="004402AF" w:rsidRDefault="004402AF" w:rsidP="004402AF">
            <w:pPr>
              <w:autoSpaceDE w:val="0"/>
              <w:autoSpaceDN w:val="0"/>
              <w:adjustRightInd w:val="0"/>
              <w:jc w:val="both"/>
              <w:rPr>
                <w:rFonts w:ascii="Arial" w:hAnsi="Arial" w:cs="Arial"/>
                <w:color w:val="000000" w:themeColor="text1"/>
                <w:sz w:val="18"/>
                <w:szCs w:val="18"/>
              </w:rPr>
            </w:pPr>
            <w:r>
              <w:rPr>
                <w:rFonts w:ascii="Arial" w:hAnsi="Arial" w:cs="Arial"/>
                <w:bCs/>
                <w:color w:val="000000" w:themeColor="text1"/>
                <w:sz w:val="18"/>
                <w:szCs w:val="18"/>
              </w:rPr>
              <w:t xml:space="preserve">Airway G86: </w:t>
            </w:r>
            <w:r w:rsidRPr="00DF4F06">
              <w:rPr>
                <w:rFonts w:ascii="Arial" w:hAnsi="Arial" w:cs="Arial"/>
                <w:bCs/>
                <w:color w:val="000000" w:themeColor="text1"/>
                <w:sz w:val="18"/>
                <w:szCs w:val="18"/>
              </w:rPr>
              <w:t xml:space="preserve">Allocated flight levels: </w:t>
            </w:r>
            <w:r>
              <w:rPr>
                <w:rFonts w:ascii="Arial" w:hAnsi="Arial" w:cs="Arial"/>
                <w:bCs/>
                <w:color w:val="000000" w:themeColor="text1"/>
                <w:sz w:val="18"/>
                <w:szCs w:val="18"/>
              </w:rPr>
              <w:t>FL300, FL340, FL400 (W-BOUND)</w:t>
            </w:r>
          </w:p>
          <w:p w14:paraId="056243E8" w14:textId="7CC39D11" w:rsidR="00DF4F06" w:rsidRPr="00B474F8" w:rsidRDefault="004402AF" w:rsidP="004402AF">
            <w:pPr>
              <w:autoSpaceDE w:val="0"/>
              <w:autoSpaceDN w:val="0"/>
              <w:adjustRightInd w:val="0"/>
              <w:jc w:val="both"/>
              <w:rPr>
                <w:rFonts w:ascii="Arial" w:hAnsi="Arial" w:cs="Arial"/>
                <w:color w:val="000000" w:themeColor="text1"/>
                <w:sz w:val="18"/>
                <w:szCs w:val="18"/>
              </w:rPr>
            </w:pPr>
            <w:r w:rsidRPr="00DF4F06">
              <w:rPr>
                <w:rFonts w:ascii="Arial" w:hAnsi="Arial" w:cs="Arial"/>
                <w:color w:val="000000" w:themeColor="text1"/>
                <w:sz w:val="18"/>
                <w:szCs w:val="18"/>
              </w:rPr>
              <w:t xml:space="preserve">Airway A593: </w:t>
            </w:r>
            <w:r w:rsidR="0046770F">
              <w:rPr>
                <w:rFonts w:ascii="Arial" w:hAnsi="Arial" w:cs="Arial"/>
                <w:color w:val="000000" w:themeColor="text1"/>
                <w:sz w:val="18"/>
                <w:szCs w:val="18"/>
              </w:rPr>
              <w:t xml:space="preserve">THE EAST OF SADLI: </w:t>
            </w:r>
            <w:r w:rsidR="00DA0598">
              <w:rPr>
                <w:rFonts w:ascii="Arial" w:hAnsi="Arial" w:cs="Arial"/>
                <w:color w:val="000000" w:themeColor="text1"/>
                <w:sz w:val="18"/>
                <w:szCs w:val="18"/>
              </w:rPr>
              <w:t>Flights shall flight plan FL250, FL290, FL310 or FL390 (E-BOUND); FL240 FL280, FL300 or FL400 (W-BOUND)</w:t>
            </w:r>
          </w:p>
        </w:tc>
      </w:tr>
      <w:tr w:rsidR="00DF4F06" w:rsidRPr="00B474F8" w14:paraId="45EDE9F3" w14:textId="77777777" w:rsidTr="006030BD">
        <w:tc>
          <w:tcPr>
            <w:tcW w:w="7584" w:type="dxa"/>
            <w:gridSpan w:val="5"/>
            <w:shd w:val="clear" w:color="auto" w:fill="323E4F" w:themeFill="text2" w:themeFillShade="BF"/>
          </w:tcPr>
          <w:p w14:paraId="4BA9A363" w14:textId="611079B8" w:rsidR="00DF4F06" w:rsidRPr="00B474F8" w:rsidRDefault="00DF4F0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TPE – SGN</w:t>
            </w:r>
            <w:r w:rsidRPr="00B474F8">
              <w:rPr>
                <w:rFonts w:ascii="Arial" w:hAnsi="Arial" w:cs="Arial"/>
                <w:b/>
                <w:color w:val="000000" w:themeColor="text1"/>
                <w:sz w:val="18"/>
                <w:szCs w:val="18"/>
              </w:rPr>
              <w:t xml:space="preserve"> </w:t>
            </w:r>
          </w:p>
        </w:tc>
      </w:tr>
      <w:tr w:rsidR="00DF4F06" w:rsidRPr="00B474F8" w14:paraId="0E0658B9" w14:textId="77777777" w:rsidTr="006030BD">
        <w:tc>
          <w:tcPr>
            <w:tcW w:w="1701" w:type="dxa"/>
            <w:vMerge w:val="restart"/>
            <w:vAlign w:val="center"/>
          </w:tcPr>
          <w:p w14:paraId="5334F913"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MID/ASIA</w:t>
            </w:r>
          </w:p>
        </w:tc>
        <w:tc>
          <w:tcPr>
            <w:tcW w:w="850" w:type="dxa"/>
          </w:tcPr>
          <w:p w14:paraId="32443A06"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1" w:type="dxa"/>
          </w:tcPr>
          <w:p w14:paraId="7E72D623"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RCTP</w:t>
            </w:r>
          </w:p>
        </w:tc>
        <w:tc>
          <w:tcPr>
            <w:tcW w:w="1701" w:type="dxa"/>
          </w:tcPr>
          <w:p w14:paraId="168DF461"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SGNTPE2505A</w:t>
            </w:r>
          </w:p>
        </w:tc>
        <w:tc>
          <w:tcPr>
            <w:tcW w:w="2481" w:type="dxa"/>
          </w:tcPr>
          <w:p w14:paraId="5EE4E3DC"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RCHK, VHHH</w:t>
            </w:r>
          </w:p>
        </w:tc>
      </w:tr>
      <w:tr w:rsidR="00DF4F06" w:rsidRPr="00B474F8" w14:paraId="3F217430" w14:textId="77777777" w:rsidTr="006030BD">
        <w:tc>
          <w:tcPr>
            <w:tcW w:w="1701" w:type="dxa"/>
            <w:vMerge/>
            <w:vAlign w:val="center"/>
          </w:tcPr>
          <w:p w14:paraId="248676F8"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558EBFB1"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RCTP</w:t>
            </w:r>
          </w:p>
        </w:tc>
        <w:tc>
          <w:tcPr>
            <w:tcW w:w="851" w:type="dxa"/>
          </w:tcPr>
          <w:p w14:paraId="605CBA99"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701" w:type="dxa"/>
          </w:tcPr>
          <w:p w14:paraId="606F5C7E"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TPESGN0525</w:t>
            </w:r>
          </w:p>
        </w:tc>
        <w:tc>
          <w:tcPr>
            <w:tcW w:w="2481" w:type="dxa"/>
          </w:tcPr>
          <w:p w14:paraId="2B3C309B"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DF4F06" w:rsidRPr="00B474F8" w14:paraId="2155D5EB" w14:textId="77777777" w:rsidTr="006030BD">
        <w:tc>
          <w:tcPr>
            <w:tcW w:w="1701" w:type="dxa"/>
            <w:vAlign w:val="center"/>
          </w:tcPr>
          <w:p w14:paraId="7758CA93" w14:textId="25A5725F"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46066D6" w14:textId="57217E7A"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DF4F06" w:rsidRPr="00B474F8" w14:paraId="35E5C528" w14:textId="77777777" w:rsidTr="003F26D7">
        <w:tc>
          <w:tcPr>
            <w:tcW w:w="1701" w:type="dxa"/>
            <w:vAlign w:val="center"/>
          </w:tcPr>
          <w:p w14:paraId="01733307"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B794200" w14:textId="77777777" w:rsidR="00DF4F06" w:rsidRPr="00B474F8" w:rsidRDefault="00DF4F06" w:rsidP="003F26D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w:t>
            </w:r>
          </w:p>
        </w:tc>
      </w:tr>
      <w:tr w:rsidR="00DF4F06" w:rsidRPr="00B474F8" w14:paraId="01073855" w14:textId="77777777" w:rsidTr="006030BD">
        <w:tc>
          <w:tcPr>
            <w:tcW w:w="1701" w:type="dxa"/>
            <w:vAlign w:val="center"/>
          </w:tcPr>
          <w:p w14:paraId="4AC95597"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8E55554"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DF4F06" w:rsidRPr="00B474F8" w14:paraId="25C995E6" w14:textId="77777777" w:rsidTr="006030BD">
        <w:tc>
          <w:tcPr>
            <w:tcW w:w="1701" w:type="dxa"/>
            <w:vAlign w:val="center"/>
          </w:tcPr>
          <w:p w14:paraId="0D08CCEE" w14:textId="342A96F7"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7515228" w14:textId="025D995D"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DF4F06" w:rsidRPr="00B474F8" w14:paraId="7D2275BB" w14:textId="77777777" w:rsidTr="006030BD">
        <w:tc>
          <w:tcPr>
            <w:tcW w:w="1701" w:type="dxa"/>
            <w:vAlign w:val="center"/>
          </w:tcPr>
          <w:p w14:paraId="41884DB7" w14:textId="72ED07CB"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51A4DAC"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DF4F06" w:rsidRPr="00B474F8" w14:paraId="49505439" w14:textId="77777777" w:rsidTr="006030BD">
        <w:tc>
          <w:tcPr>
            <w:tcW w:w="1701" w:type="dxa"/>
            <w:vAlign w:val="center"/>
          </w:tcPr>
          <w:p w14:paraId="0D07A185" w14:textId="5CBD0305" w:rsidR="00DF4F06"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8CC1BB8" w14:textId="5A29C017"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DF4F06" w:rsidRPr="00B474F8" w14:paraId="72FAAE13" w14:textId="77777777" w:rsidTr="006030BD">
        <w:tc>
          <w:tcPr>
            <w:tcW w:w="1701" w:type="dxa"/>
            <w:vAlign w:val="center"/>
          </w:tcPr>
          <w:p w14:paraId="2E0B7441"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877BC0E"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47621C6"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30311069" w14:textId="77777777" w:rsidTr="006030BD">
        <w:tc>
          <w:tcPr>
            <w:tcW w:w="1701" w:type="dxa"/>
            <w:vAlign w:val="center"/>
          </w:tcPr>
          <w:p w14:paraId="15F50691"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4099F4C"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DF4F06" w:rsidRPr="00B474F8" w14:paraId="2F05E8E1" w14:textId="77777777" w:rsidTr="006030BD">
        <w:tc>
          <w:tcPr>
            <w:tcW w:w="7584" w:type="dxa"/>
            <w:gridSpan w:val="5"/>
            <w:shd w:val="clear" w:color="auto" w:fill="323E4F" w:themeFill="text2" w:themeFillShade="BF"/>
          </w:tcPr>
          <w:p w14:paraId="654F51E7" w14:textId="501A6C9F" w:rsidR="00DF4F06" w:rsidRPr="00B474F8" w:rsidRDefault="00DF4F0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HNA – TPE – DAD </w:t>
            </w:r>
          </w:p>
        </w:tc>
      </w:tr>
      <w:tr w:rsidR="00DF4F06" w:rsidRPr="00B474F8" w14:paraId="6F8347C2" w14:textId="77777777" w:rsidTr="006030BD">
        <w:tc>
          <w:tcPr>
            <w:tcW w:w="1701" w:type="dxa"/>
            <w:vMerge w:val="restart"/>
            <w:vAlign w:val="center"/>
          </w:tcPr>
          <w:p w14:paraId="10C3D10A"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4337232E"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1" w:type="dxa"/>
          </w:tcPr>
          <w:p w14:paraId="354D7E8B"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RJSI</w:t>
            </w:r>
          </w:p>
        </w:tc>
        <w:tc>
          <w:tcPr>
            <w:tcW w:w="1701" w:type="dxa"/>
          </w:tcPr>
          <w:p w14:paraId="78FC645F"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HANHNA1102</w:t>
            </w:r>
          </w:p>
        </w:tc>
        <w:tc>
          <w:tcPr>
            <w:tcW w:w="2481" w:type="dxa"/>
          </w:tcPr>
          <w:p w14:paraId="05A39477"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RJAA, RJGG</w:t>
            </w:r>
          </w:p>
        </w:tc>
      </w:tr>
      <w:tr w:rsidR="00DF4F06" w:rsidRPr="00B474F8" w14:paraId="18AAEB9A" w14:textId="77777777" w:rsidTr="006030BD">
        <w:tc>
          <w:tcPr>
            <w:tcW w:w="1701" w:type="dxa"/>
            <w:vMerge/>
            <w:vAlign w:val="center"/>
          </w:tcPr>
          <w:p w14:paraId="1A64D5F7"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29711B34"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RJSI</w:t>
            </w:r>
          </w:p>
        </w:tc>
        <w:tc>
          <w:tcPr>
            <w:tcW w:w="851" w:type="dxa"/>
          </w:tcPr>
          <w:p w14:paraId="732D75C0"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RCTP</w:t>
            </w:r>
          </w:p>
        </w:tc>
        <w:tc>
          <w:tcPr>
            <w:tcW w:w="1701" w:type="dxa"/>
          </w:tcPr>
          <w:p w14:paraId="320B3B1D"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HNATPE0105</w:t>
            </w:r>
          </w:p>
        </w:tc>
        <w:tc>
          <w:tcPr>
            <w:tcW w:w="2481" w:type="dxa"/>
          </w:tcPr>
          <w:p w14:paraId="73E7A4D1"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RCHK, VHHH</w:t>
            </w:r>
          </w:p>
        </w:tc>
      </w:tr>
      <w:tr w:rsidR="00DF4F06" w:rsidRPr="00B474F8" w14:paraId="6A2C7CE3" w14:textId="77777777" w:rsidTr="006030BD">
        <w:tc>
          <w:tcPr>
            <w:tcW w:w="1701" w:type="dxa"/>
            <w:vMerge/>
            <w:vAlign w:val="center"/>
          </w:tcPr>
          <w:p w14:paraId="701D2837"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299CCBCE"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RCTP</w:t>
            </w:r>
          </w:p>
        </w:tc>
        <w:tc>
          <w:tcPr>
            <w:tcW w:w="851" w:type="dxa"/>
          </w:tcPr>
          <w:p w14:paraId="7F436131"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56F4A051"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TPEDAD2335</w:t>
            </w:r>
          </w:p>
        </w:tc>
        <w:tc>
          <w:tcPr>
            <w:tcW w:w="2481" w:type="dxa"/>
          </w:tcPr>
          <w:p w14:paraId="01B725A9"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VVVH, VVNB</w:t>
            </w:r>
          </w:p>
        </w:tc>
      </w:tr>
      <w:tr w:rsidR="00DF4F06" w:rsidRPr="00B474F8" w14:paraId="26D157AA" w14:textId="77777777" w:rsidTr="006030BD">
        <w:tc>
          <w:tcPr>
            <w:tcW w:w="1701" w:type="dxa"/>
            <w:vAlign w:val="center"/>
          </w:tcPr>
          <w:p w14:paraId="65D53849" w14:textId="1DA2AC99"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3FDD45F3" w14:textId="04C43D6E"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DF4F06" w:rsidRPr="00B474F8" w14:paraId="47EA40D6" w14:textId="77777777" w:rsidTr="00916495">
        <w:tc>
          <w:tcPr>
            <w:tcW w:w="1701" w:type="dxa"/>
            <w:vAlign w:val="center"/>
          </w:tcPr>
          <w:p w14:paraId="47C00F05"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E0D1BA4" w14:textId="77777777" w:rsidR="00DF4F06" w:rsidRPr="00B474F8" w:rsidRDefault="00DF4F06"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ZGNN, ZGGG, VHHH, RCKH, RJFF, RJBB</w:t>
            </w:r>
          </w:p>
        </w:tc>
      </w:tr>
      <w:tr w:rsidR="00DF4F06" w:rsidRPr="00B474F8" w14:paraId="4FBB7DA7" w14:textId="77777777" w:rsidTr="006030BD">
        <w:tc>
          <w:tcPr>
            <w:tcW w:w="1701" w:type="dxa"/>
            <w:vAlign w:val="center"/>
          </w:tcPr>
          <w:p w14:paraId="00C63EEB"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068636F"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DF4F06" w:rsidRPr="00B474F8" w14:paraId="2684F0AC" w14:textId="77777777" w:rsidTr="006030BD">
        <w:tc>
          <w:tcPr>
            <w:tcW w:w="1701" w:type="dxa"/>
            <w:vAlign w:val="center"/>
          </w:tcPr>
          <w:p w14:paraId="66D05D49" w14:textId="33E55A15"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03E7114" w14:textId="029688F8"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DF4F06" w:rsidRPr="00B474F8" w14:paraId="27D3FEB8" w14:textId="77777777" w:rsidTr="006030BD">
        <w:tc>
          <w:tcPr>
            <w:tcW w:w="1701" w:type="dxa"/>
            <w:vAlign w:val="center"/>
          </w:tcPr>
          <w:p w14:paraId="5511B93F" w14:textId="5FBF92C8"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3FC79A9"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 RNAV10 (RNP10)</w:t>
            </w:r>
          </w:p>
        </w:tc>
      </w:tr>
      <w:tr w:rsidR="00DF4F06" w:rsidRPr="00B474F8" w14:paraId="7029B743" w14:textId="77777777" w:rsidTr="006030BD">
        <w:tc>
          <w:tcPr>
            <w:tcW w:w="1701" w:type="dxa"/>
            <w:vAlign w:val="center"/>
          </w:tcPr>
          <w:p w14:paraId="4CE178A7" w14:textId="0710A930" w:rsidR="00DF4F06"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0DE6DDF" w14:textId="25374977"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DF4F06" w:rsidRPr="00B474F8" w14:paraId="3DFBA0C7" w14:textId="77777777" w:rsidTr="006030BD">
        <w:tc>
          <w:tcPr>
            <w:tcW w:w="1701" w:type="dxa"/>
            <w:vAlign w:val="center"/>
          </w:tcPr>
          <w:p w14:paraId="0ADFA6C6"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10DA9CF"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43846A9"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53E152DA" w14:textId="77777777" w:rsidTr="006030BD">
        <w:tc>
          <w:tcPr>
            <w:tcW w:w="1701" w:type="dxa"/>
            <w:vAlign w:val="center"/>
          </w:tcPr>
          <w:p w14:paraId="7953D4E5"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01B56E5"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DF4F06" w:rsidRPr="00B474F8" w14:paraId="1FE87C85" w14:textId="77777777" w:rsidTr="006030BD">
        <w:tc>
          <w:tcPr>
            <w:tcW w:w="7584" w:type="dxa"/>
            <w:gridSpan w:val="5"/>
            <w:shd w:val="clear" w:color="auto" w:fill="323E4F" w:themeFill="text2" w:themeFillShade="BF"/>
          </w:tcPr>
          <w:p w14:paraId="06344FDD" w14:textId="20C5F55E" w:rsidR="00DF4F06" w:rsidRPr="00B474F8" w:rsidRDefault="00DF4F0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HNA – AXT – TPE – DAD</w:t>
            </w:r>
            <w:r w:rsidRPr="00B474F8">
              <w:rPr>
                <w:rFonts w:ascii="Arial" w:hAnsi="Arial" w:cs="Arial"/>
                <w:b/>
                <w:color w:val="000000" w:themeColor="text1"/>
                <w:sz w:val="18"/>
                <w:szCs w:val="18"/>
              </w:rPr>
              <w:t xml:space="preserve"> </w:t>
            </w:r>
          </w:p>
        </w:tc>
      </w:tr>
      <w:tr w:rsidR="00DF4F06" w:rsidRPr="00B474F8" w14:paraId="2FCADE4D" w14:textId="77777777" w:rsidTr="006030BD">
        <w:tc>
          <w:tcPr>
            <w:tcW w:w="1701" w:type="dxa"/>
            <w:vMerge w:val="restart"/>
            <w:vAlign w:val="center"/>
          </w:tcPr>
          <w:p w14:paraId="34FDCCBD"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07A44103"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1" w:type="dxa"/>
          </w:tcPr>
          <w:p w14:paraId="435EB51B"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RJSI</w:t>
            </w:r>
          </w:p>
        </w:tc>
        <w:tc>
          <w:tcPr>
            <w:tcW w:w="1701" w:type="dxa"/>
          </w:tcPr>
          <w:p w14:paraId="23569C4F"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DADHNA</w:t>
            </w:r>
          </w:p>
        </w:tc>
        <w:tc>
          <w:tcPr>
            <w:tcW w:w="2481" w:type="dxa"/>
          </w:tcPr>
          <w:p w14:paraId="4CB751D3"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RJAA, RJGG</w:t>
            </w:r>
          </w:p>
        </w:tc>
      </w:tr>
      <w:tr w:rsidR="00DF4F06" w:rsidRPr="00B474F8" w14:paraId="2BC7C2B9" w14:textId="77777777" w:rsidTr="006030BD">
        <w:tc>
          <w:tcPr>
            <w:tcW w:w="1701" w:type="dxa"/>
            <w:vMerge/>
            <w:vAlign w:val="center"/>
          </w:tcPr>
          <w:p w14:paraId="14BEF0DD"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7C2B0D4C"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RJSI</w:t>
            </w:r>
          </w:p>
        </w:tc>
        <w:tc>
          <w:tcPr>
            <w:tcW w:w="851" w:type="dxa"/>
          </w:tcPr>
          <w:p w14:paraId="1AAA1399"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RJSK</w:t>
            </w:r>
          </w:p>
        </w:tc>
        <w:tc>
          <w:tcPr>
            <w:tcW w:w="1701" w:type="dxa"/>
          </w:tcPr>
          <w:p w14:paraId="09BE9925"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HNAAXT</w:t>
            </w:r>
          </w:p>
        </w:tc>
        <w:tc>
          <w:tcPr>
            <w:tcW w:w="2481" w:type="dxa"/>
          </w:tcPr>
          <w:p w14:paraId="7005DBA2"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RJAA, RJGG</w:t>
            </w:r>
          </w:p>
        </w:tc>
      </w:tr>
      <w:tr w:rsidR="00DF4F06" w:rsidRPr="00B474F8" w14:paraId="6B04F62B" w14:textId="77777777" w:rsidTr="006030BD">
        <w:tc>
          <w:tcPr>
            <w:tcW w:w="1701" w:type="dxa"/>
            <w:vMerge/>
            <w:vAlign w:val="center"/>
          </w:tcPr>
          <w:p w14:paraId="29860A33"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16421BF3"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RJSK</w:t>
            </w:r>
          </w:p>
        </w:tc>
        <w:tc>
          <w:tcPr>
            <w:tcW w:w="851" w:type="dxa"/>
          </w:tcPr>
          <w:p w14:paraId="0136EF74"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RCTP</w:t>
            </w:r>
          </w:p>
        </w:tc>
        <w:tc>
          <w:tcPr>
            <w:tcW w:w="1701" w:type="dxa"/>
          </w:tcPr>
          <w:p w14:paraId="338CF521"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AXTTPE</w:t>
            </w:r>
          </w:p>
        </w:tc>
        <w:tc>
          <w:tcPr>
            <w:tcW w:w="2481" w:type="dxa"/>
          </w:tcPr>
          <w:p w14:paraId="41A4D179"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RCHK, VHHH</w:t>
            </w:r>
          </w:p>
        </w:tc>
      </w:tr>
      <w:tr w:rsidR="00DF4F06" w:rsidRPr="00B474F8" w14:paraId="59760D06" w14:textId="77777777" w:rsidTr="006030BD">
        <w:tc>
          <w:tcPr>
            <w:tcW w:w="1701" w:type="dxa"/>
            <w:vMerge/>
            <w:vAlign w:val="center"/>
          </w:tcPr>
          <w:p w14:paraId="3864C4A9" w14:textId="77777777" w:rsidR="00DF4F06" w:rsidRPr="00B474F8" w:rsidRDefault="00DF4F06" w:rsidP="00DF4F06">
            <w:pPr>
              <w:autoSpaceDE w:val="0"/>
              <w:autoSpaceDN w:val="0"/>
              <w:adjustRightInd w:val="0"/>
              <w:rPr>
                <w:rFonts w:ascii="Arial" w:hAnsi="Arial" w:cs="Arial"/>
                <w:color w:val="000000" w:themeColor="text1"/>
                <w:sz w:val="18"/>
                <w:szCs w:val="18"/>
              </w:rPr>
            </w:pPr>
          </w:p>
        </w:tc>
        <w:tc>
          <w:tcPr>
            <w:tcW w:w="850" w:type="dxa"/>
          </w:tcPr>
          <w:p w14:paraId="0CD956BF"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RCTP</w:t>
            </w:r>
          </w:p>
        </w:tc>
        <w:tc>
          <w:tcPr>
            <w:tcW w:w="851" w:type="dxa"/>
          </w:tcPr>
          <w:p w14:paraId="08E19E94"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701" w:type="dxa"/>
          </w:tcPr>
          <w:p w14:paraId="528D484A" w14:textId="77777777" w:rsidR="00DF4F06" w:rsidRPr="00B474F8" w:rsidRDefault="00DF4F06" w:rsidP="00DF4F0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TPEDAD</w:t>
            </w:r>
          </w:p>
        </w:tc>
        <w:tc>
          <w:tcPr>
            <w:tcW w:w="2481" w:type="dxa"/>
          </w:tcPr>
          <w:p w14:paraId="111B2563"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VVVH, VVNB</w:t>
            </w:r>
          </w:p>
        </w:tc>
      </w:tr>
      <w:tr w:rsidR="00DF4F06" w:rsidRPr="00B474F8" w14:paraId="764E113B" w14:textId="77777777" w:rsidTr="006030BD">
        <w:tc>
          <w:tcPr>
            <w:tcW w:w="1701" w:type="dxa"/>
            <w:vAlign w:val="center"/>
          </w:tcPr>
          <w:p w14:paraId="5CD9DC90" w14:textId="62A762EC"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CEF604C" w14:textId="4A8AD6AB"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DF4F06" w:rsidRPr="00B474F8" w14:paraId="2A341A18" w14:textId="77777777" w:rsidTr="00916495">
        <w:tc>
          <w:tcPr>
            <w:tcW w:w="1701" w:type="dxa"/>
            <w:vAlign w:val="center"/>
          </w:tcPr>
          <w:p w14:paraId="20DE72A7"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0E1317C" w14:textId="77777777" w:rsidR="00DF4F06" w:rsidRPr="00B474F8" w:rsidRDefault="00DF4F06"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ZGNN, ZGGG, VHHH, RCKH, RJFF, RJBB</w:t>
            </w:r>
          </w:p>
        </w:tc>
      </w:tr>
      <w:tr w:rsidR="00DF4F06" w:rsidRPr="00B474F8" w14:paraId="28A37396" w14:textId="77777777" w:rsidTr="006030BD">
        <w:tc>
          <w:tcPr>
            <w:tcW w:w="1701" w:type="dxa"/>
            <w:vAlign w:val="center"/>
          </w:tcPr>
          <w:p w14:paraId="2BD9DF77"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05E9C6A"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DF4F06" w:rsidRPr="00B474F8" w14:paraId="7E967FB4" w14:textId="77777777" w:rsidTr="006030BD">
        <w:tc>
          <w:tcPr>
            <w:tcW w:w="1701" w:type="dxa"/>
            <w:vAlign w:val="center"/>
          </w:tcPr>
          <w:p w14:paraId="21961C9B" w14:textId="064B916B"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6F5CBC0" w14:textId="0598645D"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DF4F06" w:rsidRPr="00B474F8" w14:paraId="053A8640" w14:textId="77777777" w:rsidTr="006030BD">
        <w:tc>
          <w:tcPr>
            <w:tcW w:w="1701" w:type="dxa"/>
            <w:vAlign w:val="center"/>
          </w:tcPr>
          <w:p w14:paraId="6EAE1F5D" w14:textId="5FF0DB97" w:rsidR="00DF4F06" w:rsidRPr="00B474F8"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8F6201B"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 RNAV10 (RNP10)</w:t>
            </w:r>
          </w:p>
        </w:tc>
      </w:tr>
      <w:tr w:rsidR="00DF4F06" w:rsidRPr="00B474F8" w14:paraId="6079C033" w14:textId="77777777" w:rsidTr="006030BD">
        <w:tc>
          <w:tcPr>
            <w:tcW w:w="1701" w:type="dxa"/>
            <w:vAlign w:val="center"/>
          </w:tcPr>
          <w:p w14:paraId="12149BF5" w14:textId="13BB47B1" w:rsidR="00DF4F06" w:rsidRDefault="00DF4F06" w:rsidP="00DF4F0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BAFC087" w14:textId="12BA018F" w:rsidR="00DF4F06" w:rsidRPr="00B474F8" w:rsidRDefault="00DF4F06" w:rsidP="00DF4F0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DF4F06" w:rsidRPr="00B474F8" w14:paraId="3DA7F02C" w14:textId="77777777" w:rsidTr="006030BD">
        <w:tc>
          <w:tcPr>
            <w:tcW w:w="1701" w:type="dxa"/>
            <w:vAlign w:val="center"/>
          </w:tcPr>
          <w:p w14:paraId="313D01F1"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C805957"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2F00977"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DF4F06" w:rsidRPr="00B474F8" w14:paraId="1878C57C" w14:textId="77777777" w:rsidTr="006030BD">
        <w:tc>
          <w:tcPr>
            <w:tcW w:w="1701" w:type="dxa"/>
            <w:vAlign w:val="center"/>
          </w:tcPr>
          <w:p w14:paraId="6EB5AEEF" w14:textId="77777777" w:rsidR="00DF4F06" w:rsidRPr="00B474F8" w:rsidRDefault="00DF4F06" w:rsidP="00DF4F0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B04F6B1" w14:textId="77777777" w:rsidR="00DF4F06" w:rsidRPr="00B474F8" w:rsidRDefault="00DF4F06" w:rsidP="00DF4F0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bl>
    <w:tbl>
      <w:tblPr>
        <w:tblStyle w:val="TableGrid11"/>
        <w:tblW w:w="7584" w:type="dxa"/>
        <w:tblInd w:w="421" w:type="dxa"/>
        <w:tblLook w:val="04A0" w:firstRow="1" w:lastRow="0" w:firstColumn="1" w:lastColumn="0" w:noHBand="0" w:noVBand="1"/>
      </w:tblPr>
      <w:tblGrid>
        <w:gridCol w:w="1701"/>
        <w:gridCol w:w="850"/>
        <w:gridCol w:w="851"/>
        <w:gridCol w:w="1701"/>
        <w:gridCol w:w="2481"/>
      </w:tblGrid>
      <w:tr w:rsidR="00E9155A" w:rsidRPr="00B474F8" w14:paraId="78D2F46C" w14:textId="77777777" w:rsidTr="006030BD">
        <w:tc>
          <w:tcPr>
            <w:tcW w:w="7584" w:type="dxa"/>
            <w:gridSpan w:val="5"/>
            <w:shd w:val="clear" w:color="auto" w:fill="323E4F" w:themeFill="text2" w:themeFillShade="BF"/>
          </w:tcPr>
          <w:p w14:paraId="6C3CF013" w14:textId="62014DB8" w:rsidR="00E9155A" w:rsidRPr="00B474F8" w:rsidRDefault="00E9155A"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6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CGO – CXR</w:t>
            </w:r>
          </w:p>
        </w:tc>
      </w:tr>
      <w:tr w:rsidR="00E9155A" w:rsidRPr="00B474F8" w14:paraId="28109F50" w14:textId="77777777" w:rsidTr="006030BD">
        <w:tc>
          <w:tcPr>
            <w:tcW w:w="1701" w:type="dxa"/>
            <w:vMerge w:val="restart"/>
            <w:vAlign w:val="center"/>
          </w:tcPr>
          <w:p w14:paraId="4FF7C640"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6F7D5831"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1" w:type="dxa"/>
          </w:tcPr>
          <w:p w14:paraId="36AD52ED"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ZHCC</w:t>
            </w:r>
          </w:p>
        </w:tc>
        <w:tc>
          <w:tcPr>
            <w:tcW w:w="1701" w:type="dxa"/>
          </w:tcPr>
          <w:p w14:paraId="32532324"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CXRCGO0212A</w:t>
            </w:r>
          </w:p>
        </w:tc>
        <w:tc>
          <w:tcPr>
            <w:tcW w:w="2481" w:type="dxa"/>
          </w:tcPr>
          <w:p w14:paraId="3A77FC23"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ZBAA, ZBYN, ZHHH</w:t>
            </w:r>
          </w:p>
        </w:tc>
      </w:tr>
      <w:tr w:rsidR="00E9155A" w:rsidRPr="00B474F8" w14:paraId="75CCCE8B" w14:textId="77777777" w:rsidTr="006030BD">
        <w:tc>
          <w:tcPr>
            <w:tcW w:w="1701" w:type="dxa"/>
            <w:vMerge/>
            <w:vAlign w:val="center"/>
          </w:tcPr>
          <w:p w14:paraId="20BC7650"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0" w:type="dxa"/>
          </w:tcPr>
          <w:p w14:paraId="7913A204"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ZHCC</w:t>
            </w:r>
          </w:p>
        </w:tc>
        <w:tc>
          <w:tcPr>
            <w:tcW w:w="851" w:type="dxa"/>
          </w:tcPr>
          <w:p w14:paraId="013B742F"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701" w:type="dxa"/>
          </w:tcPr>
          <w:p w14:paraId="60E4E4F2"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CGOCXR1202</w:t>
            </w:r>
          </w:p>
        </w:tc>
        <w:tc>
          <w:tcPr>
            <w:tcW w:w="2481" w:type="dxa"/>
          </w:tcPr>
          <w:p w14:paraId="483008C2"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485092" w:rsidRPr="00B474F8" w14:paraId="51DBB3BB" w14:textId="77777777" w:rsidTr="006030BD">
        <w:tc>
          <w:tcPr>
            <w:tcW w:w="1701" w:type="dxa"/>
            <w:vAlign w:val="center"/>
          </w:tcPr>
          <w:p w14:paraId="3F0C7942" w14:textId="226D6D8D" w:rsidR="00485092" w:rsidRPr="00B474F8" w:rsidRDefault="00485092" w:rsidP="00485092">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C94C1CD" w14:textId="5B10703F" w:rsidR="00485092" w:rsidRPr="00B474F8" w:rsidRDefault="00485092" w:rsidP="00485092">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9155A" w:rsidRPr="00B474F8" w14:paraId="75DE6970" w14:textId="77777777" w:rsidTr="00916495">
        <w:tc>
          <w:tcPr>
            <w:tcW w:w="1701" w:type="dxa"/>
            <w:vAlign w:val="center"/>
          </w:tcPr>
          <w:p w14:paraId="4D1CA30E"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EA833F7" w14:textId="77777777" w:rsidR="00E9155A" w:rsidRPr="00B474F8" w:rsidRDefault="00E9155A"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w:t>
            </w:r>
          </w:p>
        </w:tc>
      </w:tr>
      <w:tr w:rsidR="00E9155A" w:rsidRPr="00B474F8" w14:paraId="74D07F93" w14:textId="77777777" w:rsidTr="006030BD">
        <w:tc>
          <w:tcPr>
            <w:tcW w:w="1701" w:type="dxa"/>
            <w:vAlign w:val="center"/>
          </w:tcPr>
          <w:p w14:paraId="707FDE4D"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4803079"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9155A" w:rsidRPr="00B474F8" w14:paraId="20CF17A0" w14:textId="77777777" w:rsidTr="006030BD">
        <w:tc>
          <w:tcPr>
            <w:tcW w:w="1701" w:type="dxa"/>
            <w:vAlign w:val="center"/>
          </w:tcPr>
          <w:p w14:paraId="7DBB20B6" w14:textId="24136A26" w:rsidR="00E9155A" w:rsidRPr="00B474F8" w:rsidRDefault="004463F6" w:rsidP="008C3E8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096B5F4" w14:textId="6B288EBC" w:rsidR="00E9155A"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9155A" w:rsidRPr="00B474F8" w14:paraId="04932746" w14:textId="77777777" w:rsidTr="006030BD">
        <w:tc>
          <w:tcPr>
            <w:tcW w:w="1701" w:type="dxa"/>
            <w:vAlign w:val="center"/>
          </w:tcPr>
          <w:p w14:paraId="43CA21A0" w14:textId="48D48219" w:rsidR="00E9155A" w:rsidRPr="00B474F8" w:rsidRDefault="000B601D" w:rsidP="008C3E8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C78E26C"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RNP 10 (RNAV 10)</w:t>
            </w:r>
          </w:p>
        </w:tc>
      </w:tr>
      <w:tr w:rsidR="00E9155A" w:rsidRPr="00B474F8" w14:paraId="369FB2E0" w14:textId="77777777" w:rsidTr="006030BD">
        <w:tc>
          <w:tcPr>
            <w:tcW w:w="1701" w:type="dxa"/>
            <w:vAlign w:val="center"/>
          </w:tcPr>
          <w:p w14:paraId="1C565A56"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7D447AB" w14:textId="77777777" w:rsidR="00E9155A" w:rsidRPr="00B474F8" w:rsidRDefault="00E9155A" w:rsidP="008C3E80">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65CE4E53" w14:textId="77777777" w:rsidR="00E9155A" w:rsidRPr="00B474F8" w:rsidRDefault="00E9155A" w:rsidP="008C3E80">
            <w:pPr>
              <w:autoSpaceDE w:val="0"/>
              <w:autoSpaceDN w:val="0"/>
              <w:adjustRightInd w:val="0"/>
              <w:jc w:val="both"/>
              <w:rPr>
                <w:rFonts w:ascii="Arial" w:hAnsi="Arial" w:cs="Arial"/>
                <w:b/>
                <w:color w:val="000000" w:themeColor="text1"/>
                <w:sz w:val="18"/>
                <w:szCs w:val="18"/>
              </w:rPr>
            </w:pPr>
            <w:r w:rsidRPr="00B474F8">
              <w:rPr>
                <w:rFonts w:ascii="Arial" w:hAnsi="Arial" w:cs="Arial"/>
                <w:bCs/>
                <w:color w:val="000000" w:themeColor="text1"/>
                <w:sz w:val="18"/>
                <w:szCs w:val="18"/>
              </w:rPr>
              <w:t>Remarks: NIL</w:t>
            </w:r>
          </w:p>
        </w:tc>
      </w:tr>
      <w:tr w:rsidR="00E9155A" w:rsidRPr="00B474F8" w14:paraId="21C2BEA9" w14:textId="77777777" w:rsidTr="006030BD">
        <w:tc>
          <w:tcPr>
            <w:tcW w:w="1701" w:type="dxa"/>
            <w:vAlign w:val="center"/>
          </w:tcPr>
          <w:p w14:paraId="279E045B"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419EDBF" w14:textId="77777777" w:rsidR="00E9155A" w:rsidRPr="00B474F8" w:rsidRDefault="00E9155A" w:rsidP="008C3E80">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NIL</w:t>
            </w:r>
          </w:p>
        </w:tc>
      </w:tr>
    </w:tbl>
    <w:tbl>
      <w:tblPr>
        <w:tblStyle w:val="TableGrid12"/>
        <w:tblW w:w="7584" w:type="dxa"/>
        <w:tblInd w:w="421" w:type="dxa"/>
        <w:tblLook w:val="04A0" w:firstRow="1" w:lastRow="0" w:firstColumn="1" w:lastColumn="0" w:noHBand="0" w:noVBand="1"/>
      </w:tblPr>
      <w:tblGrid>
        <w:gridCol w:w="1682"/>
        <w:gridCol w:w="853"/>
        <w:gridCol w:w="917"/>
        <w:gridCol w:w="1696"/>
        <w:gridCol w:w="2436"/>
      </w:tblGrid>
      <w:tr w:rsidR="00E9155A" w:rsidRPr="00B474F8" w14:paraId="29EF7794" w14:textId="77777777" w:rsidTr="006030BD">
        <w:tc>
          <w:tcPr>
            <w:tcW w:w="7584" w:type="dxa"/>
            <w:gridSpan w:val="5"/>
            <w:shd w:val="clear" w:color="auto" w:fill="323E4F" w:themeFill="text2" w:themeFillShade="BF"/>
          </w:tcPr>
          <w:p w14:paraId="4719200D" w14:textId="66FF6943" w:rsidR="00E9155A" w:rsidRPr="00B474F8" w:rsidRDefault="00E9155A"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7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SHE – CXR</w:t>
            </w:r>
          </w:p>
        </w:tc>
      </w:tr>
      <w:tr w:rsidR="00E9155A" w:rsidRPr="00B474F8" w14:paraId="2023F904" w14:textId="77777777" w:rsidTr="006030BD">
        <w:tc>
          <w:tcPr>
            <w:tcW w:w="1682" w:type="dxa"/>
            <w:vMerge w:val="restart"/>
            <w:vAlign w:val="center"/>
          </w:tcPr>
          <w:p w14:paraId="62CB2EF9"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3" w:type="dxa"/>
          </w:tcPr>
          <w:p w14:paraId="27D5E7DE"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917" w:type="dxa"/>
          </w:tcPr>
          <w:p w14:paraId="542CE838"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ZYTX</w:t>
            </w:r>
          </w:p>
        </w:tc>
        <w:tc>
          <w:tcPr>
            <w:tcW w:w="1696" w:type="dxa"/>
          </w:tcPr>
          <w:p w14:paraId="59D58B80"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CXRSHE0206A</w:t>
            </w:r>
          </w:p>
        </w:tc>
        <w:tc>
          <w:tcPr>
            <w:tcW w:w="2436" w:type="dxa"/>
          </w:tcPr>
          <w:p w14:paraId="7055A190" w14:textId="77777777" w:rsidR="00E9155A" w:rsidRPr="00B474F8" w:rsidRDefault="00E9155A" w:rsidP="008C3E80">
            <w:pPr>
              <w:tabs>
                <w:tab w:val="left" w:pos="1263"/>
              </w:tabs>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ZYTL, ZBAA</w:t>
            </w:r>
          </w:p>
        </w:tc>
      </w:tr>
      <w:tr w:rsidR="00E9155A" w:rsidRPr="00B474F8" w14:paraId="1DECF586" w14:textId="77777777" w:rsidTr="006030BD">
        <w:tc>
          <w:tcPr>
            <w:tcW w:w="1682" w:type="dxa"/>
            <w:vMerge/>
            <w:vAlign w:val="center"/>
          </w:tcPr>
          <w:p w14:paraId="1F14D0EB"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853" w:type="dxa"/>
          </w:tcPr>
          <w:p w14:paraId="7C9F7F44"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ZYTX</w:t>
            </w:r>
          </w:p>
        </w:tc>
        <w:tc>
          <w:tcPr>
            <w:tcW w:w="917" w:type="dxa"/>
          </w:tcPr>
          <w:p w14:paraId="0DE240E1"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696" w:type="dxa"/>
          </w:tcPr>
          <w:p w14:paraId="3BDF9DE1"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SHECXR0602</w:t>
            </w:r>
          </w:p>
        </w:tc>
        <w:tc>
          <w:tcPr>
            <w:tcW w:w="2436" w:type="dxa"/>
          </w:tcPr>
          <w:p w14:paraId="0CB885AD"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485092" w:rsidRPr="00B474F8" w14:paraId="5C659A47" w14:textId="77777777" w:rsidTr="006030BD">
        <w:tc>
          <w:tcPr>
            <w:tcW w:w="1682" w:type="dxa"/>
            <w:vAlign w:val="center"/>
          </w:tcPr>
          <w:p w14:paraId="31DEDEFE" w14:textId="10C484C7" w:rsidR="00485092" w:rsidRPr="00B474F8" w:rsidRDefault="00485092" w:rsidP="00485092">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4E1D7D88" w14:textId="5E266DDB" w:rsidR="00485092" w:rsidRPr="00B474F8" w:rsidRDefault="00485092" w:rsidP="00485092">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9155A" w:rsidRPr="00B474F8" w14:paraId="0C715594" w14:textId="77777777" w:rsidTr="00916495">
        <w:tc>
          <w:tcPr>
            <w:tcW w:w="1682" w:type="dxa"/>
            <w:vAlign w:val="center"/>
          </w:tcPr>
          <w:p w14:paraId="2693C795"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0E5C77EC" w14:textId="77777777" w:rsidR="00E9155A" w:rsidRPr="00B474F8" w:rsidRDefault="00E9155A"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 ZGHA, ZBTJ</w:t>
            </w:r>
          </w:p>
        </w:tc>
      </w:tr>
      <w:tr w:rsidR="00E9155A" w:rsidRPr="00B474F8" w14:paraId="0CB31227" w14:textId="77777777" w:rsidTr="006030BD">
        <w:tc>
          <w:tcPr>
            <w:tcW w:w="1682" w:type="dxa"/>
            <w:vAlign w:val="center"/>
          </w:tcPr>
          <w:p w14:paraId="72ECD51F"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02B8F59C"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9155A" w:rsidRPr="00B474F8" w14:paraId="7B505134" w14:textId="77777777" w:rsidTr="006030BD">
        <w:tc>
          <w:tcPr>
            <w:tcW w:w="1682" w:type="dxa"/>
            <w:vAlign w:val="center"/>
          </w:tcPr>
          <w:p w14:paraId="4CCC29A7" w14:textId="6BB02677" w:rsidR="00E9155A" w:rsidRPr="00B474F8" w:rsidRDefault="004463F6" w:rsidP="008C3E8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3409E985" w14:textId="163174F7" w:rsidR="00E9155A"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9155A" w:rsidRPr="00B474F8" w14:paraId="1DD0A19F" w14:textId="77777777" w:rsidTr="006030BD">
        <w:tc>
          <w:tcPr>
            <w:tcW w:w="1682" w:type="dxa"/>
            <w:vAlign w:val="center"/>
          </w:tcPr>
          <w:p w14:paraId="53483971" w14:textId="79CC002F" w:rsidR="00E9155A" w:rsidRPr="00B474F8" w:rsidRDefault="000B601D" w:rsidP="008C3E80">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4D08024" w14:textId="77777777" w:rsidR="00E9155A" w:rsidRPr="00B474F8" w:rsidRDefault="00E9155A" w:rsidP="008C3E80">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RNP 10 (RNAV 10)</w:t>
            </w:r>
          </w:p>
        </w:tc>
      </w:tr>
      <w:tr w:rsidR="0051364C" w:rsidRPr="00B474F8" w14:paraId="6C294841" w14:textId="77777777" w:rsidTr="006030BD">
        <w:tc>
          <w:tcPr>
            <w:tcW w:w="1682" w:type="dxa"/>
            <w:vAlign w:val="center"/>
          </w:tcPr>
          <w:p w14:paraId="3DBE52C5" w14:textId="4F60F2FD" w:rsidR="0051364C"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497A194C" w14:textId="7A503236" w:rsidR="0051364C" w:rsidRPr="00B474F8" w:rsidRDefault="0051364C" w:rsidP="0051364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51364C" w:rsidRPr="00B474F8" w14:paraId="2FC7C85A" w14:textId="77777777" w:rsidTr="006030BD">
        <w:tc>
          <w:tcPr>
            <w:tcW w:w="1682" w:type="dxa"/>
            <w:vAlign w:val="center"/>
          </w:tcPr>
          <w:p w14:paraId="67D5219B"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76773722" w14:textId="77777777" w:rsidR="0051364C" w:rsidRPr="00B474F8" w:rsidRDefault="0051364C" w:rsidP="0051364C">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568B0EE8"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51364C" w:rsidRPr="00B474F8" w14:paraId="2DD58EF4" w14:textId="77777777" w:rsidTr="006030BD">
        <w:tc>
          <w:tcPr>
            <w:tcW w:w="1682" w:type="dxa"/>
            <w:vAlign w:val="center"/>
          </w:tcPr>
          <w:p w14:paraId="1E5DF805"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16008AB2"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NIL</w:t>
            </w:r>
          </w:p>
        </w:tc>
      </w:tr>
      <w:tr w:rsidR="0051364C" w:rsidRPr="00B474F8" w14:paraId="69710A71" w14:textId="77777777" w:rsidTr="006030BD">
        <w:tc>
          <w:tcPr>
            <w:tcW w:w="7584" w:type="dxa"/>
            <w:gridSpan w:val="5"/>
            <w:shd w:val="clear" w:color="auto" w:fill="323E4F" w:themeFill="text2" w:themeFillShade="BF"/>
          </w:tcPr>
          <w:p w14:paraId="74D9FAA2" w14:textId="5C9098E9" w:rsidR="0051364C" w:rsidRPr="00B474F8" w:rsidRDefault="0051364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7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SJW – CXR</w:t>
            </w:r>
          </w:p>
        </w:tc>
      </w:tr>
      <w:tr w:rsidR="0051364C" w:rsidRPr="00B474F8" w14:paraId="47B17C7E" w14:textId="77777777" w:rsidTr="006030BD">
        <w:tc>
          <w:tcPr>
            <w:tcW w:w="1682" w:type="dxa"/>
            <w:vMerge w:val="restart"/>
            <w:vAlign w:val="center"/>
          </w:tcPr>
          <w:p w14:paraId="30AA78FA"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16EFE631"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917" w:type="dxa"/>
          </w:tcPr>
          <w:p w14:paraId="0C5E9156"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ZBSJ</w:t>
            </w:r>
          </w:p>
        </w:tc>
        <w:tc>
          <w:tcPr>
            <w:tcW w:w="1696" w:type="dxa"/>
          </w:tcPr>
          <w:p w14:paraId="22FA582D"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CXRSJW0215</w:t>
            </w:r>
          </w:p>
        </w:tc>
        <w:tc>
          <w:tcPr>
            <w:tcW w:w="2436" w:type="dxa"/>
          </w:tcPr>
          <w:p w14:paraId="79157835"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ZBAA, ZBTJ</w:t>
            </w:r>
          </w:p>
        </w:tc>
      </w:tr>
      <w:tr w:rsidR="0051364C" w:rsidRPr="00B474F8" w14:paraId="7C00D02A" w14:textId="77777777" w:rsidTr="006030BD">
        <w:tc>
          <w:tcPr>
            <w:tcW w:w="1682" w:type="dxa"/>
            <w:vMerge/>
            <w:vAlign w:val="center"/>
          </w:tcPr>
          <w:p w14:paraId="7F01D5B2"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04700B66"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ZBSJ</w:t>
            </w:r>
          </w:p>
        </w:tc>
        <w:tc>
          <w:tcPr>
            <w:tcW w:w="917" w:type="dxa"/>
          </w:tcPr>
          <w:p w14:paraId="5971F3BD"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696" w:type="dxa"/>
          </w:tcPr>
          <w:p w14:paraId="03A06F88"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SJWCXR1502</w:t>
            </w:r>
          </w:p>
        </w:tc>
        <w:tc>
          <w:tcPr>
            <w:tcW w:w="2436" w:type="dxa"/>
          </w:tcPr>
          <w:p w14:paraId="3CE36E07"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51364C" w:rsidRPr="00B474F8" w14:paraId="1D3C468F" w14:textId="77777777" w:rsidTr="006030BD">
        <w:tc>
          <w:tcPr>
            <w:tcW w:w="1682" w:type="dxa"/>
            <w:vAlign w:val="center"/>
          </w:tcPr>
          <w:p w14:paraId="4908B436" w14:textId="6E3911D1"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6DF64EDC" w14:textId="1E6D5FA9"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1364C" w:rsidRPr="00B474F8" w14:paraId="118FE856" w14:textId="77777777" w:rsidTr="00916495">
        <w:tc>
          <w:tcPr>
            <w:tcW w:w="1682" w:type="dxa"/>
            <w:vAlign w:val="center"/>
          </w:tcPr>
          <w:p w14:paraId="463EE25A"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757E83B7" w14:textId="77777777" w:rsidR="0051364C" w:rsidRPr="00B474F8" w:rsidRDefault="0051364C"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VVNB, VHHH, ZGHA</w:t>
            </w:r>
          </w:p>
        </w:tc>
      </w:tr>
      <w:tr w:rsidR="0051364C" w:rsidRPr="00B474F8" w14:paraId="16D97FCB" w14:textId="77777777" w:rsidTr="006030BD">
        <w:tc>
          <w:tcPr>
            <w:tcW w:w="1682" w:type="dxa"/>
            <w:vAlign w:val="center"/>
          </w:tcPr>
          <w:p w14:paraId="58D0F199"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62D169EC"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1364C" w:rsidRPr="00B474F8" w14:paraId="0B336F24" w14:textId="77777777" w:rsidTr="006030BD">
        <w:tc>
          <w:tcPr>
            <w:tcW w:w="1682" w:type="dxa"/>
            <w:vAlign w:val="center"/>
          </w:tcPr>
          <w:p w14:paraId="3108484B" w14:textId="7BB6A1B1" w:rsidR="0051364C" w:rsidRPr="00B474F8" w:rsidRDefault="004463F6"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580321C5" w14:textId="586D35EF" w:rsidR="0051364C"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1364C" w:rsidRPr="00B474F8" w14:paraId="709D9C52" w14:textId="77777777" w:rsidTr="006030BD">
        <w:tc>
          <w:tcPr>
            <w:tcW w:w="1682" w:type="dxa"/>
            <w:vAlign w:val="center"/>
          </w:tcPr>
          <w:p w14:paraId="4F3B731F" w14:textId="2869D1C0"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36BC4B32"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51364C" w:rsidRPr="00B474F8" w14:paraId="1F21433D" w14:textId="77777777" w:rsidTr="006030BD">
        <w:tc>
          <w:tcPr>
            <w:tcW w:w="1682" w:type="dxa"/>
            <w:vAlign w:val="center"/>
          </w:tcPr>
          <w:p w14:paraId="1B7C9D30" w14:textId="3D34E561" w:rsidR="0051364C"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16A6FC14" w14:textId="31509354" w:rsidR="0051364C" w:rsidRPr="00B474F8" w:rsidRDefault="0051364C" w:rsidP="0051364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51364C" w:rsidRPr="00B474F8" w14:paraId="3640229B" w14:textId="77777777" w:rsidTr="006030BD">
        <w:tc>
          <w:tcPr>
            <w:tcW w:w="1682" w:type="dxa"/>
            <w:vAlign w:val="center"/>
          </w:tcPr>
          <w:p w14:paraId="6982E9DA"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5E5237F8" w14:textId="77777777" w:rsidR="0051364C" w:rsidRPr="00B474F8" w:rsidRDefault="0051364C" w:rsidP="0051364C">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133A14E4"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51364C" w:rsidRPr="00B474F8" w14:paraId="7BB617EE" w14:textId="77777777" w:rsidTr="006030BD">
        <w:tc>
          <w:tcPr>
            <w:tcW w:w="1682" w:type="dxa"/>
            <w:vAlign w:val="center"/>
          </w:tcPr>
          <w:p w14:paraId="557C5B7D"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1ECEB9AE"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708A0AEA" w14:textId="77777777" w:rsidTr="006030BD">
        <w:tc>
          <w:tcPr>
            <w:tcW w:w="7584" w:type="dxa"/>
            <w:gridSpan w:val="5"/>
            <w:shd w:val="clear" w:color="auto" w:fill="323E4F" w:themeFill="text2" w:themeFillShade="BF"/>
          </w:tcPr>
          <w:p w14:paraId="13C10FDB" w14:textId="7DA85E5E" w:rsidR="0051364C" w:rsidRPr="00B474F8" w:rsidRDefault="0051364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7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WUX – CXR</w:t>
            </w:r>
          </w:p>
        </w:tc>
      </w:tr>
      <w:tr w:rsidR="0051364C" w:rsidRPr="00B474F8" w14:paraId="048176BC" w14:textId="77777777" w:rsidTr="006030BD">
        <w:tc>
          <w:tcPr>
            <w:tcW w:w="1682" w:type="dxa"/>
            <w:vMerge w:val="restart"/>
            <w:vAlign w:val="center"/>
          </w:tcPr>
          <w:p w14:paraId="7AD1A259"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574E2D89"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917" w:type="dxa"/>
          </w:tcPr>
          <w:p w14:paraId="6D35CEB0"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ZSWX</w:t>
            </w:r>
          </w:p>
        </w:tc>
        <w:tc>
          <w:tcPr>
            <w:tcW w:w="1696" w:type="dxa"/>
          </w:tcPr>
          <w:p w14:paraId="444721AF"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CXRWUX0203A</w:t>
            </w:r>
          </w:p>
        </w:tc>
        <w:tc>
          <w:tcPr>
            <w:tcW w:w="2436" w:type="dxa"/>
          </w:tcPr>
          <w:p w14:paraId="77E41834"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ZGHA, ZSHC, ZSPD</w:t>
            </w:r>
          </w:p>
        </w:tc>
      </w:tr>
      <w:tr w:rsidR="0051364C" w:rsidRPr="00B474F8" w14:paraId="5579A252" w14:textId="77777777" w:rsidTr="006030BD">
        <w:tc>
          <w:tcPr>
            <w:tcW w:w="1682" w:type="dxa"/>
            <w:vMerge/>
            <w:vAlign w:val="center"/>
          </w:tcPr>
          <w:p w14:paraId="75B4B6E0"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30D8B280"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ZSWX</w:t>
            </w:r>
          </w:p>
        </w:tc>
        <w:tc>
          <w:tcPr>
            <w:tcW w:w="917" w:type="dxa"/>
          </w:tcPr>
          <w:p w14:paraId="0444AD8C"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696" w:type="dxa"/>
          </w:tcPr>
          <w:p w14:paraId="59C28D8E"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WUXCXR0302</w:t>
            </w:r>
          </w:p>
        </w:tc>
        <w:tc>
          <w:tcPr>
            <w:tcW w:w="2436" w:type="dxa"/>
          </w:tcPr>
          <w:p w14:paraId="17BD552F"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51364C" w:rsidRPr="00B474F8" w14:paraId="7A5FF537" w14:textId="77777777" w:rsidTr="006030BD">
        <w:tc>
          <w:tcPr>
            <w:tcW w:w="1682" w:type="dxa"/>
            <w:vAlign w:val="center"/>
          </w:tcPr>
          <w:p w14:paraId="52E853F9" w14:textId="340728C0"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35EA58DD" w14:textId="11B3147C"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1364C" w:rsidRPr="00B474F8" w14:paraId="1D7218DC" w14:textId="77777777" w:rsidTr="00916495">
        <w:tc>
          <w:tcPr>
            <w:tcW w:w="1682" w:type="dxa"/>
            <w:vAlign w:val="center"/>
          </w:tcPr>
          <w:p w14:paraId="3655111C"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787E3988" w14:textId="77777777" w:rsidR="0051364C" w:rsidRPr="00B474F8" w:rsidRDefault="0051364C"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w:t>
            </w:r>
          </w:p>
        </w:tc>
      </w:tr>
      <w:tr w:rsidR="0051364C" w:rsidRPr="00B474F8" w14:paraId="4EDD5C9F" w14:textId="77777777" w:rsidTr="006030BD">
        <w:tc>
          <w:tcPr>
            <w:tcW w:w="1682" w:type="dxa"/>
            <w:vAlign w:val="center"/>
          </w:tcPr>
          <w:p w14:paraId="3D306C8A"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05C0C1F4"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1364C" w:rsidRPr="00B474F8" w14:paraId="0A31300E" w14:textId="77777777" w:rsidTr="006030BD">
        <w:tc>
          <w:tcPr>
            <w:tcW w:w="1682" w:type="dxa"/>
            <w:vAlign w:val="center"/>
          </w:tcPr>
          <w:p w14:paraId="1D371555" w14:textId="6A653745" w:rsidR="0051364C" w:rsidRPr="00B474F8" w:rsidRDefault="004463F6"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0236C506" w14:textId="4FC44C5A" w:rsidR="0051364C"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1364C" w:rsidRPr="00B474F8" w14:paraId="6BD6FBCD" w14:textId="77777777" w:rsidTr="006030BD">
        <w:tc>
          <w:tcPr>
            <w:tcW w:w="1682" w:type="dxa"/>
            <w:vAlign w:val="center"/>
          </w:tcPr>
          <w:p w14:paraId="1C0D3766" w14:textId="6EB4803E"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4212F1E7"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51364C" w:rsidRPr="00B474F8" w14:paraId="7D4E8E61" w14:textId="77777777" w:rsidTr="006030BD">
        <w:tc>
          <w:tcPr>
            <w:tcW w:w="1682" w:type="dxa"/>
            <w:vAlign w:val="center"/>
          </w:tcPr>
          <w:p w14:paraId="3186D791"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1D08A554" w14:textId="77777777" w:rsidR="0051364C" w:rsidRPr="00B474F8" w:rsidRDefault="0051364C" w:rsidP="0051364C">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6FBB3E36"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51364C" w:rsidRPr="00B474F8" w14:paraId="66F920B1" w14:textId="77777777" w:rsidTr="006030BD">
        <w:tc>
          <w:tcPr>
            <w:tcW w:w="1682" w:type="dxa"/>
            <w:vAlign w:val="center"/>
          </w:tcPr>
          <w:p w14:paraId="49B92DAD"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601A2B39"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NIL</w:t>
            </w:r>
          </w:p>
        </w:tc>
      </w:tr>
      <w:tr w:rsidR="0051364C" w:rsidRPr="00B474F8" w14:paraId="79699943" w14:textId="77777777" w:rsidTr="006030BD">
        <w:tc>
          <w:tcPr>
            <w:tcW w:w="7584" w:type="dxa"/>
            <w:gridSpan w:val="5"/>
            <w:shd w:val="clear" w:color="auto" w:fill="323E4F" w:themeFill="text2" w:themeFillShade="BF"/>
          </w:tcPr>
          <w:p w14:paraId="7E681138" w14:textId="1B1EF147" w:rsidR="0051364C" w:rsidRPr="00B474F8" w:rsidRDefault="0051364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7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CAN – HAN</w:t>
            </w:r>
          </w:p>
        </w:tc>
      </w:tr>
      <w:tr w:rsidR="0051364C" w:rsidRPr="00B474F8" w14:paraId="17E6AC03" w14:textId="77777777" w:rsidTr="006030BD">
        <w:tc>
          <w:tcPr>
            <w:tcW w:w="1682" w:type="dxa"/>
            <w:vMerge w:val="restart"/>
            <w:vAlign w:val="center"/>
          </w:tcPr>
          <w:p w14:paraId="63298C5C"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4BFA8A5A"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917" w:type="dxa"/>
          </w:tcPr>
          <w:p w14:paraId="659A6BDF"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ZGGG</w:t>
            </w:r>
          </w:p>
        </w:tc>
        <w:tc>
          <w:tcPr>
            <w:tcW w:w="1696" w:type="dxa"/>
          </w:tcPr>
          <w:p w14:paraId="7029274B"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HANCAN1102</w:t>
            </w:r>
          </w:p>
        </w:tc>
        <w:tc>
          <w:tcPr>
            <w:tcW w:w="2436" w:type="dxa"/>
          </w:tcPr>
          <w:p w14:paraId="75D56DEA"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ZGNN, VHHH, VMMC</w:t>
            </w:r>
          </w:p>
        </w:tc>
      </w:tr>
      <w:tr w:rsidR="0051364C" w:rsidRPr="00B474F8" w14:paraId="340BCE22" w14:textId="77777777" w:rsidTr="006030BD">
        <w:tc>
          <w:tcPr>
            <w:tcW w:w="1682" w:type="dxa"/>
            <w:vMerge/>
            <w:vAlign w:val="center"/>
          </w:tcPr>
          <w:p w14:paraId="0761A844"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4880DC85"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ZGGG</w:t>
            </w:r>
          </w:p>
        </w:tc>
        <w:tc>
          <w:tcPr>
            <w:tcW w:w="917" w:type="dxa"/>
          </w:tcPr>
          <w:p w14:paraId="1298AD6A"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06417FD9"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CANHAN0211</w:t>
            </w:r>
          </w:p>
        </w:tc>
        <w:tc>
          <w:tcPr>
            <w:tcW w:w="2436" w:type="dxa"/>
          </w:tcPr>
          <w:p w14:paraId="19D24E20"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51364C" w:rsidRPr="00B474F8" w14:paraId="730FDAA7" w14:textId="77777777" w:rsidTr="006030BD">
        <w:tc>
          <w:tcPr>
            <w:tcW w:w="1682" w:type="dxa"/>
            <w:vAlign w:val="center"/>
          </w:tcPr>
          <w:p w14:paraId="120C15D9" w14:textId="1E225BDA"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74AEDAE1" w14:textId="272A8B7F"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1364C" w:rsidRPr="00B474F8" w14:paraId="42999240" w14:textId="77777777" w:rsidTr="00916495">
        <w:tc>
          <w:tcPr>
            <w:tcW w:w="1682" w:type="dxa"/>
            <w:vAlign w:val="center"/>
          </w:tcPr>
          <w:p w14:paraId="43EFC425"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60449874" w14:textId="77777777" w:rsidR="0051364C" w:rsidRPr="00B474F8" w:rsidRDefault="0051364C"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1618296C" w14:textId="77777777" w:rsidTr="006030BD">
        <w:tc>
          <w:tcPr>
            <w:tcW w:w="1682" w:type="dxa"/>
            <w:vAlign w:val="center"/>
          </w:tcPr>
          <w:p w14:paraId="188C819C"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615507C6"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1364C" w:rsidRPr="00B474F8" w14:paraId="508E0AEE" w14:textId="77777777" w:rsidTr="006030BD">
        <w:tc>
          <w:tcPr>
            <w:tcW w:w="1682" w:type="dxa"/>
            <w:vAlign w:val="center"/>
          </w:tcPr>
          <w:p w14:paraId="37F9DCB1" w14:textId="31E8BCC5" w:rsidR="0051364C" w:rsidRPr="00B474F8" w:rsidRDefault="004463F6"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5D318A28" w14:textId="1F16B368" w:rsidR="0051364C"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1364C" w:rsidRPr="00B474F8" w14:paraId="7DBB946A" w14:textId="77777777" w:rsidTr="006030BD">
        <w:tc>
          <w:tcPr>
            <w:tcW w:w="1682" w:type="dxa"/>
            <w:vAlign w:val="center"/>
          </w:tcPr>
          <w:p w14:paraId="7446239A" w14:textId="6DC6E6B7"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41D0AE4D"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51364C" w:rsidRPr="00B474F8" w14:paraId="0593885A" w14:textId="77777777" w:rsidTr="006030BD">
        <w:tc>
          <w:tcPr>
            <w:tcW w:w="1682" w:type="dxa"/>
            <w:vAlign w:val="center"/>
          </w:tcPr>
          <w:p w14:paraId="1BF09E0A" w14:textId="3FDFF1C6" w:rsidR="0051364C"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78EBB534" w14:textId="0D4B0D61" w:rsidR="0051364C" w:rsidRPr="00B474F8" w:rsidRDefault="0051364C" w:rsidP="0051364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51364C" w:rsidRPr="00B474F8" w14:paraId="62AFD2B9" w14:textId="77777777" w:rsidTr="006030BD">
        <w:tc>
          <w:tcPr>
            <w:tcW w:w="1682" w:type="dxa"/>
            <w:vAlign w:val="center"/>
          </w:tcPr>
          <w:p w14:paraId="20399B8C"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5D111935"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400EDCD"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1364C" w:rsidRPr="00B474F8" w14:paraId="297548B6" w14:textId="77777777" w:rsidTr="006030BD">
        <w:tc>
          <w:tcPr>
            <w:tcW w:w="1682" w:type="dxa"/>
            <w:vAlign w:val="center"/>
          </w:tcPr>
          <w:p w14:paraId="0E33E9CA"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789C910B"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44ED7E18" w14:textId="77777777" w:rsidTr="006030BD">
        <w:tc>
          <w:tcPr>
            <w:tcW w:w="7584" w:type="dxa"/>
            <w:gridSpan w:val="5"/>
            <w:shd w:val="clear" w:color="auto" w:fill="323E4F" w:themeFill="text2" w:themeFillShade="BF"/>
          </w:tcPr>
          <w:p w14:paraId="13732F62" w14:textId="0444AB5C" w:rsidR="0051364C" w:rsidRPr="00B474F8" w:rsidRDefault="0051364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7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CTU – HAN</w:t>
            </w:r>
          </w:p>
        </w:tc>
      </w:tr>
      <w:tr w:rsidR="0051364C" w:rsidRPr="00B474F8" w14:paraId="110420BB" w14:textId="77777777" w:rsidTr="006030BD">
        <w:tc>
          <w:tcPr>
            <w:tcW w:w="1682" w:type="dxa"/>
            <w:vMerge w:val="restart"/>
            <w:vAlign w:val="center"/>
          </w:tcPr>
          <w:p w14:paraId="660B4119"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58CD48E0"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917" w:type="dxa"/>
          </w:tcPr>
          <w:p w14:paraId="5671AFB0"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ZUUU</w:t>
            </w:r>
          </w:p>
        </w:tc>
        <w:tc>
          <w:tcPr>
            <w:tcW w:w="1696" w:type="dxa"/>
          </w:tcPr>
          <w:p w14:paraId="626DC582"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HANCTU1102</w:t>
            </w:r>
          </w:p>
        </w:tc>
        <w:tc>
          <w:tcPr>
            <w:tcW w:w="2436" w:type="dxa"/>
          </w:tcPr>
          <w:p w14:paraId="283EEC83"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ZUCK, ZLXY, ZPPP</w:t>
            </w:r>
          </w:p>
        </w:tc>
      </w:tr>
      <w:tr w:rsidR="0051364C" w:rsidRPr="00B474F8" w14:paraId="08DC6331" w14:textId="77777777" w:rsidTr="006030BD">
        <w:tc>
          <w:tcPr>
            <w:tcW w:w="1682" w:type="dxa"/>
            <w:vMerge/>
            <w:vAlign w:val="center"/>
          </w:tcPr>
          <w:p w14:paraId="66684FD1"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4ACAF35F"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ZUUU</w:t>
            </w:r>
          </w:p>
        </w:tc>
        <w:tc>
          <w:tcPr>
            <w:tcW w:w="917" w:type="dxa"/>
          </w:tcPr>
          <w:p w14:paraId="66E7534F"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5373E8B2"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CTUHAN0211</w:t>
            </w:r>
          </w:p>
        </w:tc>
        <w:tc>
          <w:tcPr>
            <w:tcW w:w="2436" w:type="dxa"/>
          </w:tcPr>
          <w:p w14:paraId="20B2DD31"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51364C" w:rsidRPr="00B474F8" w14:paraId="0E11D201" w14:textId="77777777" w:rsidTr="006030BD">
        <w:tc>
          <w:tcPr>
            <w:tcW w:w="1682" w:type="dxa"/>
            <w:vAlign w:val="center"/>
          </w:tcPr>
          <w:p w14:paraId="551870A9" w14:textId="3718EAD4"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25A6E0FB" w14:textId="51F59D7C"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1364C" w:rsidRPr="00B474F8" w14:paraId="7F29B155" w14:textId="77777777" w:rsidTr="00916495">
        <w:tc>
          <w:tcPr>
            <w:tcW w:w="1682" w:type="dxa"/>
            <w:vAlign w:val="center"/>
          </w:tcPr>
          <w:p w14:paraId="09D5FFBC"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71C073DC" w14:textId="77777777" w:rsidR="0051364C" w:rsidRPr="00B474F8" w:rsidRDefault="0051364C"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061E9BC2" w14:textId="77777777" w:rsidTr="006030BD">
        <w:tc>
          <w:tcPr>
            <w:tcW w:w="1682" w:type="dxa"/>
            <w:vAlign w:val="center"/>
          </w:tcPr>
          <w:p w14:paraId="7D85182A"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75FD010F"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1364C" w:rsidRPr="00B474F8" w14:paraId="347B9BD0" w14:textId="77777777" w:rsidTr="006030BD">
        <w:tc>
          <w:tcPr>
            <w:tcW w:w="1682" w:type="dxa"/>
            <w:vAlign w:val="center"/>
          </w:tcPr>
          <w:p w14:paraId="5F4A05F7" w14:textId="098FED0D" w:rsidR="0051364C" w:rsidRPr="00B474F8" w:rsidRDefault="004463F6"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17806A52" w14:textId="6303D96B" w:rsidR="0051364C"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1364C" w:rsidRPr="00B474F8" w14:paraId="55A3352E" w14:textId="77777777" w:rsidTr="006030BD">
        <w:tc>
          <w:tcPr>
            <w:tcW w:w="1682" w:type="dxa"/>
            <w:vAlign w:val="center"/>
          </w:tcPr>
          <w:p w14:paraId="0515541B" w14:textId="17B7ECB6"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E48459C"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51364C" w:rsidRPr="00B474F8" w14:paraId="37C8301F" w14:textId="77777777" w:rsidTr="006030BD">
        <w:tc>
          <w:tcPr>
            <w:tcW w:w="1682" w:type="dxa"/>
            <w:vAlign w:val="center"/>
          </w:tcPr>
          <w:p w14:paraId="0636F2DA" w14:textId="277C63DF" w:rsidR="0051364C"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050F51F7" w14:textId="6A1037BA" w:rsidR="0051364C" w:rsidRPr="00B474F8" w:rsidRDefault="0051364C" w:rsidP="0051364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51364C" w:rsidRPr="00B474F8" w14:paraId="1F7FB0D0" w14:textId="77777777" w:rsidTr="006030BD">
        <w:tc>
          <w:tcPr>
            <w:tcW w:w="1682" w:type="dxa"/>
            <w:vAlign w:val="center"/>
          </w:tcPr>
          <w:p w14:paraId="713C18CC"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29904A50"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MIN – MAX: GND – FL410</w:t>
            </w:r>
            <w:r w:rsidRPr="00B474F8">
              <w:rPr>
                <w:rFonts w:ascii="Arial" w:hAnsi="Arial" w:cs="Arial"/>
                <w:color w:val="000000" w:themeColor="text1"/>
                <w:sz w:val="18"/>
                <w:szCs w:val="18"/>
              </w:rPr>
              <w:br/>
              <w:t>REMARKS: NIL</w:t>
            </w:r>
          </w:p>
        </w:tc>
      </w:tr>
      <w:tr w:rsidR="0051364C" w:rsidRPr="00B474F8" w14:paraId="12537A38" w14:textId="77777777" w:rsidTr="006030BD">
        <w:tc>
          <w:tcPr>
            <w:tcW w:w="1682" w:type="dxa"/>
            <w:vAlign w:val="center"/>
          </w:tcPr>
          <w:p w14:paraId="00AED590"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4E43990E"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1CF9592E" w14:textId="77777777" w:rsidTr="006030BD">
        <w:tc>
          <w:tcPr>
            <w:tcW w:w="7584" w:type="dxa"/>
            <w:gridSpan w:val="5"/>
            <w:shd w:val="clear" w:color="auto" w:fill="323E4F" w:themeFill="text2" w:themeFillShade="BF"/>
          </w:tcPr>
          <w:p w14:paraId="278463E7" w14:textId="223E3D8F" w:rsidR="0051364C" w:rsidRPr="00B474F8" w:rsidRDefault="0051364C" w:rsidP="000912F0">
            <w:pPr>
              <w:pStyle w:val="ListParagraph"/>
              <w:numPr>
                <w:ilvl w:val="0"/>
                <w:numId w:val="3"/>
              </w:numPr>
              <w:autoSpaceDE w:val="0"/>
              <w:autoSpaceDN w:val="0"/>
              <w:adjustRightInd w:val="0"/>
              <w:jc w:val="both"/>
              <w:rPr>
                <w:rFonts w:ascii="Arial" w:hAnsi="Arial" w:cs="Arial"/>
                <w:b/>
                <w:color w:val="FFFFFF" w:themeColor="background1"/>
                <w:sz w:val="18"/>
                <w:szCs w:val="18"/>
              </w:rPr>
              <w:pPrChange w:id="67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HAK – HAN</w:t>
            </w:r>
          </w:p>
        </w:tc>
      </w:tr>
      <w:tr w:rsidR="0051364C" w:rsidRPr="00B474F8" w14:paraId="55A12C94" w14:textId="77777777" w:rsidTr="006030BD">
        <w:tc>
          <w:tcPr>
            <w:tcW w:w="1682" w:type="dxa"/>
            <w:vMerge w:val="restart"/>
            <w:vAlign w:val="center"/>
          </w:tcPr>
          <w:p w14:paraId="24DEFF65"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19F89CB0"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917" w:type="dxa"/>
          </w:tcPr>
          <w:p w14:paraId="719FBAFD"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ZJHK</w:t>
            </w:r>
          </w:p>
        </w:tc>
        <w:tc>
          <w:tcPr>
            <w:tcW w:w="1696" w:type="dxa"/>
          </w:tcPr>
          <w:p w14:paraId="17D57ED0"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HANHAK1110</w:t>
            </w:r>
          </w:p>
        </w:tc>
        <w:tc>
          <w:tcPr>
            <w:tcW w:w="2436" w:type="dxa"/>
          </w:tcPr>
          <w:p w14:paraId="746EB1A0"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w:t>
            </w:r>
          </w:p>
        </w:tc>
      </w:tr>
      <w:tr w:rsidR="0051364C" w:rsidRPr="00B474F8" w14:paraId="7E07CE1E" w14:textId="77777777" w:rsidTr="006030BD">
        <w:tc>
          <w:tcPr>
            <w:tcW w:w="1682" w:type="dxa"/>
            <w:vMerge/>
            <w:vAlign w:val="center"/>
          </w:tcPr>
          <w:p w14:paraId="23380182"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369EA69A"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ZJHK</w:t>
            </w:r>
          </w:p>
        </w:tc>
        <w:tc>
          <w:tcPr>
            <w:tcW w:w="917" w:type="dxa"/>
          </w:tcPr>
          <w:p w14:paraId="7F6A3BA2"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297E9FF4"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HAKHAN1011</w:t>
            </w:r>
          </w:p>
        </w:tc>
        <w:tc>
          <w:tcPr>
            <w:tcW w:w="2436" w:type="dxa"/>
          </w:tcPr>
          <w:p w14:paraId="79CB0EE8"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51364C" w:rsidRPr="00B474F8" w14:paraId="48AAF6FC" w14:textId="77777777" w:rsidTr="006030BD">
        <w:tc>
          <w:tcPr>
            <w:tcW w:w="1682" w:type="dxa"/>
            <w:vAlign w:val="center"/>
          </w:tcPr>
          <w:p w14:paraId="582C5B2F" w14:textId="43D336CB"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38B31149" w14:textId="18E9EF34"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1364C" w:rsidRPr="00B474F8" w14:paraId="0F996239" w14:textId="77777777" w:rsidTr="00916495">
        <w:tc>
          <w:tcPr>
            <w:tcW w:w="1682" w:type="dxa"/>
            <w:vAlign w:val="center"/>
          </w:tcPr>
          <w:p w14:paraId="0C7B4E36"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71742416" w14:textId="77777777" w:rsidR="0051364C" w:rsidRPr="00B474F8" w:rsidRDefault="0051364C"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4E2275D5" w14:textId="77777777" w:rsidTr="006030BD">
        <w:tc>
          <w:tcPr>
            <w:tcW w:w="1682" w:type="dxa"/>
            <w:vAlign w:val="center"/>
          </w:tcPr>
          <w:p w14:paraId="0A59CC7F"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3206E8EC"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1364C" w:rsidRPr="00B474F8" w14:paraId="72053CBD" w14:textId="77777777" w:rsidTr="006030BD">
        <w:tc>
          <w:tcPr>
            <w:tcW w:w="1682" w:type="dxa"/>
            <w:vAlign w:val="center"/>
          </w:tcPr>
          <w:p w14:paraId="1B0F4CE4" w14:textId="35B3DA4B" w:rsidR="0051364C" w:rsidRPr="00B474F8" w:rsidRDefault="004463F6"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2DECD71D" w14:textId="3BDC823C" w:rsidR="0051364C"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1364C" w:rsidRPr="00B474F8" w14:paraId="1EAD3177" w14:textId="77777777" w:rsidTr="006030BD">
        <w:tc>
          <w:tcPr>
            <w:tcW w:w="1682" w:type="dxa"/>
            <w:vAlign w:val="center"/>
          </w:tcPr>
          <w:p w14:paraId="4DF80A42" w14:textId="66A1F59B"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3FAE5986"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51364C" w:rsidRPr="00B474F8" w14:paraId="748B15F8" w14:textId="77777777" w:rsidTr="006030BD">
        <w:tc>
          <w:tcPr>
            <w:tcW w:w="1682" w:type="dxa"/>
            <w:vAlign w:val="center"/>
          </w:tcPr>
          <w:p w14:paraId="6E897BB4" w14:textId="17C27E26" w:rsidR="0051364C"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2B5B9C62" w14:textId="1B6E40CA" w:rsidR="0051364C" w:rsidRPr="00B474F8" w:rsidRDefault="0051364C" w:rsidP="0051364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51364C" w:rsidRPr="00B474F8" w14:paraId="4FA8316D" w14:textId="77777777" w:rsidTr="006030BD">
        <w:tc>
          <w:tcPr>
            <w:tcW w:w="1682" w:type="dxa"/>
            <w:vAlign w:val="center"/>
          </w:tcPr>
          <w:p w14:paraId="754F5627"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7FA911A5"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416F456"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1364C" w:rsidRPr="00B474F8" w14:paraId="3F07480E" w14:textId="77777777" w:rsidTr="006030BD">
        <w:tc>
          <w:tcPr>
            <w:tcW w:w="1682" w:type="dxa"/>
            <w:vAlign w:val="center"/>
          </w:tcPr>
          <w:p w14:paraId="027D068E"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117134E7"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3A33813F" w14:textId="77777777" w:rsidTr="006030BD">
        <w:tc>
          <w:tcPr>
            <w:tcW w:w="7584" w:type="dxa"/>
            <w:gridSpan w:val="5"/>
            <w:shd w:val="clear" w:color="auto" w:fill="323E4F" w:themeFill="text2" w:themeFillShade="BF"/>
          </w:tcPr>
          <w:p w14:paraId="15640C2B" w14:textId="4AAC8128" w:rsidR="0051364C" w:rsidRPr="00B474F8" w:rsidRDefault="0051364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7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PEK – HAN</w:t>
            </w:r>
          </w:p>
        </w:tc>
      </w:tr>
      <w:tr w:rsidR="0051364C" w:rsidRPr="00B474F8" w14:paraId="27E573FF" w14:textId="77777777" w:rsidTr="006030BD">
        <w:tc>
          <w:tcPr>
            <w:tcW w:w="1682" w:type="dxa"/>
            <w:vMerge w:val="restart"/>
            <w:vAlign w:val="center"/>
          </w:tcPr>
          <w:p w14:paraId="64F22D7E"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39C83249"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917" w:type="dxa"/>
          </w:tcPr>
          <w:p w14:paraId="503DE97E"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ZBAA</w:t>
            </w:r>
          </w:p>
        </w:tc>
        <w:tc>
          <w:tcPr>
            <w:tcW w:w="1696" w:type="dxa"/>
          </w:tcPr>
          <w:p w14:paraId="723371D8"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HANPEK1118</w:t>
            </w:r>
          </w:p>
        </w:tc>
        <w:tc>
          <w:tcPr>
            <w:tcW w:w="2436" w:type="dxa"/>
          </w:tcPr>
          <w:p w14:paraId="3AA35AF6"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ZBTJ, ZBAD</w:t>
            </w:r>
          </w:p>
        </w:tc>
      </w:tr>
      <w:tr w:rsidR="0051364C" w:rsidRPr="00B474F8" w14:paraId="16EA74D1" w14:textId="77777777" w:rsidTr="006030BD">
        <w:tc>
          <w:tcPr>
            <w:tcW w:w="1682" w:type="dxa"/>
            <w:vMerge/>
            <w:vAlign w:val="center"/>
          </w:tcPr>
          <w:p w14:paraId="289FD54E"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16C6D8BF"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ZBAA</w:t>
            </w:r>
          </w:p>
        </w:tc>
        <w:tc>
          <w:tcPr>
            <w:tcW w:w="917" w:type="dxa"/>
          </w:tcPr>
          <w:p w14:paraId="6575CED5"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738CAB1A"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PEKHAN1811</w:t>
            </w:r>
          </w:p>
        </w:tc>
        <w:tc>
          <w:tcPr>
            <w:tcW w:w="2436" w:type="dxa"/>
          </w:tcPr>
          <w:p w14:paraId="768CE998"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51364C" w:rsidRPr="00B474F8" w14:paraId="4CE4515F" w14:textId="77777777" w:rsidTr="006030BD">
        <w:tc>
          <w:tcPr>
            <w:tcW w:w="1682" w:type="dxa"/>
            <w:vAlign w:val="center"/>
          </w:tcPr>
          <w:p w14:paraId="28626CF6" w14:textId="1D06535B"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62FADC5A" w14:textId="16B88627"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1364C" w:rsidRPr="00B474F8" w14:paraId="3A233A50" w14:textId="77777777" w:rsidTr="00916495">
        <w:tc>
          <w:tcPr>
            <w:tcW w:w="1682" w:type="dxa"/>
            <w:vAlign w:val="center"/>
          </w:tcPr>
          <w:p w14:paraId="3B902E7F"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25549D4C" w14:textId="77777777" w:rsidR="0051364C" w:rsidRPr="00B474F8" w:rsidRDefault="0051364C" w:rsidP="0091649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ZSNJ, ZHCC</w:t>
            </w:r>
          </w:p>
        </w:tc>
      </w:tr>
      <w:tr w:rsidR="0051364C" w:rsidRPr="00B474F8" w14:paraId="6665B312" w14:textId="77777777" w:rsidTr="006030BD">
        <w:tc>
          <w:tcPr>
            <w:tcW w:w="1682" w:type="dxa"/>
            <w:vAlign w:val="center"/>
          </w:tcPr>
          <w:p w14:paraId="7480D066"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0CC7C1E2"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1364C" w:rsidRPr="00B474F8" w14:paraId="2CC7DBAB" w14:textId="77777777" w:rsidTr="006030BD">
        <w:tc>
          <w:tcPr>
            <w:tcW w:w="1682" w:type="dxa"/>
            <w:vAlign w:val="center"/>
          </w:tcPr>
          <w:p w14:paraId="6693ADAD" w14:textId="1A748FEE" w:rsidR="0051364C" w:rsidRPr="00B474F8" w:rsidRDefault="004463F6"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606C10A8" w14:textId="7B791C1B" w:rsidR="0051364C"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1364C" w:rsidRPr="00B474F8" w14:paraId="36D3B2EF" w14:textId="77777777" w:rsidTr="006030BD">
        <w:tc>
          <w:tcPr>
            <w:tcW w:w="1682" w:type="dxa"/>
            <w:vAlign w:val="center"/>
          </w:tcPr>
          <w:p w14:paraId="0A42F269" w14:textId="44AE9EC9"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455A5DF7"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51364C" w:rsidRPr="00B474F8" w14:paraId="07B7E8D0" w14:textId="77777777" w:rsidTr="006030BD">
        <w:tc>
          <w:tcPr>
            <w:tcW w:w="1682" w:type="dxa"/>
            <w:vAlign w:val="center"/>
          </w:tcPr>
          <w:p w14:paraId="300A3E34" w14:textId="01EBAA99" w:rsidR="0051364C"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14010F62" w14:textId="48FC683A" w:rsidR="0051364C" w:rsidRPr="00B474F8" w:rsidRDefault="0051364C" w:rsidP="0051364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51364C" w:rsidRPr="00B474F8" w14:paraId="1C149985" w14:textId="77777777" w:rsidTr="006030BD">
        <w:tc>
          <w:tcPr>
            <w:tcW w:w="1682" w:type="dxa"/>
            <w:vAlign w:val="center"/>
          </w:tcPr>
          <w:p w14:paraId="72844B5F"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584C5F77"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4F73E10"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1364C" w:rsidRPr="00B474F8" w14:paraId="4310086F" w14:textId="77777777" w:rsidTr="006030BD">
        <w:tc>
          <w:tcPr>
            <w:tcW w:w="1682" w:type="dxa"/>
            <w:vAlign w:val="center"/>
          </w:tcPr>
          <w:p w14:paraId="5D525583"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3AA76665"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48F7A4B7" w14:textId="77777777" w:rsidTr="006030BD">
        <w:tc>
          <w:tcPr>
            <w:tcW w:w="7584" w:type="dxa"/>
            <w:gridSpan w:val="5"/>
            <w:shd w:val="clear" w:color="auto" w:fill="323E4F" w:themeFill="text2" w:themeFillShade="BF"/>
          </w:tcPr>
          <w:p w14:paraId="592058B3" w14:textId="629F5DA2" w:rsidR="0051364C" w:rsidRPr="00B474F8" w:rsidRDefault="0051364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7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PVG – HAN</w:t>
            </w:r>
          </w:p>
        </w:tc>
      </w:tr>
      <w:tr w:rsidR="0051364C" w:rsidRPr="00B474F8" w14:paraId="77AFE3C8" w14:textId="77777777" w:rsidTr="006030BD">
        <w:tc>
          <w:tcPr>
            <w:tcW w:w="1682" w:type="dxa"/>
            <w:vMerge w:val="restart"/>
            <w:vAlign w:val="center"/>
          </w:tcPr>
          <w:p w14:paraId="5F76EA94"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70121165"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917" w:type="dxa"/>
          </w:tcPr>
          <w:p w14:paraId="00324389"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ZSPD</w:t>
            </w:r>
          </w:p>
        </w:tc>
        <w:tc>
          <w:tcPr>
            <w:tcW w:w="1696" w:type="dxa"/>
          </w:tcPr>
          <w:p w14:paraId="23558B5B"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HANPVG1116</w:t>
            </w:r>
          </w:p>
        </w:tc>
        <w:tc>
          <w:tcPr>
            <w:tcW w:w="2436" w:type="dxa"/>
          </w:tcPr>
          <w:p w14:paraId="23CFD876"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ZSNB, ZSNJ, ZSHC</w:t>
            </w:r>
          </w:p>
        </w:tc>
      </w:tr>
      <w:tr w:rsidR="0051364C" w:rsidRPr="00B474F8" w14:paraId="61556E4D" w14:textId="77777777" w:rsidTr="006030BD">
        <w:tc>
          <w:tcPr>
            <w:tcW w:w="1682" w:type="dxa"/>
            <w:vMerge/>
            <w:vAlign w:val="center"/>
          </w:tcPr>
          <w:p w14:paraId="31C26359"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096A1232"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ZSPD</w:t>
            </w:r>
          </w:p>
        </w:tc>
        <w:tc>
          <w:tcPr>
            <w:tcW w:w="917" w:type="dxa"/>
          </w:tcPr>
          <w:p w14:paraId="4548B8DE"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11E8F90A"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PVGHAN3511</w:t>
            </w:r>
          </w:p>
        </w:tc>
        <w:tc>
          <w:tcPr>
            <w:tcW w:w="2436" w:type="dxa"/>
          </w:tcPr>
          <w:p w14:paraId="31A6A6B0"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51364C" w:rsidRPr="00B474F8" w14:paraId="0466D715" w14:textId="77777777" w:rsidTr="006030BD">
        <w:tc>
          <w:tcPr>
            <w:tcW w:w="1682" w:type="dxa"/>
            <w:vAlign w:val="center"/>
          </w:tcPr>
          <w:p w14:paraId="490DBE98" w14:textId="502738A0"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2F55A9FB" w14:textId="0BB42AEB"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1364C" w:rsidRPr="00B474F8" w14:paraId="6A96D58B" w14:textId="77777777" w:rsidTr="00723E01">
        <w:tc>
          <w:tcPr>
            <w:tcW w:w="1682" w:type="dxa"/>
            <w:vAlign w:val="center"/>
          </w:tcPr>
          <w:p w14:paraId="25755AF0"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222E704C" w14:textId="77777777" w:rsidR="0051364C" w:rsidRPr="00B474F8" w:rsidRDefault="0051364C" w:rsidP="00723E0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ZSNJ</w:t>
            </w:r>
          </w:p>
        </w:tc>
      </w:tr>
      <w:tr w:rsidR="0051364C" w:rsidRPr="00B474F8" w14:paraId="5252C62A" w14:textId="77777777" w:rsidTr="006030BD">
        <w:tc>
          <w:tcPr>
            <w:tcW w:w="1682" w:type="dxa"/>
            <w:vAlign w:val="center"/>
          </w:tcPr>
          <w:p w14:paraId="378B2FB4"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71B1F00B"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1364C" w:rsidRPr="00B474F8" w14:paraId="4ADBFA92" w14:textId="77777777" w:rsidTr="006030BD">
        <w:tc>
          <w:tcPr>
            <w:tcW w:w="1682" w:type="dxa"/>
            <w:vAlign w:val="center"/>
          </w:tcPr>
          <w:p w14:paraId="4C890FF3" w14:textId="31063210" w:rsidR="0051364C" w:rsidRPr="00B474F8" w:rsidRDefault="004463F6"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45A7A118" w14:textId="371D2499" w:rsidR="0051364C"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1364C" w:rsidRPr="00B474F8" w14:paraId="2B4FAF34" w14:textId="77777777" w:rsidTr="006030BD">
        <w:tc>
          <w:tcPr>
            <w:tcW w:w="1682" w:type="dxa"/>
            <w:vAlign w:val="center"/>
          </w:tcPr>
          <w:p w14:paraId="74289F9B" w14:textId="15E0DE02"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55800514"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51364C" w:rsidRPr="00B474F8" w14:paraId="6308E4AF" w14:textId="77777777" w:rsidTr="006030BD">
        <w:tc>
          <w:tcPr>
            <w:tcW w:w="1682" w:type="dxa"/>
            <w:vAlign w:val="center"/>
          </w:tcPr>
          <w:p w14:paraId="30DFF92F" w14:textId="63DAB25C" w:rsidR="0051364C"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1B673FD7" w14:textId="57F95EF1" w:rsidR="0051364C" w:rsidRPr="00B474F8" w:rsidRDefault="0051364C" w:rsidP="0051364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51364C" w:rsidRPr="00B474F8" w14:paraId="256840D6" w14:textId="77777777" w:rsidTr="006030BD">
        <w:tc>
          <w:tcPr>
            <w:tcW w:w="1682" w:type="dxa"/>
            <w:vAlign w:val="center"/>
          </w:tcPr>
          <w:p w14:paraId="2B0116B0"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63D02BA3"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426F3EA"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1364C" w:rsidRPr="00B474F8" w14:paraId="4DA16564" w14:textId="77777777" w:rsidTr="006030BD">
        <w:tc>
          <w:tcPr>
            <w:tcW w:w="1682" w:type="dxa"/>
            <w:vAlign w:val="center"/>
          </w:tcPr>
          <w:p w14:paraId="2B8C09A4"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365A9F63"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0DCFBC31" w14:textId="77777777" w:rsidTr="006030BD">
        <w:tc>
          <w:tcPr>
            <w:tcW w:w="7584" w:type="dxa"/>
            <w:gridSpan w:val="5"/>
            <w:shd w:val="clear" w:color="auto" w:fill="323E4F" w:themeFill="text2" w:themeFillShade="BF"/>
          </w:tcPr>
          <w:p w14:paraId="43BB91A8" w14:textId="3B002CF9" w:rsidR="0051364C" w:rsidRPr="00B474F8" w:rsidRDefault="0051364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7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SZX – HAN</w:t>
            </w:r>
          </w:p>
        </w:tc>
      </w:tr>
      <w:tr w:rsidR="0051364C" w:rsidRPr="00B474F8" w14:paraId="4C1B312C" w14:textId="77777777" w:rsidTr="006030BD">
        <w:tc>
          <w:tcPr>
            <w:tcW w:w="1682" w:type="dxa"/>
            <w:vMerge w:val="restart"/>
            <w:vAlign w:val="center"/>
          </w:tcPr>
          <w:p w14:paraId="75735553"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649D53D3"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917" w:type="dxa"/>
          </w:tcPr>
          <w:p w14:paraId="02A5BD77"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ZGSZ</w:t>
            </w:r>
          </w:p>
        </w:tc>
        <w:tc>
          <w:tcPr>
            <w:tcW w:w="1696" w:type="dxa"/>
          </w:tcPr>
          <w:p w14:paraId="2B6242B7"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HANSZX1115</w:t>
            </w:r>
          </w:p>
        </w:tc>
        <w:tc>
          <w:tcPr>
            <w:tcW w:w="2436" w:type="dxa"/>
          </w:tcPr>
          <w:p w14:paraId="73A64111"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VHHH, VMMC</w:t>
            </w:r>
          </w:p>
        </w:tc>
      </w:tr>
      <w:tr w:rsidR="0051364C" w:rsidRPr="00B474F8" w14:paraId="405235B0" w14:textId="77777777" w:rsidTr="006030BD">
        <w:tc>
          <w:tcPr>
            <w:tcW w:w="1682" w:type="dxa"/>
            <w:vMerge/>
            <w:vAlign w:val="center"/>
          </w:tcPr>
          <w:p w14:paraId="4A3A3289" w14:textId="77777777" w:rsidR="0051364C" w:rsidRPr="00B474F8" w:rsidRDefault="0051364C" w:rsidP="0051364C">
            <w:pPr>
              <w:autoSpaceDE w:val="0"/>
              <w:autoSpaceDN w:val="0"/>
              <w:adjustRightInd w:val="0"/>
              <w:rPr>
                <w:rFonts w:ascii="Arial" w:hAnsi="Arial" w:cs="Arial"/>
                <w:color w:val="000000" w:themeColor="text1"/>
                <w:sz w:val="18"/>
                <w:szCs w:val="18"/>
              </w:rPr>
            </w:pPr>
          </w:p>
        </w:tc>
        <w:tc>
          <w:tcPr>
            <w:tcW w:w="853" w:type="dxa"/>
          </w:tcPr>
          <w:p w14:paraId="35B18B89"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ZGSZ</w:t>
            </w:r>
          </w:p>
        </w:tc>
        <w:tc>
          <w:tcPr>
            <w:tcW w:w="917" w:type="dxa"/>
          </w:tcPr>
          <w:p w14:paraId="7742D178"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596AEC77" w14:textId="77777777" w:rsidR="0051364C" w:rsidRPr="00B474F8" w:rsidRDefault="0051364C" w:rsidP="005136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SZXHAN1511</w:t>
            </w:r>
          </w:p>
        </w:tc>
        <w:tc>
          <w:tcPr>
            <w:tcW w:w="2436" w:type="dxa"/>
          </w:tcPr>
          <w:p w14:paraId="75FE8571"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51364C" w:rsidRPr="00B474F8" w14:paraId="26BC640F" w14:textId="77777777" w:rsidTr="006030BD">
        <w:tc>
          <w:tcPr>
            <w:tcW w:w="1682" w:type="dxa"/>
            <w:vAlign w:val="center"/>
          </w:tcPr>
          <w:p w14:paraId="7573AC95" w14:textId="02445F06"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71B0CD2E" w14:textId="13FE08CD"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1364C" w:rsidRPr="00B474F8" w14:paraId="6712EC0F" w14:textId="77777777" w:rsidTr="00723E01">
        <w:tc>
          <w:tcPr>
            <w:tcW w:w="1682" w:type="dxa"/>
            <w:vAlign w:val="center"/>
          </w:tcPr>
          <w:p w14:paraId="2CE281AC"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08956A12" w14:textId="77777777" w:rsidR="0051364C" w:rsidRPr="00B474F8" w:rsidRDefault="0051364C" w:rsidP="00723E0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1364C" w:rsidRPr="00B474F8" w14:paraId="3C33CEA1" w14:textId="77777777" w:rsidTr="006030BD">
        <w:tc>
          <w:tcPr>
            <w:tcW w:w="1682" w:type="dxa"/>
            <w:vAlign w:val="center"/>
          </w:tcPr>
          <w:p w14:paraId="5BF6EC24" w14:textId="77777777" w:rsidR="0051364C" w:rsidRPr="00B474F8" w:rsidRDefault="0051364C" w:rsidP="005136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2ACE021D"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1364C" w:rsidRPr="00B474F8" w14:paraId="1F64EB95" w14:textId="77777777" w:rsidTr="006030BD">
        <w:tc>
          <w:tcPr>
            <w:tcW w:w="1682" w:type="dxa"/>
            <w:vAlign w:val="center"/>
          </w:tcPr>
          <w:p w14:paraId="2A8AC3E4" w14:textId="10724D1F" w:rsidR="0051364C" w:rsidRPr="00B474F8" w:rsidRDefault="004463F6"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49A378FA" w14:textId="69E82940" w:rsidR="0051364C"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1364C" w:rsidRPr="00B474F8" w14:paraId="78D506CE" w14:textId="77777777" w:rsidTr="006030BD">
        <w:tc>
          <w:tcPr>
            <w:tcW w:w="1682" w:type="dxa"/>
            <w:vAlign w:val="center"/>
          </w:tcPr>
          <w:p w14:paraId="7DAE8805" w14:textId="32755137" w:rsidR="0051364C" w:rsidRPr="00B474F8" w:rsidRDefault="0051364C" w:rsidP="005136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2BA5204D" w14:textId="77777777" w:rsidR="0051364C" w:rsidRPr="00B474F8" w:rsidRDefault="0051364C" w:rsidP="005136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2C5416" w:rsidRPr="00B474F8" w14:paraId="661F2CD3" w14:textId="77777777" w:rsidTr="006030BD">
        <w:tc>
          <w:tcPr>
            <w:tcW w:w="1682" w:type="dxa"/>
            <w:vAlign w:val="center"/>
          </w:tcPr>
          <w:p w14:paraId="5049F75F" w14:textId="36B6EF52" w:rsidR="002C5416" w:rsidRDefault="002C5416" w:rsidP="002C541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40A3C73C" w14:textId="2307EF10" w:rsidR="002C5416" w:rsidRPr="00B474F8" w:rsidRDefault="002C5416" w:rsidP="002C5416">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2C5416" w:rsidRPr="00B474F8" w14:paraId="4273960D" w14:textId="77777777" w:rsidTr="006030BD">
        <w:tc>
          <w:tcPr>
            <w:tcW w:w="1682" w:type="dxa"/>
            <w:vAlign w:val="center"/>
          </w:tcPr>
          <w:p w14:paraId="1F730F10" w14:textId="77777777" w:rsidR="002C5416" w:rsidRPr="00B474F8" w:rsidRDefault="002C5416" w:rsidP="002C541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1C15A6F7" w14:textId="77777777" w:rsidR="002C5416" w:rsidRPr="00B474F8" w:rsidRDefault="002C5416" w:rsidP="002C541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5B31685" w14:textId="77777777" w:rsidR="002C5416" w:rsidRPr="00B474F8" w:rsidRDefault="002C5416" w:rsidP="002C5416">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2C5416" w:rsidRPr="00B474F8" w14:paraId="02D63836" w14:textId="77777777" w:rsidTr="006030BD">
        <w:tc>
          <w:tcPr>
            <w:tcW w:w="1682" w:type="dxa"/>
            <w:vAlign w:val="center"/>
          </w:tcPr>
          <w:p w14:paraId="6750513A" w14:textId="77777777" w:rsidR="002C5416" w:rsidRPr="00B474F8" w:rsidRDefault="002C5416" w:rsidP="002C541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0F491C7A" w14:textId="77777777" w:rsidR="002C5416" w:rsidRPr="00B474F8" w:rsidRDefault="002C5416" w:rsidP="002C541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2C5416" w:rsidRPr="00B474F8" w14:paraId="2ECBFE1B" w14:textId="77777777" w:rsidTr="006030BD">
        <w:tc>
          <w:tcPr>
            <w:tcW w:w="7584" w:type="dxa"/>
            <w:gridSpan w:val="5"/>
            <w:shd w:val="clear" w:color="auto" w:fill="323E4F" w:themeFill="text2" w:themeFillShade="BF"/>
          </w:tcPr>
          <w:p w14:paraId="6F371275" w14:textId="51947B5B" w:rsidR="002C5416" w:rsidRPr="00B474F8" w:rsidRDefault="002C541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7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CAN – SGN</w:t>
            </w:r>
          </w:p>
        </w:tc>
      </w:tr>
      <w:tr w:rsidR="002C5416" w:rsidRPr="00B474F8" w14:paraId="64BB00B4" w14:textId="77777777" w:rsidTr="006030BD">
        <w:tc>
          <w:tcPr>
            <w:tcW w:w="1682" w:type="dxa"/>
            <w:vMerge w:val="restart"/>
            <w:vAlign w:val="center"/>
          </w:tcPr>
          <w:p w14:paraId="62E01611" w14:textId="77777777" w:rsidR="002C5416" w:rsidRPr="00B474F8" w:rsidRDefault="002C5416" w:rsidP="002C5416">
            <w:pPr>
              <w:autoSpaceDE w:val="0"/>
              <w:autoSpaceDN w:val="0"/>
              <w:adjustRightInd w:val="0"/>
              <w:rPr>
                <w:rFonts w:ascii="Arial" w:hAnsi="Arial" w:cs="Arial"/>
                <w:color w:val="000000" w:themeColor="text1"/>
                <w:sz w:val="18"/>
                <w:szCs w:val="18"/>
              </w:rPr>
            </w:pPr>
          </w:p>
        </w:tc>
        <w:tc>
          <w:tcPr>
            <w:tcW w:w="853" w:type="dxa"/>
          </w:tcPr>
          <w:p w14:paraId="49BB7639" w14:textId="77777777" w:rsidR="002C5416" w:rsidRPr="00B474F8" w:rsidRDefault="002C5416" w:rsidP="002C541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917" w:type="dxa"/>
          </w:tcPr>
          <w:p w14:paraId="37B33FB3" w14:textId="77777777" w:rsidR="002C5416" w:rsidRPr="00B474F8" w:rsidRDefault="002C5416" w:rsidP="002C541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ZGGG</w:t>
            </w:r>
          </w:p>
        </w:tc>
        <w:tc>
          <w:tcPr>
            <w:tcW w:w="1696" w:type="dxa"/>
          </w:tcPr>
          <w:p w14:paraId="729F8B71" w14:textId="77777777" w:rsidR="002C5416" w:rsidRPr="00B474F8" w:rsidRDefault="002C5416" w:rsidP="002C541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SGNCAN2502</w:t>
            </w:r>
          </w:p>
        </w:tc>
        <w:tc>
          <w:tcPr>
            <w:tcW w:w="2436" w:type="dxa"/>
          </w:tcPr>
          <w:p w14:paraId="6DB570F3" w14:textId="77777777" w:rsidR="002C5416" w:rsidRPr="00B474F8" w:rsidRDefault="002C5416" w:rsidP="002C541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ZGNN, VHHH, VMMC</w:t>
            </w:r>
          </w:p>
        </w:tc>
      </w:tr>
      <w:tr w:rsidR="002C5416" w:rsidRPr="00B474F8" w14:paraId="38A03C70" w14:textId="77777777" w:rsidTr="006030BD">
        <w:tc>
          <w:tcPr>
            <w:tcW w:w="1682" w:type="dxa"/>
            <w:vMerge/>
            <w:vAlign w:val="center"/>
          </w:tcPr>
          <w:p w14:paraId="7516DEEA" w14:textId="77777777" w:rsidR="002C5416" w:rsidRPr="00B474F8" w:rsidRDefault="002C5416" w:rsidP="002C5416">
            <w:pPr>
              <w:autoSpaceDE w:val="0"/>
              <w:autoSpaceDN w:val="0"/>
              <w:adjustRightInd w:val="0"/>
              <w:rPr>
                <w:rFonts w:ascii="Arial" w:hAnsi="Arial" w:cs="Arial"/>
                <w:color w:val="000000" w:themeColor="text1"/>
                <w:sz w:val="18"/>
                <w:szCs w:val="18"/>
              </w:rPr>
            </w:pPr>
          </w:p>
        </w:tc>
        <w:tc>
          <w:tcPr>
            <w:tcW w:w="853" w:type="dxa"/>
          </w:tcPr>
          <w:p w14:paraId="0972BBEF" w14:textId="77777777" w:rsidR="002C5416" w:rsidRPr="00B474F8" w:rsidRDefault="002C5416" w:rsidP="002C541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ZGGG</w:t>
            </w:r>
          </w:p>
        </w:tc>
        <w:tc>
          <w:tcPr>
            <w:tcW w:w="917" w:type="dxa"/>
          </w:tcPr>
          <w:p w14:paraId="11A07C4B" w14:textId="77777777" w:rsidR="002C5416" w:rsidRPr="00B474F8" w:rsidRDefault="002C5416" w:rsidP="002C541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54CD1320" w14:textId="77777777" w:rsidR="002C5416" w:rsidRPr="00B474F8" w:rsidRDefault="002C5416" w:rsidP="002C5416">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CANSGN0225</w:t>
            </w:r>
          </w:p>
        </w:tc>
        <w:tc>
          <w:tcPr>
            <w:tcW w:w="2436" w:type="dxa"/>
          </w:tcPr>
          <w:p w14:paraId="5A639036" w14:textId="77777777" w:rsidR="002C5416" w:rsidRPr="00B474F8" w:rsidRDefault="002C5416" w:rsidP="002C541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2C5416" w:rsidRPr="00B474F8" w14:paraId="2180C895" w14:textId="77777777" w:rsidTr="006030BD">
        <w:tc>
          <w:tcPr>
            <w:tcW w:w="1682" w:type="dxa"/>
            <w:vAlign w:val="center"/>
          </w:tcPr>
          <w:p w14:paraId="58727D72" w14:textId="0410F50D" w:rsidR="002C5416" w:rsidRPr="00B474F8" w:rsidRDefault="002C5416" w:rsidP="002C541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3B435781" w14:textId="1995B882" w:rsidR="002C5416" w:rsidRPr="00B474F8" w:rsidRDefault="002C5416" w:rsidP="002C541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2C5416" w:rsidRPr="00B474F8" w14:paraId="36E7ED73" w14:textId="77777777" w:rsidTr="00723E01">
        <w:tc>
          <w:tcPr>
            <w:tcW w:w="1682" w:type="dxa"/>
            <w:vAlign w:val="center"/>
          </w:tcPr>
          <w:p w14:paraId="763B5FD6" w14:textId="77777777" w:rsidR="002C5416" w:rsidRPr="00B474F8" w:rsidRDefault="002C5416" w:rsidP="002C541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5ED89C10" w14:textId="77777777" w:rsidR="002C5416" w:rsidRPr="00B474F8" w:rsidRDefault="002C5416" w:rsidP="00723E0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VMMC</w:t>
            </w:r>
          </w:p>
        </w:tc>
      </w:tr>
      <w:tr w:rsidR="002C5416" w:rsidRPr="00B474F8" w14:paraId="769BD2CD" w14:textId="77777777" w:rsidTr="006030BD">
        <w:tc>
          <w:tcPr>
            <w:tcW w:w="1682" w:type="dxa"/>
            <w:vAlign w:val="center"/>
          </w:tcPr>
          <w:p w14:paraId="7A8D343C" w14:textId="77777777" w:rsidR="002C5416" w:rsidRPr="00B474F8" w:rsidRDefault="002C5416" w:rsidP="002C541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619CB60" w14:textId="77777777" w:rsidR="002C5416" w:rsidRPr="00B474F8" w:rsidRDefault="002C5416" w:rsidP="002C541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2C5416" w:rsidRPr="00B474F8" w14:paraId="0F4818A2" w14:textId="77777777" w:rsidTr="006030BD">
        <w:tc>
          <w:tcPr>
            <w:tcW w:w="1682" w:type="dxa"/>
            <w:vAlign w:val="center"/>
          </w:tcPr>
          <w:p w14:paraId="52F2F3C3" w14:textId="43A78B20" w:rsidR="002C5416" w:rsidRPr="00B474F8" w:rsidRDefault="004463F6" w:rsidP="002C541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06F20F78" w14:textId="718F3CB5" w:rsidR="002C5416"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2C5416" w:rsidRPr="00B474F8" w14:paraId="4A7A7C67" w14:textId="77777777" w:rsidTr="006030BD">
        <w:tc>
          <w:tcPr>
            <w:tcW w:w="1682" w:type="dxa"/>
            <w:vAlign w:val="center"/>
          </w:tcPr>
          <w:p w14:paraId="5BE5AE81" w14:textId="3CCD421A" w:rsidR="002C5416" w:rsidRPr="00B474F8" w:rsidRDefault="002C5416" w:rsidP="002C541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56478C9" w14:textId="77777777" w:rsidR="002C5416" w:rsidRPr="00B474F8" w:rsidRDefault="002C5416" w:rsidP="002C541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9563B9" w:rsidRPr="00B474F8" w14:paraId="7AA07857" w14:textId="77777777" w:rsidTr="006030BD">
        <w:tc>
          <w:tcPr>
            <w:tcW w:w="1682" w:type="dxa"/>
            <w:vAlign w:val="center"/>
          </w:tcPr>
          <w:p w14:paraId="216B7018" w14:textId="3DCED8A2" w:rsidR="009563B9"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31B7FE38" w14:textId="4359A3C8" w:rsidR="009563B9" w:rsidRPr="00B474F8" w:rsidRDefault="009563B9" w:rsidP="009563B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9563B9" w:rsidRPr="00B474F8" w14:paraId="56A76A92" w14:textId="77777777" w:rsidTr="006030BD">
        <w:tc>
          <w:tcPr>
            <w:tcW w:w="1682" w:type="dxa"/>
            <w:vAlign w:val="center"/>
          </w:tcPr>
          <w:p w14:paraId="58035CE6"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140FC976"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CB0688B"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563B9" w:rsidRPr="00B474F8" w14:paraId="66FA8B72" w14:textId="77777777" w:rsidTr="006030BD">
        <w:tc>
          <w:tcPr>
            <w:tcW w:w="1682" w:type="dxa"/>
            <w:vAlign w:val="center"/>
          </w:tcPr>
          <w:p w14:paraId="6FB04737"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58A90390"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6F08A24F" w14:textId="77777777" w:rsidTr="006030BD">
        <w:tc>
          <w:tcPr>
            <w:tcW w:w="7584" w:type="dxa"/>
            <w:gridSpan w:val="5"/>
            <w:shd w:val="clear" w:color="auto" w:fill="323E4F" w:themeFill="text2" w:themeFillShade="BF"/>
          </w:tcPr>
          <w:p w14:paraId="34C46FFA" w14:textId="497A87CE" w:rsidR="009563B9" w:rsidRPr="00B474F8" w:rsidRDefault="009563B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8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PVG – SGN</w:t>
            </w:r>
          </w:p>
        </w:tc>
      </w:tr>
      <w:tr w:rsidR="009563B9" w:rsidRPr="00B474F8" w14:paraId="13FBD0F9" w14:textId="77777777" w:rsidTr="006030BD">
        <w:tc>
          <w:tcPr>
            <w:tcW w:w="1682" w:type="dxa"/>
            <w:vMerge w:val="restart"/>
            <w:vAlign w:val="center"/>
          </w:tcPr>
          <w:p w14:paraId="39479E65"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853" w:type="dxa"/>
          </w:tcPr>
          <w:p w14:paraId="0B945F89"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917" w:type="dxa"/>
          </w:tcPr>
          <w:p w14:paraId="5621D240"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ZSPD</w:t>
            </w:r>
          </w:p>
        </w:tc>
        <w:tc>
          <w:tcPr>
            <w:tcW w:w="1696" w:type="dxa"/>
          </w:tcPr>
          <w:p w14:paraId="6A8BC607"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SGNPVG2517</w:t>
            </w:r>
          </w:p>
        </w:tc>
        <w:tc>
          <w:tcPr>
            <w:tcW w:w="2436" w:type="dxa"/>
          </w:tcPr>
          <w:p w14:paraId="0F38E026"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ZSNB, ZSNJ, ZSHC</w:t>
            </w:r>
          </w:p>
        </w:tc>
      </w:tr>
      <w:tr w:rsidR="009563B9" w:rsidRPr="00B474F8" w14:paraId="0EC0E460" w14:textId="77777777" w:rsidTr="006030BD">
        <w:tc>
          <w:tcPr>
            <w:tcW w:w="1682" w:type="dxa"/>
            <w:vMerge/>
            <w:vAlign w:val="center"/>
          </w:tcPr>
          <w:p w14:paraId="3E8C98A7"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853" w:type="dxa"/>
          </w:tcPr>
          <w:p w14:paraId="32C9215A"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ZSPD</w:t>
            </w:r>
          </w:p>
        </w:tc>
        <w:tc>
          <w:tcPr>
            <w:tcW w:w="917" w:type="dxa"/>
          </w:tcPr>
          <w:p w14:paraId="691135A3"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5443940B"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PVGSGN1725A</w:t>
            </w:r>
          </w:p>
        </w:tc>
        <w:tc>
          <w:tcPr>
            <w:tcW w:w="2436" w:type="dxa"/>
          </w:tcPr>
          <w:p w14:paraId="3F933E11"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9563B9" w:rsidRPr="00B474F8" w14:paraId="5FA192C1" w14:textId="77777777" w:rsidTr="006030BD">
        <w:tc>
          <w:tcPr>
            <w:tcW w:w="1682" w:type="dxa"/>
            <w:vAlign w:val="center"/>
          </w:tcPr>
          <w:p w14:paraId="6D9EB66F" w14:textId="1AC7D53A"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7CC9AA92" w14:textId="7F4BE41D"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563B9" w:rsidRPr="00B474F8" w14:paraId="3F3902FF" w14:textId="77777777" w:rsidTr="00723E01">
        <w:tc>
          <w:tcPr>
            <w:tcW w:w="1682" w:type="dxa"/>
            <w:vAlign w:val="center"/>
          </w:tcPr>
          <w:p w14:paraId="1905F452"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147A9F2B" w14:textId="77777777" w:rsidR="009563B9" w:rsidRPr="00B474F8" w:rsidRDefault="009563B9" w:rsidP="00723E0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VHHH</w:t>
            </w:r>
          </w:p>
        </w:tc>
      </w:tr>
      <w:tr w:rsidR="009563B9" w:rsidRPr="00B474F8" w14:paraId="203CC4E2" w14:textId="77777777" w:rsidTr="006030BD">
        <w:tc>
          <w:tcPr>
            <w:tcW w:w="1682" w:type="dxa"/>
            <w:vAlign w:val="center"/>
          </w:tcPr>
          <w:p w14:paraId="0934CA54"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4942BC40"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563B9" w:rsidRPr="00B474F8" w14:paraId="69B66DD9" w14:textId="77777777" w:rsidTr="006030BD">
        <w:tc>
          <w:tcPr>
            <w:tcW w:w="1682" w:type="dxa"/>
            <w:vAlign w:val="center"/>
          </w:tcPr>
          <w:p w14:paraId="5659DF94" w14:textId="13398607" w:rsidR="009563B9" w:rsidRPr="00B474F8" w:rsidRDefault="004463F6"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300C7A23" w14:textId="16BCCECF" w:rsidR="009563B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563B9" w:rsidRPr="00B474F8" w14:paraId="7624094B" w14:textId="77777777" w:rsidTr="006030BD">
        <w:tc>
          <w:tcPr>
            <w:tcW w:w="1682" w:type="dxa"/>
            <w:vAlign w:val="center"/>
          </w:tcPr>
          <w:p w14:paraId="16A11592" w14:textId="6E1CDD36"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3CC53F8E"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9563B9" w:rsidRPr="00B474F8" w14:paraId="17DCFB06" w14:textId="77777777" w:rsidTr="006030BD">
        <w:tc>
          <w:tcPr>
            <w:tcW w:w="1682" w:type="dxa"/>
            <w:vAlign w:val="center"/>
          </w:tcPr>
          <w:p w14:paraId="3438DD11" w14:textId="2967BAB5" w:rsidR="009563B9"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0485B0D1" w14:textId="0B7274BE" w:rsidR="009563B9" w:rsidRPr="00B474F8" w:rsidRDefault="009563B9" w:rsidP="009563B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9563B9" w:rsidRPr="00B474F8" w14:paraId="2AC0DF90" w14:textId="77777777" w:rsidTr="006030BD">
        <w:tc>
          <w:tcPr>
            <w:tcW w:w="1682" w:type="dxa"/>
            <w:vAlign w:val="center"/>
          </w:tcPr>
          <w:p w14:paraId="5F8572DD"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1D94626D"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090B6C7"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563B9" w:rsidRPr="00B474F8" w14:paraId="2B235842" w14:textId="77777777" w:rsidTr="006030BD">
        <w:tc>
          <w:tcPr>
            <w:tcW w:w="1682" w:type="dxa"/>
            <w:vAlign w:val="center"/>
          </w:tcPr>
          <w:p w14:paraId="444D6709"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6876A84C"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6DA2CDB9" w14:textId="77777777" w:rsidTr="006030BD">
        <w:tc>
          <w:tcPr>
            <w:tcW w:w="7584" w:type="dxa"/>
            <w:gridSpan w:val="5"/>
            <w:shd w:val="clear" w:color="auto" w:fill="323E4F" w:themeFill="text2" w:themeFillShade="BF"/>
          </w:tcPr>
          <w:p w14:paraId="05FD9DFE" w14:textId="7575DDF1" w:rsidR="009563B9" w:rsidRPr="00B474F8" w:rsidRDefault="009563B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8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SZX – SGN</w:t>
            </w:r>
          </w:p>
        </w:tc>
      </w:tr>
      <w:tr w:rsidR="009563B9" w:rsidRPr="00B474F8" w14:paraId="4D83A05F" w14:textId="77777777" w:rsidTr="006030BD">
        <w:tc>
          <w:tcPr>
            <w:tcW w:w="1682" w:type="dxa"/>
            <w:vMerge w:val="restart"/>
            <w:vAlign w:val="center"/>
          </w:tcPr>
          <w:p w14:paraId="19BB11BE"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853" w:type="dxa"/>
          </w:tcPr>
          <w:p w14:paraId="38A47047"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917" w:type="dxa"/>
          </w:tcPr>
          <w:p w14:paraId="17742DDC"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ZGSZ</w:t>
            </w:r>
          </w:p>
        </w:tc>
        <w:tc>
          <w:tcPr>
            <w:tcW w:w="1696" w:type="dxa"/>
          </w:tcPr>
          <w:p w14:paraId="5F101122"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SGNSZX2515</w:t>
            </w:r>
          </w:p>
        </w:tc>
        <w:tc>
          <w:tcPr>
            <w:tcW w:w="2436" w:type="dxa"/>
          </w:tcPr>
          <w:p w14:paraId="066E38BF" w14:textId="04EF02CF" w:rsidR="009563B9" w:rsidRPr="00B474F8" w:rsidRDefault="00233C96"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ZBAA</w:t>
            </w:r>
            <w:r w:rsidR="009563B9" w:rsidRPr="00B474F8">
              <w:rPr>
                <w:rFonts w:ascii="Arial" w:hAnsi="Arial" w:cs="Arial"/>
                <w:color w:val="000000" w:themeColor="text1"/>
                <w:sz w:val="18"/>
                <w:szCs w:val="18"/>
              </w:rPr>
              <w:t xml:space="preserve">, </w:t>
            </w:r>
            <w:r w:rsidRPr="00B474F8">
              <w:rPr>
                <w:rFonts w:ascii="Arial" w:hAnsi="Arial" w:cs="Arial"/>
                <w:color w:val="000000" w:themeColor="text1"/>
                <w:sz w:val="18"/>
                <w:szCs w:val="18"/>
              </w:rPr>
              <w:t>ZBTJ</w:t>
            </w:r>
          </w:p>
        </w:tc>
      </w:tr>
      <w:tr w:rsidR="009563B9" w:rsidRPr="00B474F8" w14:paraId="49FA3234" w14:textId="77777777" w:rsidTr="006030BD">
        <w:tc>
          <w:tcPr>
            <w:tcW w:w="1682" w:type="dxa"/>
            <w:vMerge/>
            <w:vAlign w:val="center"/>
          </w:tcPr>
          <w:p w14:paraId="4DAC4410"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853" w:type="dxa"/>
          </w:tcPr>
          <w:p w14:paraId="64BBF4B3"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ZGSZ</w:t>
            </w:r>
          </w:p>
        </w:tc>
        <w:tc>
          <w:tcPr>
            <w:tcW w:w="917" w:type="dxa"/>
          </w:tcPr>
          <w:p w14:paraId="19A75D88"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44BBF077"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SZXSGN1525</w:t>
            </w:r>
          </w:p>
        </w:tc>
        <w:tc>
          <w:tcPr>
            <w:tcW w:w="2436" w:type="dxa"/>
          </w:tcPr>
          <w:p w14:paraId="7904D8B3"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9563B9" w:rsidRPr="00B474F8" w14:paraId="65BC5A8D" w14:textId="77777777" w:rsidTr="006030BD">
        <w:tc>
          <w:tcPr>
            <w:tcW w:w="1682" w:type="dxa"/>
            <w:vAlign w:val="center"/>
          </w:tcPr>
          <w:p w14:paraId="7592429C" w14:textId="13D2A48C"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071257BB" w14:textId="12FF3A2C"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563B9" w:rsidRPr="00B474F8" w14:paraId="392D91EB" w14:textId="77777777" w:rsidTr="00723E01">
        <w:tc>
          <w:tcPr>
            <w:tcW w:w="1682" w:type="dxa"/>
            <w:vAlign w:val="center"/>
          </w:tcPr>
          <w:p w14:paraId="1E64D361"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1D0DE597" w14:textId="77777777" w:rsidR="009563B9" w:rsidRPr="00B474F8" w:rsidRDefault="009563B9" w:rsidP="00723E0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w:t>
            </w:r>
          </w:p>
        </w:tc>
      </w:tr>
      <w:tr w:rsidR="009563B9" w:rsidRPr="00B474F8" w14:paraId="0F5EE054" w14:textId="77777777" w:rsidTr="006030BD">
        <w:tc>
          <w:tcPr>
            <w:tcW w:w="1682" w:type="dxa"/>
            <w:vAlign w:val="center"/>
          </w:tcPr>
          <w:p w14:paraId="2443C9D3"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57A27B3E"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563B9" w:rsidRPr="00B474F8" w14:paraId="209AD389" w14:textId="77777777" w:rsidTr="006030BD">
        <w:tc>
          <w:tcPr>
            <w:tcW w:w="1682" w:type="dxa"/>
            <w:vAlign w:val="center"/>
          </w:tcPr>
          <w:p w14:paraId="45D0B215" w14:textId="04F1F87E" w:rsidR="009563B9" w:rsidRPr="00B474F8" w:rsidRDefault="004463F6"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04613780" w14:textId="6B300C0A" w:rsidR="009563B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563B9" w:rsidRPr="00B474F8" w14:paraId="30556303" w14:textId="77777777" w:rsidTr="006030BD">
        <w:tc>
          <w:tcPr>
            <w:tcW w:w="1682" w:type="dxa"/>
            <w:vAlign w:val="center"/>
          </w:tcPr>
          <w:p w14:paraId="6EB204C9" w14:textId="3799C67D"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3E6E80F1"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9563B9" w:rsidRPr="00B474F8" w14:paraId="4C651A42" w14:textId="77777777" w:rsidTr="006030BD">
        <w:tc>
          <w:tcPr>
            <w:tcW w:w="1682" w:type="dxa"/>
            <w:vAlign w:val="center"/>
          </w:tcPr>
          <w:p w14:paraId="4CD527BA" w14:textId="7A61A68D" w:rsidR="009563B9"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2861D640" w14:textId="0F3F5AAC" w:rsidR="009563B9" w:rsidRPr="00B474F8" w:rsidRDefault="009563B9" w:rsidP="009563B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9563B9" w:rsidRPr="00B474F8" w14:paraId="6CBF2EF8" w14:textId="77777777" w:rsidTr="006030BD">
        <w:tc>
          <w:tcPr>
            <w:tcW w:w="1682" w:type="dxa"/>
            <w:vAlign w:val="center"/>
          </w:tcPr>
          <w:p w14:paraId="56C42C2D"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3EDF9C21"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3757967"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563B9" w:rsidRPr="00B474F8" w14:paraId="2628D958" w14:textId="77777777" w:rsidTr="00233C96">
        <w:trPr>
          <w:trHeight w:val="295"/>
        </w:trPr>
        <w:tc>
          <w:tcPr>
            <w:tcW w:w="1682" w:type="dxa"/>
            <w:vAlign w:val="center"/>
          </w:tcPr>
          <w:p w14:paraId="7D79D607"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4614C726" w14:textId="77777777" w:rsidR="009563B9" w:rsidRPr="00B474F8" w:rsidRDefault="009563B9" w:rsidP="00233C9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233C96" w:rsidRPr="00B474F8" w14:paraId="270BDB96" w14:textId="77777777" w:rsidTr="004E5DBA">
        <w:tc>
          <w:tcPr>
            <w:tcW w:w="7584" w:type="dxa"/>
            <w:gridSpan w:val="5"/>
            <w:shd w:val="clear" w:color="auto" w:fill="323E4F" w:themeFill="text2" w:themeFillShade="BF"/>
          </w:tcPr>
          <w:p w14:paraId="480C9DBB" w14:textId="02AFDA8F" w:rsidR="00233C96" w:rsidRPr="00B474F8" w:rsidRDefault="00233C9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8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w:t>
            </w:r>
            <w:r>
              <w:rPr>
                <w:rFonts w:ascii="Arial" w:hAnsi="Arial" w:cs="Arial"/>
                <w:b/>
                <w:color w:val="FFFFFF" w:themeColor="background1"/>
                <w:sz w:val="18"/>
                <w:szCs w:val="18"/>
              </w:rPr>
              <w:t>PKX</w:t>
            </w:r>
            <w:r w:rsidRPr="00B474F8">
              <w:rPr>
                <w:rFonts w:ascii="Arial" w:hAnsi="Arial" w:cs="Arial"/>
                <w:b/>
                <w:color w:val="FFFFFF" w:themeColor="background1"/>
                <w:sz w:val="18"/>
                <w:szCs w:val="18"/>
              </w:rPr>
              <w:t xml:space="preserve"> – SGN</w:t>
            </w:r>
          </w:p>
        </w:tc>
      </w:tr>
      <w:tr w:rsidR="00233C96" w:rsidRPr="00B474F8" w14:paraId="452A00B2" w14:textId="77777777" w:rsidTr="004E5DBA">
        <w:tc>
          <w:tcPr>
            <w:tcW w:w="1682" w:type="dxa"/>
            <w:vMerge w:val="restart"/>
            <w:vAlign w:val="center"/>
          </w:tcPr>
          <w:p w14:paraId="0CF3DC5E" w14:textId="77777777" w:rsidR="00233C96" w:rsidRPr="00B474F8" w:rsidRDefault="00233C96" w:rsidP="004E5DBA">
            <w:pPr>
              <w:autoSpaceDE w:val="0"/>
              <w:autoSpaceDN w:val="0"/>
              <w:adjustRightInd w:val="0"/>
              <w:rPr>
                <w:rFonts w:ascii="Arial" w:hAnsi="Arial" w:cs="Arial"/>
                <w:color w:val="000000" w:themeColor="text1"/>
                <w:sz w:val="18"/>
                <w:szCs w:val="18"/>
              </w:rPr>
            </w:pPr>
          </w:p>
        </w:tc>
        <w:tc>
          <w:tcPr>
            <w:tcW w:w="853" w:type="dxa"/>
          </w:tcPr>
          <w:p w14:paraId="0259B195" w14:textId="77777777" w:rsidR="00233C96" w:rsidRPr="00B474F8" w:rsidRDefault="00233C96" w:rsidP="004E5DBA">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917" w:type="dxa"/>
          </w:tcPr>
          <w:p w14:paraId="45FE53C8" w14:textId="4059A29A" w:rsidR="00233C96" w:rsidRPr="00B474F8" w:rsidRDefault="00233C96"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ZBAD</w:t>
            </w:r>
          </w:p>
        </w:tc>
        <w:tc>
          <w:tcPr>
            <w:tcW w:w="1696" w:type="dxa"/>
          </w:tcPr>
          <w:p w14:paraId="48E0F168" w14:textId="78170D37" w:rsidR="00233C96" w:rsidRPr="00B474F8" w:rsidRDefault="00233C96" w:rsidP="004E5DBA">
            <w:pPr>
              <w:autoSpaceDE w:val="0"/>
              <w:autoSpaceDN w:val="0"/>
              <w:adjustRightInd w:val="0"/>
              <w:jc w:val="center"/>
              <w:rPr>
                <w:rFonts w:ascii="Arial" w:hAnsi="Arial" w:cs="Arial"/>
                <w:color w:val="000000" w:themeColor="text1"/>
                <w:sz w:val="18"/>
                <w:szCs w:val="18"/>
              </w:rPr>
            </w:pPr>
            <w:r w:rsidRPr="00233C96">
              <w:rPr>
                <w:rFonts w:ascii="Arial" w:hAnsi="Arial" w:cs="Arial"/>
                <w:color w:val="000000" w:themeColor="text1"/>
                <w:sz w:val="18"/>
                <w:szCs w:val="18"/>
              </w:rPr>
              <w:t>SGNPKX2517</w:t>
            </w:r>
          </w:p>
        </w:tc>
        <w:tc>
          <w:tcPr>
            <w:tcW w:w="2436" w:type="dxa"/>
          </w:tcPr>
          <w:p w14:paraId="7899F3C7"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ZGGG, VHHH, VMMC</w:t>
            </w:r>
          </w:p>
        </w:tc>
      </w:tr>
      <w:tr w:rsidR="00233C96" w:rsidRPr="00B474F8" w14:paraId="7765E2ED" w14:textId="77777777" w:rsidTr="004E5DBA">
        <w:tc>
          <w:tcPr>
            <w:tcW w:w="1682" w:type="dxa"/>
            <w:vMerge/>
            <w:vAlign w:val="center"/>
          </w:tcPr>
          <w:p w14:paraId="7769799D" w14:textId="77777777" w:rsidR="00233C96" w:rsidRPr="00B474F8" w:rsidRDefault="00233C96" w:rsidP="004E5DBA">
            <w:pPr>
              <w:autoSpaceDE w:val="0"/>
              <w:autoSpaceDN w:val="0"/>
              <w:adjustRightInd w:val="0"/>
              <w:rPr>
                <w:rFonts w:ascii="Arial" w:hAnsi="Arial" w:cs="Arial"/>
                <w:color w:val="000000" w:themeColor="text1"/>
                <w:sz w:val="18"/>
                <w:szCs w:val="18"/>
              </w:rPr>
            </w:pPr>
          </w:p>
        </w:tc>
        <w:tc>
          <w:tcPr>
            <w:tcW w:w="853" w:type="dxa"/>
          </w:tcPr>
          <w:p w14:paraId="246B6AC8" w14:textId="17F672DD" w:rsidR="00233C96" w:rsidRPr="00B474F8" w:rsidRDefault="00233C96"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ZBAD</w:t>
            </w:r>
          </w:p>
        </w:tc>
        <w:tc>
          <w:tcPr>
            <w:tcW w:w="917" w:type="dxa"/>
          </w:tcPr>
          <w:p w14:paraId="47EC401D" w14:textId="77777777" w:rsidR="00233C96" w:rsidRPr="00B474F8" w:rsidRDefault="00233C96" w:rsidP="004E5DBA">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4D6480FC" w14:textId="5CA6E099" w:rsidR="00233C96" w:rsidRPr="00B474F8" w:rsidRDefault="00233C96" w:rsidP="004E5DBA">
            <w:pPr>
              <w:autoSpaceDE w:val="0"/>
              <w:autoSpaceDN w:val="0"/>
              <w:adjustRightInd w:val="0"/>
              <w:jc w:val="center"/>
              <w:rPr>
                <w:rFonts w:ascii="Arial" w:hAnsi="Arial" w:cs="Arial"/>
                <w:color w:val="000000" w:themeColor="text1"/>
                <w:sz w:val="18"/>
                <w:szCs w:val="18"/>
              </w:rPr>
            </w:pPr>
            <w:r w:rsidRPr="00233C96">
              <w:rPr>
                <w:rFonts w:ascii="Arial" w:hAnsi="Arial" w:cs="Arial"/>
                <w:color w:val="000000" w:themeColor="text1"/>
                <w:sz w:val="18"/>
                <w:szCs w:val="18"/>
              </w:rPr>
              <w:t>PKXSGN1725</w:t>
            </w:r>
          </w:p>
        </w:tc>
        <w:tc>
          <w:tcPr>
            <w:tcW w:w="2436" w:type="dxa"/>
          </w:tcPr>
          <w:p w14:paraId="23B52555"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233C96" w:rsidRPr="00B474F8" w14:paraId="0A802E83" w14:textId="77777777" w:rsidTr="004E5DBA">
        <w:tc>
          <w:tcPr>
            <w:tcW w:w="1682" w:type="dxa"/>
            <w:vAlign w:val="center"/>
          </w:tcPr>
          <w:p w14:paraId="1ABF8F04"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41DE5C1A"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233C96" w:rsidRPr="00B474F8" w14:paraId="537B94BE" w14:textId="77777777" w:rsidTr="004E5DBA">
        <w:tc>
          <w:tcPr>
            <w:tcW w:w="1682" w:type="dxa"/>
            <w:vAlign w:val="center"/>
          </w:tcPr>
          <w:p w14:paraId="7284FBA1"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72B6377C" w14:textId="624342D1"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w:t>
            </w:r>
            <w:r>
              <w:rPr>
                <w:rFonts w:ascii="Arial" w:hAnsi="Arial" w:cs="Arial"/>
                <w:color w:val="000000" w:themeColor="text1"/>
                <w:sz w:val="18"/>
                <w:szCs w:val="18"/>
              </w:rPr>
              <w:t>,</w:t>
            </w:r>
            <w:r w:rsidRPr="00B474F8">
              <w:rPr>
                <w:rFonts w:ascii="Arial" w:hAnsi="Arial" w:cs="Arial"/>
                <w:color w:val="000000" w:themeColor="text1"/>
                <w:sz w:val="18"/>
                <w:szCs w:val="18"/>
              </w:rPr>
              <w:t xml:space="preserve"> ZGGG, ZSNJ, ZHCC</w:t>
            </w:r>
          </w:p>
        </w:tc>
      </w:tr>
      <w:tr w:rsidR="00233C96" w:rsidRPr="00B474F8" w14:paraId="193242E9" w14:textId="77777777" w:rsidTr="004E5DBA">
        <w:tc>
          <w:tcPr>
            <w:tcW w:w="1682" w:type="dxa"/>
            <w:vAlign w:val="center"/>
          </w:tcPr>
          <w:p w14:paraId="4706313D"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539BC06F"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233C96" w:rsidRPr="00B474F8" w14:paraId="4A9B6AAB" w14:textId="77777777" w:rsidTr="004E5DBA">
        <w:tc>
          <w:tcPr>
            <w:tcW w:w="1682" w:type="dxa"/>
            <w:vAlign w:val="center"/>
          </w:tcPr>
          <w:p w14:paraId="383D9D4B"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2EC80603"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233C96" w:rsidRPr="00B474F8" w14:paraId="71BA963F" w14:textId="77777777" w:rsidTr="004E5DBA">
        <w:tc>
          <w:tcPr>
            <w:tcW w:w="1682" w:type="dxa"/>
            <w:vAlign w:val="center"/>
          </w:tcPr>
          <w:p w14:paraId="47580A32"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78C0578"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233C96" w:rsidRPr="00B474F8" w14:paraId="79F847B5" w14:textId="77777777" w:rsidTr="004E5DBA">
        <w:tc>
          <w:tcPr>
            <w:tcW w:w="1682" w:type="dxa"/>
            <w:vAlign w:val="center"/>
          </w:tcPr>
          <w:p w14:paraId="1E22DDEF" w14:textId="77777777" w:rsidR="00233C96"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3AA8D4CB"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233C96" w:rsidRPr="00B474F8" w14:paraId="6FF51DD2" w14:textId="77777777" w:rsidTr="004E5DBA">
        <w:tc>
          <w:tcPr>
            <w:tcW w:w="1682" w:type="dxa"/>
            <w:vAlign w:val="center"/>
          </w:tcPr>
          <w:p w14:paraId="44E3F466"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7823BA74"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DB4E656"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233C96" w:rsidRPr="00B474F8" w14:paraId="3EE7A048" w14:textId="77777777" w:rsidTr="004E5DBA">
        <w:trPr>
          <w:trHeight w:val="295"/>
        </w:trPr>
        <w:tc>
          <w:tcPr>
            <w:tcW w:w="1682" w:type="dxa"/>
            <w:vAlign w:val="center"/>
          </w:tcPr>
          <w:p w14:paraId="2986046A"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15642B8E"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F4FE0" w:rsidRPr="00B474F8" w14:paraId="4511F81E" w14:textId="77777777" w:rsidTr="004E5DBA">
        <w:tc>
          <w:tcPr>
            <w:tcW w:w="7584" w:type="dxa"/>
            <w:gridSpan w:val="5"/>
            <w:shd w:val="clear" w:color="auto" w:fill="323E4F" w:themeFill="text2" w:themeFillShade="BF"/>
          </w:tcPr>
          <w:p w14:paraId="75F7F8D5" w14:textId="2093C7F2" w:rsidR="000F4FE0" w:rsidRPr="00B474F8" w:rsidRDefault="000F4FE0"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83"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CXR</w:t>
            </w:r>
            <w:r w:rsidRPr="00B474F8">
              <w:rPr>
                <w:rFonts w:ascii="Arial" w:hAnsi="Arial" w:cs="Arial"/>
                <w:b/>
                <w:color w:val="FFFFFF" w:themeColor="background1"/>
                <w:sz w:val="18"/>
                <w:szCs w:val="18"/>
              </w:rPr>
              <w:t xml:space="preserve"> – </w:t>
            </w:r>
            <w:r>
              <w:rPr>
                <w:rFonts w:ascii="Arial" w:hAnsi="Arial" w:cs="Arial"/>
                <w:b/>
                <w:color w:val="FFFFFF" w:themeColor="background1"/>
                <w:sz w:val="18"/>
                <w:szCs w:val="18"/>
              </w:rPr>
              <w:t>CZX</w:t>
            </w:r>
            <w:r w:rsidRPr="00B474F8">
              <w:rPr>
                <w:rFonts w:ascii="Arial" w:hAnsi="Arial" w:cs="Arial"/>
                <w:b/>
                <w:color w:val="FFFFFF" w:themeColor="background1"/>
                <w:sz w:val="18"/>
                <w:szCs w:val="18"/>
              </w:rPr>
              <w:t xml:space="preserve"> – </w:t>
            </w:r>
            <w:r>
              <w:rPr>
                <w:rFonts w:ascii="Arial" w:hAnsi="Arial" w:cs="Arial"/>
                <w:b/>
                <w:color w:val="FFFFFF" w:themeColor="background1"/>
                <w:sz w:val="18"/>
                <w:szCs w:val="18"/>
              </w:rPr>
              <w:t>CXR</w:t>
            </w:r>
          </w:p>
        </w:tc>
      </w:tr>
      <w:tr w:rsidR="000F4FE0" w:rsidRPr="00B474F8" w14:paraId="274D1FFB" w14:textId="77777777" w:rsidTr="004E5DBA">
        <w:tc>
          <w:tcPr>
            <w:tcW w:w="1682" w:type="dxa"/>
            <w:vMerge w:val="restart"/>
            <w:vAlign w:val="center"/>
          </w:tcPr>
          <w:p w14:paraId="5D6870BC" w14:textId="77777777" w:rsidR="000F4FE0" w:rsidRPr="00B474F8" w:rsidRDefault="000F4FE0" w:rsidP="004E5DBA">
            <w:pPr>
              <w:autoSpaceDE w:val="0"/>
              <w:autoSpaceDN w:val="0"/>
              <w:adjustRightInd w:val="0"/>
              <w:rPr>
                <w:rFonts w:ascii="Arial" w:hAnsi="Arial" w:cs="Arial"/>
                <w:color w:val="000000" w:themeColor="text1"/>
                <w:sz w:val="18"/>
                <w:szCs w:val="18"/>
              </w:rPr>
            </w:pPr>
          </w:p>
        </w:tc>
        <w:tc>
          <w:tcPr>
            <w:tcW w:w="853" w:type="dxa"/>
          </w:tcPr>
          <w:p w14:paraId="0AB9D456" w14:textId="35C870B5" w:rsidR="000F4FE0" w:rsidRPr="00B474F8" w:rsidRDefault="000F4FE0" w:rsidP="000F4FE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w:t>
            </w:r>
            <w:r>
              <w:rPr>
                <w:rFonts w:ascii="Arial" w:hAnsi="Arial" w:cs="Arial"/>
                <w:color w:val="000000" w:themeColor="text1"/>
                <w:sz w:val="18"/>
                <w:szCs w:val="18"/>
              </w:rPr>
              <w:t>CR</w:t>
            </w:r>
          </w:p>
        </w:tc>
        <w:tc>
          <w:tcPr>
            <w:tcW w:w="917" w:type="dxa"/>
          </w:tcPr>
          <w:p w14:paraId="16139A45" w14:textId="177E071E" w:rsidR="000F4FE0" w:rsidRPr="00B474F8" w:rsidRDefault="000F4FE0" w:rsidP="000F4FE0">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ZSCG</w:t>
            </w:r>
          </w:p>
        </w:tc>
        <w:tc>
          <w:tcPr>
            <w:tcW w:w="1696" w:type="dxa"/>
          </w:tcPr>
          <w:p w14:paraId="0912174C" w14:textId="28ADB8C1" w:rsidR="000F4FE0" w:rsidRPr="00B474F8" w:rsidRDefault="000F4FE0" w:rsidP="000F4FE0">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CXRCZX0211</w:t>
            </w:r>
          </w:p>
        </w:tc>
        <w:tc>
          <w:tcPr>
            <w:tcW w:w="2436" w:type="dxa"/>
          </w:tcPr>
          <w:p w14:paraId="16146400" w14:textId="0B427EE2" w:rsidR="000F4FE0" w:rsidRPr="00B474F8" w:rsidRDefault="000F4FE0"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ZSCG, ZSNJ</w:t>
            </w:r>
          </w:p>
        </w:tc>
      </w:tr>
      <w:tr w:rsidR="000F4FE0" w:rsidRPr="00B474F8" w14:paraId="6A4F55AA" w14:textId="77777777" w:rsidTr="004E5DBA">
        <w:tc>
          <w:tcPr>
            <w:tcW w:w="1682" w:type="dxa"/>
            <w:vMerge/>
            <w:vAlign w:val="center"/>
          </w:tcPr>
          <w:p w14:paraId="54D09AB4" w14:textId="77777777" w:rsidR="000F4FE0" w:rsidRPr="00B474F8" w:rsidRDefault="000F4FE0" w:rsidP="004E5DBA">
            <w:pPr>
              <w:autoSpaceDE w:val="0"/>
              <w:autoSpaceDN w:val="0"/>
              <w:adjustRightInd w:val="0"/>
              <w:rPr>
                <w:rFonts w:ascii="Arial" w:hAnsi="Arial" w:cs="Arial"/>
                <w:color w:val="000000" w:themeColor="text1"/>
                <w:sz w:val="18"/>
                <w:szCs w:val="18"/>
              </w:rPr>
            </w:pPr>
          </w:p>
        </w:tc>
        <w:tc>
          <w:tcPr>
            <w:tcW w:w="853" w:type="dxa"/>
          </w:tcPr>
          <w:p w14:paraId="61CBBFE8" w14:textId="4840A185" w:rsidR="000F4FE0" w:rsidRPr="00B474F8" w:rsidRDefault="000F4FE0"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ZSCG</w:t>
            </w:r>
          </w:p>
        </w:tc>
        <w:tc>
          <w:tcPr>
            <w:tcW w:w="917" w:type="dxa"/>
          </w:tcPr>
          <w:p w14:paraId="608E2349" w14:textId="01957A52" w:rsidR="000F4FE0" w:rsidRPr="00B474F8" w:rsidRDefault="000F4FE0" w:rsidP="000F4FE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w:t>
            </w:r>
            <w:r>
              <w:rPr>
                <w:rFonts w:ascii="Arial" w:hAnsi="Arial" w:cs="Arial"/>
                <w:color w:val="000000" w:themeColor="text1"/>
                <w:sz w:val="18"/>
                <w:szCs w:val="18"/>
              </w:rPr>
              <w:t>CR</w:t>
            </w:r>
          </w:p>
        </w:tc>
        <w:tc>
          <w:tcPr>
            <w:tcW w:w="1696" w:type="dxa"/>
          </w:tcPr>
          <w:p w14:paraId="47EC98F6" w14:textId="733FC775" w:rsidR="000F4FE0" w:rsidRPr="00B474F8" w:rsidRDefault="000F4FE0"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CZXCXR1102</w:t>
            </w:r>
          </w:p>
        </w:tc>
        <w:tc>
          <w:tcPr>
            <w:tcW w:w="2436" w:type="dxa"/>
          </w:tcPr>
          <w:p w14:paraId="5AB4EF5B" w14:textId="171F8B42" w:rsidR="000F4FE0" w:rsidRPr="00B474F8" w:rsidRDefault="000F4FE0" w:rsidP="000F4FE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w:t>
            </w:r>
            <w:r>
              <w:rPr>
                <w:rFonts w:ascii="Arial" w:hAnsi="Arial" w:cs="Arial"/>
                <w:color w:val="000000" w:themeColor="text1"/>
                <w:sz w:val="18"/>
                <w:szCs w:val="18"/>
              </w:rPr>
              <w:t>TS</w:t>
            </w:r>
            <w:r w:rsidRPr="00B474F8">
              <w:rPr>
                <w:rFonts w:ascii="Arial" w:hAnsi="Arial" w:cs="Arial"/>
                <w:color w:val="000000" w:themeColor="text1"/>
                <w:sz w:val="18"/>
                <w:szCs w:val="18"/>
              </w:rPr>
              <w:t>, VV</w:t>
            </w:r>
            <w:r>
              <w:rPr>
                <w:rFonts w:ascii="Arial" w:hAnsi="Arial" w:cs="Arial"/>
                <w:color w:val="000000" w:themeColor="text1"/>
                <w:sz w:val="18"/>
                <w:szCs w:val="18"/>
              </w:rPr>
              <w:t>BM</w:t>
            </w:r>
          </w:p>
        </w:tc>
      </w:tr>
      <w:tr w:rsidR="000F4FE0" w:rsidRPr="00B474F8" w14:paraId="00AB9AB6" w14:textId="77777777" w:rsidTr="004E5DBA">
        <w:tc>
          <w:tcPr>
            <w:tcW w:w="1682" w:type="dxa"/>
            <w:vAlign w:val="center"/>
          </w:tcPr>
          <w:p w14:paraId="00965246" w14:textId="77777777" w:rsidR="000F4FE0" w:rsidRPr="00B474F8" w:rsidRDefault="000F4FE0"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21DEF00B" w14:textId="77777777" w:rsidR="000F4FE0" w:rsidRPr="00B474F8" w:rsidRDefault="000F4FE0"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F4FE0" w:rsidRPr="00B474F8" w14:paraId="6D710B51" w14:textId="77777777" w:rsidTr="004E5DBA">
        <w:tc>
          <w:tcPr>
            <w:tcW w:w="1682" w:type="dxa"/>
            <w:vAlign w:val="center"/>
          </w:tcPr>
          <w:p w14:paraId="525AE662" w14:textId="77777777" w:rsidR="000F4FE0" w:rsidRPr="00B474F8" w:rsidRDefault="000F4FE0"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044530E2" w14:textId="3582B414" w:rsidR="000F4FE0" w:rsidRPr="00B474F8" w:rsidRDefault="000F4FE0" w:rsidP="000F4FE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w:t>
            </w:r>
            <w:r>
              <w:rPr>
                <w:rFonts w:ascii="Arial" w:hAnsi="Arial" w:cs="Arial"/>
                <w:color w:val="000000" w:themeColor="text1"/>
                <w:sz w:val="18"/>
                <w:szCs w:val="18"/>
              </w:rPr>
              <w:t>,</w:t>
            </w:r>
            <w:r w:rsidRPr="00B474F8">
              <w:rPr>
                <w:rFonts w:ascii="Arial" w:hAnsi="Arial" w:cs="Arial"/>
                <w:color w:val="000000" w:themeColor="text1"/>
                <w:sz w:val="18"/>
                <w:szCs w:val="18"/>
              </w:rPr>
              <w:t xml:space="preserve"> ZGGG, </w:t>
            </w:r>
            <w:r>
              <w:rPr>
                <w:rFonts w:ascii="Arial" w:hAnsi="Arial" w:cs="Arial"/>
                <w:color w:val="000000" w:themeColor="text1"/>
                <w:sz w:val="18"/>
                <w:szCs w:val="18"/>
              </w:rPr>
              <w:t>ZHHH</w:t>
            </w:r>
          </w:p>
        </w:tc>
      </w:tr>
      <w:tr w:rsidR="000F4FE0" w:rsidRPr="00B474F8" w14:paraId="2C5A9DDA" w14:textId="77777777" w:rsidTr="004E5DBA">
        <w:tc>
          <w:tcPr>
            <w:tcW w:w="1682" w:type="dxa"/>
            <w:vAlign w:val="center"/>
          </w:tcPr>
          <w:p w14:paraId="24CC0BA1" w14:textId="77777777" w:rsidR="000F4FE0" w:rsidRPr="00B474F8" w:rsidRDefault="000F4FE0"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42E6D3DD" w14:textId="77777777" w:rsidR="000F4FE0" w:rsidRPr="00B474F8" w:rsidRDefault="000F4FE0"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F4FE0" w:rsidRPr="00B474F8" w14:paraId="6F9203C7" w14:textId="77777777" w:rsidTr="004E5DBA">
        <w:tc>
          <w:tcPr>
            <w:tcW w:w="1682" w:type="dxa"/>
            <w:vAlign w:val="center"/>
          </w:tcPr>
          <w:p w14:paraId="2B66827F" w14:textId="77777777" w:rsidR="000F4FE0" w:rsidRPr="00B474F8" w:rsidRDefault="000F4FE0"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16A914DC" w14:textId="77777777" w:rsidR="000F4FE0" w:rsidRPr="00B474F8" w:rsidRDefault="000F4FE0"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F4FE0" w:rsidRPr="00B474F8" w14:paraId="213B8F7D" w14:textId="77777777" w:rsidTr="004E5DBA">
        <w:tc>
          <w:tcPr>
            <w:tcW w:w="1682" w:type="dxa"/>
            <w:vAlign w:val="center"/>
          </w:tcPr>
          <w:p w14:paraId="4FA7CA8D" w14:textId="77777777" w:rsidR="000F4FE0" w:rsidRPr="00B474F8" w:rsidRDefault="000F4FE0"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7312545E" w14:textId="77777777" w:rsidR="000F4FE0" w:rsidRPr="00B474F8" w:rsidRDefault="000F4FE0"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0F4FE0" w:rsidRPr="00B474F8" w14:paraId="7B6EF5BC" w14:textId="77777777" w:rsidTr="004E5DBA">
        <w:tc>
          <w:tcPr>
            <w:tcW w:w="1682" w:type="dxa"/>
            <w:vAlign w:val="center"/>
          </w:tcPr>
          <w:p w14:paraId="04FC7346" w14:textId="77777777" w:rsidR="000F4FE0" w:rsidRDefault="000F4FE0"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63DEF522" w14:textId="77777777" w:rsidR="000F4FE0" w:rsidRPr="00B474F8" w:rsidRDefault="000F4FE0"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0F4FE0" w:rsidRPr="00B474F8" w14:paraId="01C10B1F" w14:textId="77777777" w:rsidTr="004E5DBA">
        <w:tc>
          <w:tcPr>
            <w:tcW w:w="1682" w:type="dxa"/>
            <w:vAlign w:val="center"/>
          </w:tcPr>
          <w:p w14:paraId="6AD62C13" w14:textId="77777777" w:rsidR="000F4FE0" w:rsidRPr="00B474F8" w:rsidRDefault="000F4FE0"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3565BBA1" w14:textId="77777777" w:rsidR="000F4FE0" w:rsidRPr="00B474F8" w:rsidRDefault="000F4FE0"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ADBEA87" w14:textId="77777777" w:rsidR="000F4FE0" w:rsidRPr="00B474F8" w:rsidRDefault="000F4FE0"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F4FE0" w:rsidRPr="00B474F8" w14:paraId="274C252F" w14:textId="77777777" w:rsidTr="004E5DBA">
        <w:trPr>
          <w:trHeight w:val="295"/>
        </w:trPr>
        <w:tc>
          <w:tcPr>
            <w:tcW w:w="1682" w:type="dxa"/>
            <w:vAlign w:val="center"/>
          </w:tcPr>
          <w:p w14:paraId="65D46213" w14:textId="77777777" w:rsidR="000F4FE0" w:rsidRPr="00B474F8" w:rsidRDefault="000F4FE0"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1FC36D7D" w14:textId="77777777" w:rsidR="000F4FE0" w:rsidRPr="00B474F8" w:rsidRDefault="000F4FE0"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3443AF" w:rsidRPr="00B474F8" w14:paraId="7B87A514" w14:textId="77777777" w:rsidTr="004E5DBA">
        <w:tc>
          <w:tcPr>
            <w:tcW w:w="7584" w:type="dxa"/>
            <w:gridSpan w:val="5"/>
            <w:shd w:val="clear" w:color="auto" w:fill="323E4F" w:themeFill="text2" w:themeFillShade="BF"/>
          </w:tcPr>
          <w:p w14:paraId="0B69F925" w14:textId="0D788ADF" w:rsidR="003443AF" w:rsidRPr="003443AF" w:rsidRDefault="003443A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84"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 xml:space="preserve">SGN – MFM – SGN </w:t>
            </w:r>
          </w:p>
        </w:tc>
      </w:tr>
      <w:tr w:rsidR="003443AF" w:rsidRPr="00B474F8" w14:paraId="094CEB9E" w14:textId="77777777" w:rsidTr="004E5DBA">
        <w:tc>
          <w:tcPr>
            <w:tcW w:w="1682" w:type="dxa"/>
            <w:vMerge w:val="restart"/>
            <w:vAlign w:val="center"/>
          </w:tcPr>
          <w:p w14:paraId="1DD4E9A7"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0C14690A" w14:textId="071A9560" w:rsidR="003443AF" w:rsidRPr="00B474F8" w:rsidRDefault="003443AF" w:rsidP="003443A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w:t>
            </w:r>
            <w:r>
              <w:rPr>
                <w:rFonts w:ascii="Arial" w:hAnsi="Arial" w:cs="Arial"/>
                <w:color w:val="000000" w:themeColor="text1"/>
                <w:sz w:val="18"/>
                <w:szCs w:val="18"/>
              </w:rPr>
              <w:t>TS</w:t>
            </w:r>
          </w:p>
        </w:tc>
        <w:tc>
          <w:tcPr>
            <w:tcW w:w="917" w:type="dxa"/>
          </w:tcPr>
          <w:p w14:paraId="060E4F0C" w14:textId="69454AFD"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VMMC</w:t>
            </w:r>
          </w:p>
        </w:tc>
        <w:tc>
          <w:tcPr>
            <w:tcW w:w="1696" w:type="dxa"/>
          </w:tcPr>
          <w:p w14:paraId="6DFB2B7D" w14:textId="529EB59E"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SGNMFM01</w:t>
            </w:r>
          </w:p>
        </w:tc>
        <w:tc>
          <w:tcPr>
            <w:tcW w:w="2436" w:type="dxa"/>
          </w:tcPr>
          <w:p w14:paraId="57C05A16" w14:textId="41EC4C12"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VHHH, ZGSZ, ZGGG</w:t>
            </w:r>
          </w:p>
        </w:tc>
      </w:tr>
      <w:tr w:rsidR="003443AF" w:rsidRPr="00B474F8" w14:paraId="4EC054D3" w14:textId="77777777" w:rsidTr="004E5DBA">
        <w:tc>
          <w:tcPr>
            <w:tcW w:w="1682" w:type="dxa"/>
            <w:vMerge/>
            <w:vAlign w:val="center"/>
          </w:tcPr>
          <w:p w14:paraId="66F7B5E8"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480A773F" w14:textId="715FFB74"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VMMC</w:t>
            </w:r>
          </w:p>
        </w:tc>
        <w:tc>
          <w:tcPr>
            <w:tcW w:w="917" w:type="dxa"/>
          </w:tcPr>
          <w:p w14:paraId="548D904A" w14:textId="43A8CE6D"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VVTS</w:t>
            </w:r>
          </w:p>
        </w:tc>
        <w:tc>
          <w:tcPr>
            <w:tcW w:w="1696" w:type="dxa"/>
          </w:tcPr>
          <w:p w14:paraId="55E55002" w14:textId="5F146F6A"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MFMSGN01</w:t>
            </w:r>
          </w:p>
        </w:tc>
        <w:tc>
          <w:tcPr>
            <w:tcW w:w="2436" w:type="dxa"/>
          </w:tcPr>
          <w:p w14:paraId="593B307F" w14:textId="4598FB5C"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VVCR, VVCT, VVPQ</w:t>
            </w:r>
          </w:p>
        </w:tc>
      </w:tr>
      <w:tr w:rsidR="003443AF" w:rsidRPr="00B474F8" w14:paraId="665C0D30" w14:textId="77777777" w:rsidTr="004E5DBA">
        <w:tc>
          <w:tcPr>
            <w:tcW w:w="1682" w:type="dxa"/>
            <w:vAlign w:val="center"/>
          </w:tcPr>
          <w:p w14:paraId="4382F094"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11543403"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3443AF" w:rsidRPr="00B474F8" w14:paraId="332CAF88" w14:textId="77777777" w:rsidTr="004E5DBA">
        <w:tc>
          <w:tcPr>
            <w:tcW w:w="1682" w:type="dxa"/>
            <w:vAlign w:val="center"/>
          </w:tcPr>
          <w:p w14:paraId="7472C9D1"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72B55FE4" w14:textId="0E5F4018" w:rsidR="003443AF" w:rsidRPr="00B474F8" w:rsidRDefault="009B0381">
            <w:pPr>
              <w:autoSpaceDE w:val="0"/>
              <w:autoSpaceDN w:val="0"/>
              <w:adjustRightInd w:val="0"/>
              <w:rPr>
                <w:rFonts w:ascii="Arial" w:hAnsi="Arial" w:cs="Arial"/>
                <w:color w:val="000000" w:themeColor="text1"/>
                <w:sz w:val="18"/>
                <w:szCs w:val="18"/>
              </w:rPr>
            </w:pPr>
            <w:ins w:id="685" w:author="Hoang Duc Thanh-OCC" w:date="2026-08-04T10:07:00Z">
              <w:r>
                <w:rPr>
                  <w:rFonts w:ascii="Arial" w:hAnsi="Arial" w:cs="Arial"/>
                  <w:color w:val="000000" w:themeColor="text1"/>
                  <w:sz w:val="18"/>
                  <w:szCs w:val="18"/>
                </w:rPr>
                <w:t>NIL</w:t>
              </w:r>
            </w:ins>
            <w:del w:id="686" w:author="Hoang Duc Thanh-OCC" w:date="2026-08-04T10:07:00Z">
              <w:r w:rsidR="003443AF" w:rsidDel="009B0381">
                <w:rPr>
                  <w:rFonts w:ascii="Arial" w:hAnsi="Arial" w:cs="Arial"/>
                  <w:color w:val="000000" w:themeColor="text1"/>
                  <w:sz w:val="18"/>
                  <w:szCs w:val="18"/>
                </w:rPr>
                <w:delText>VVDB</w:delText>
              </w:r>
            </w:del>
          </w:p>
        </w:tc>
      </w:tr>
      <w:tr w:rsidR="003443AF" w:rsidRPr="00B474F8" w14:paraId="3ED78FB4" w14:textId="77777777" w:rsidTr="004E5DBA">
        <w:tc>
          <w:tcPr>
            <w:tcW w:w="1682" w:type="dxa"/>
            <w:vAlign w:val="center"/>
          </w:tcPr>
          <w:p w14:paraId="5456B811"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DE03ED7"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3443AF" w:rsidRPr="00B474F8" w14:paraId="28C3CD19" w14:textId="77777777" w:rsidTr="004E5DBA">
        <w:tc>
          <w:tcPr>
            <w:tcW w:w="1682" w:type="dxa"/>
            <w:vAlign w:val="center"/>
          </w:tcPr>
          <w:p w14:paraId="6EB0BECF"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0D9503E9"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3443AF" w:rsidRPr="00B474F8" w14:paraId="63713E2A" w14:textId="77777777" w:rsidTr="004E5DBA">
        <w:tc>
          <w:tcPr>
            <w:tcW w:w="1682" w:type="dxa"/>
            <w:vAlign w:val="center"/>
          </w:tcPr>
          <w:p w14:paraId="7AA00E8C"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695B0239"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3443AF" w:rsidRPr="00B474F8" w14:paraId="547069E7" w14:textId="77777777" w:rsidTr="004E5DBA">
        <w:tc>
          <w:tcPr>
            <w:tcW w:w="1682" w:type="dxa"/>
            <w:vAlign w:val="center"/>
          </w:tcPr>
          <w:p w14:paraId="0A6ABBF6" w14:textId="77777777" w:rsidR="003443AF"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3BB972A8" w14:textId="7BEF9DE3" w:rsidR="003443AF" w:rsidRPr="00B474F8" w:rsidRDefault="003443AF"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3443AF" w:rsidRPr="00B474F8" w14:paraId="587BF070" w14:textId="77777777" w:rsidTr="004E5DBA">
        <w:tc>
          <w:tcPr>
            <w:tcW w:w="1682" w:type="dxa"/>
            <w:vAlign w:val="center"/>
          </w:tcPr>
          <w:p w14:paraId="779B98B5"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273E5722"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DA1851A"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3443AF" w:rsidRPr="00B474F8" w14:paraId="5BCC6ED9" w14:textId="77777777" w:rsidTr="004E5DBA">
        <w:trPr>
          <w:trHeight w:val="295"/>
        </w:trPr>
        <w:tc>
          <w:tcPr>
            <w:tcW w:w="1682" w:type="dxa"/>
            <w:vAlign w:val="center"/>
          </w:tcPr>
          <w:p w14:paraId="25C3E928"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67D46FA8"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3443AF" w:rsidRPr="00B474F8" w14:paraId="2F5A2A46" w14:textId="77777777" w:rsidTr="004E5DBA">
        <w:tc>
          <w:tcPr>
            <w:tcW w:w="7584" w:type="dxa"/>
            <w:gridSpan w:val="5"/>
            <w:shd w:val="clear" w:color="auto" w:fill="323E4F" w:themeFill="text2" w:themeFillShade="BF"/>
          </w:tcPr>
          <w:p w14:paraId="4FF61A42" w14:textId="19FA6364" w:rsidR="003443AF" w:rsidRPr="003443AF" w:rsidRDefault="003443A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87"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HAN – DNH – HAN</w:t>
            </w:r>
          </w:p>
        </w:tc>
      </w:tr>
      <w:tr w:rsidR="003443AF" w:rsidRPr="00B474F8" w14:paraId="3EA0ABE1" w14:textId="77777777" w:rsidTr="004E5DBA">
        <w:tc>
          <w:tcPr>
            <w:tcW w:w="1682" w:type="dxa"/>
            <w:vMerge w:val="restart"/>
            <w:vAlign w:val="center"/>
          </w:tcPr>
          <w:p w14:paraId="3114802B"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7A85C90F" w14:textId="32BBBD34"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VVNB</w:t>
            </w:r>
          </w:p>
        </w:tc>
        <w:tc>
          <w:tcPr>
            <w:tcW w:w="917" w:type="dxa"/>
          </w:tcPr>
          <w:p w14:paraId="797F43AD" w14:textId="2ADB72D2"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ZLDH</w:t>
            </w:r>
          </w:p>
        </w:tc>
        <w:tc>
          <w:tcPr>
            <w:tcW w:w="1696" w:type="dxa"/>
          </w:tcPr>
          <w:p w14:paraId="22542E2C" w14:textId="7F781AA2"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HANDNH01</w:t>
            </w:r>
          </w:p>
        </w:tc>
        <w:tc>
          <w:tcPr>
            <w:tcW w:w="2436" w:type="dxa"/>
          </w:tcPr>
          <w:p w14:paraId="127C1E3C" w14:textId="41E558EA"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ZLXY, ZLLL</w:t>
            </w:r>
          </w:p>
        </w:tc>
      </w:tr>
      <w:tr w:rsidR="003443AF" w:rsidRPr="00B474F8" w14:paraId="5B13188E" w14:textId="77777777" w:rsidTr="004E5DBA">
        <w:tc>
          <w:tcPr>
            <w:tcW w:w="1682" w:type="dxa"/>
            <w:vMerge/>
            <w:vAlign w:val="center"/>
          </w:tcPr>
          <w:p w14:paraId="34EEA68A"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4277C0C4" w14:textId="2D6B229D"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ZLDH</w:t>
            </w:r>
          </w:p>
        </w:tc>
        <w:tc>
          <w:tcPr>
            <w:tcW w:w="917" w:type="dxa"/>
          </w:tcPr>
          <w:p w14:paraId="072B07BB" w14:textId="4E8D53D3"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VVNB</w:t>
            </w:r>
          </w:p>
        </w:tc>
        <w:tc>
          <w:tcPr>
            <w:tcW w:w="1696" w:type="dxa"/>
          </w:tcPr>
          <w:p w14:paraId="18D45353" w14:textId="07E64857"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DNHHAN01</w:t>
            </w:r>
          </w:p>
        </w:tc>
        <w:tc>
          <w:tcPr>
            <w:tcW w:w="2436" w:type="dxa"/>
          </w:tcPr>
          <w:p w14:paraId="248D4815" w14:textId="3EB4F68C"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VVVH, VVCI</w:t>
            </w:r>
          </w:p>
        </w:tc>
      </w:tr>
      <w:tr w:rsidR="003443AF" w:rsidRPr="00B474F8" w14:paraId="2BF86898" w14:textId="77777777" w:rsidTr="004E5DBA">
        <w:tc>
          <w:tcPr>
            <w:tcW w:w="1682" w:type="dxa"/>
            <w:vAlign w:val="center"/>
          </w:tcPr>
          <w:p w14:paraId="06A1F201"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0DCDD1DB"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3443AF" w:rsidRPr="00B474F8" w14:paraId="14FA044E" w14:textId="77777777" w:rsidTr="004E5DBA">
        <w:tc>
          <w:tcPr>
            <w:tcW w:w="1682" w:type="dxa"/>
            <w:vAlign w:val="center"/>
          </w:tcPr>
          <w:p w14:paraId="73D1653C"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43259CB8" w14:textId="39723C5C"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ZUTF, ZLLL</w:t>
            </w:r>
          </w:p>
        </w:tc>
      </w:tr>
      <w:tr w:rsidR="003443AF" w:rsidRPr="00B474F8" w14:paraId="2D8037DE" w14:textId="77777777" w:rsidTr="004E5DBA">
        <w:tc>
          <w:tcPr>
            <w:tcW w:w="1682" w:type="dxa"/>
            <w:vAlign w:val="center"/>
          </w:tcPr>
          <w:p w14:paraId="5683E66C"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D2B9F05"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3443AF" w:rsidRPr="00B474F8" w14:paraId="6D2C7752" w14:textId="77777777" w:rsidTr="004E5DBA">
        <w:tc>
          <w:tcPr>
            <w:tcW w:w="1682" w:type="dxa"/>
            <w:vAlign w:val="center"/>
          </w:tcPr>
          <w:p w14:paraId="2AEC0A34"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3C503C77"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3443AF" w:rsidRPr="00B474F8" w14:paraId="5B2008D0" w14:textId="77777777" w:rsidTr="004E5DBA">
        <w:tc>
          <w:tcPr>
            <w:tcW w:w="1682" w:type="dxa"/>
            <w:vAlign w:val="center"/>
          </w:tcPr>
          <w:p w14:paraId="5DEA79AD"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074AC97A"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3443AF" w:rsidRPr="00B474F8" w14:paraId="37762548" w14:textId="77777777" w:rsidTr="004E5DBA">
        <w:tc>
          <w:tcPr>
            <w:tcW w:w="1682" w:type="dxa"/>
            <w:vAlign w:val="center"/>
          </w:tcPr>
          <w:p w14:paraId="76FEF5F1" w14:textId="77777777" w:rsidR="003443AF"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2E2E0B59" w14:textId="19C56637" w:rsidR="003443AF" w:rsidRPr="00B474F8" w:rsidRDefault="003443AF"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3443AF" w:rsidRPr="00B474F8" w14:paraId="255C78EA" w14:textId="77777777" w:rsidTr="004E5DBA">
        <w:tc>
          <w:tcPr>
            <w:tcW w:w="1682" w:type="dxa"/>
            <w:vAlign w:val="center"/>
          </w:tcPr>
          <w:p w14:paraId="4A810DBA"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53F878DA"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E412CB1"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3443AF" w:rsidRPr="00B474F8" w14:paraId="3B61E00F" w14:textId="77777777" w:rsidTr="004E5DBA">
        <w:trPr>
          <w:trHeight w:val="295"/>
        </w:trPr>
        <w:tc>
          <w:tcPr>
            <w:tcW w:w="1682" w:type="dxa"/>
            <w:vAlign w:val="center"/>
          </w:tcPr>
          <w:p w14:paraId="67977129"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37DD2F07"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3443AF" w:rsidRPr="00B474F8" w14:paraId="538AFAFC" w14:textId="77777777" w:rsidTr="004E5DBA">
        <w:tc>
          <w:tcPr>
            <w:tcW w:w="7584" w:type="dxa"/>
            <w:gridSpan w:val="5"/>
            <w:shd w:val="clear" w:color="auto" w:fill="323E4F" w:themeFill="text2" w:themeFillShade="BF"/>
          </w:tcPr>
          <w:p w14:paraId="52EFC5FA" w14:textId="4BCA0AEA" w:rsidR="003443AF" w:rsidRPr="003443AF" w:rsidRDefault="003443A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88"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SGN – IZO – SGN</w:t>
            </w:r>
          </w:p>
        </w:tc>
      </w:tr>
      <w:tr w:rsidR="003443AF" w:rsidRPr="00B474F8" w14:paraId="15EF15F5" w14:textId="77777777" w:rsidTr="004E5DBA">
        <w:tc>
          <w:tcPr>
            <w:tcW w:w="1682" w:type="dxa"/>
            <w:vMerge w:val="restart"/>
            <w:vAlign w:val="center"/>
          </w:tcPr>
          <w:p w14:paraId="15CB765B"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39884E9C" w14:textId="76F78B57"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VVTS</w:t>
            </w:r>
          </w:p>
        </w:tc>
        <w:tc>
          <w:tcPr>
            <w:tcW w:w="917" w:type="dxa"/>
          </w:tcPr>
          <w:p w14:paraId="3D3C9070" w14:textId="31B30A13"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RJOC</w:t>
            </w:r>
          </w:p>
        </w:tc>
        <w:tc>
          <w:tcPr>
            <w:tcW w:w="1696" w:type="dxa"/>
          </w:tcPr>
          <w:p w14:paraId="577DE364" w14:textId="5835376B"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SGNIZO01</w:t>
            </w:r>
          </w:p>
        </w:tc>
        <w:tc>
          <w:tcPr>
            <w:tcW w:w="2436" w:type="dxa"/>
          </w:tcPr>
          <w:p w14:paraId="138950D7" w14:textId="161A27B4"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RJBB, RJAA</w:t>
            </w:r>
          </w:p>
        </w:tc>
      </w:tr>
      <w:tr w:rsidR="003443AF" w:rsidRPr="00B474F8" w14:paraId="2983E02B" w14:textId="77777777" w:rsidTr="004E5DBA">
        <w:tc>
          <w:tcPr>
            <w:tcW w:w="1682" w:type="dxa"/>
            <w:vMerge/>
            <w:vAlign w:val="center"/>
          </w:tcPr>
          <w:p w14:paraId="102A2748"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3C31AF60" w14:textId="2BAD42E4"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RJOC</w:t>
            </w:r>
          </w:p>
        </w:tc>
        <w:tc>
          <w:tcPr>
            <w:tcW w:w="917" w:type="dxa"/>
          </w:tcPr>
          <w:p w14:paraId="5921D4E2" w14:textId="6FE807CF"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VVTS</w:t>
            </w:r>
          </w:p>
        </w:tc>
        <w:tc>
          <w:tcPr>
            <w:tcW w:w="1696" w:type="dxa"/>
          </w:tcPr>
          <w:p w14:paraId="01F0C83C" w14:textId="2C61B711"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IZOSGN01</w:t>
            </w:r>
          </w:p>
        </w:tc>
        <w:tc>
          <w:tcPr>
            <w:tcW w:w="2436" w:type="dxa"/>
          </w:tcPr>
          <w:p w14:paraId="0D3E4904" w14:textId="4577BE78"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VVCR, VVPQ</w:t>
            </w:r>
          </w:p>
        </w:tc>
      </w:tr>
      <w:tr w:rsidR="003443AF" w:rsidRPr="00B474F8" w14:paraId="743856FD" w14:textId="77777777" w:rsidTr="004E5DBA">
        <w:tc>
          <w:tcPr>
            <w:tcW w:w="1682" w:type="dxa"/>
            <w:vAlign w:val="center"/>
          </w:tcPr>
          <w:p w14:paraId="433BA78E"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6297CA4A"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3443AF" w:rsidRPr="00B474F8" w14:paraId="32631CA5" w14:textId="77777777" w:rsidTr="004E5DBA">
        <w:tc>
          <w:tcPr>
            <w:tcW w:w="1682" w:type="dxa"/>
            <w:vAlign w:val="center"/>
          </w:tcPr>
          <w:p w14:paraId="306E2D82"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0DD4A8F9" w14:textId="18400513"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VVDN, ZGGG, VHHH, RCTP, RJFF, RJBB, RKPC</w:t>
            </w:r>
          </w:p>
        </w:tc>
      </w:tr>
      <w:tr w:rsidR="003443AF" w:rsidRPr="00B474F8" w14:paraId="1CE60C7D" w14:textId="77777777" w:rsidTr="004E5DBA">
        <w:tc>
          <w:tcPr>
            <w:tcW w:w="1682" w:type="dxa"/>
            <w:vAlign w:val="center"/>
          </w:tcPr>
          <w:p w14:paraId="1F4EA4A9"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270F9C25"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3443AF" w:rsidRPr="00B474F8" w14:paraId="6F6FC507" w14:textId="77777777" w:rsidTr="004E5DBA">
        <w:tc>
          <w:tcPr>
            <w:tcW w:w="1682" w:type="dxa"/>
            <w:vAlign w:val="center"/>
          </w:tcPr>
          <w:p w14:paraId="4079D11B"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1C57CD68"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3443AF" w:rsidRPr="00B474F8" w14:paraId="01900E44" w14:textId="77777777" w:rsidTr="004E5DBA">
        <w:tc>
          <w:tcPr>
            <w:tcW w:w="1682" w:type="dxa"/>
            <w:vAlign w:val="center"/>
          </w:tcPr>
          <w:p w14:paraId="2DE68ADD"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006A1ABA" w14:textId="13E899A1"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r>
              <w:rPr>
                <w:rFonts w:ascii="Arial" w:hAnsi="Arial" w:cs="Arial"/>
                <w:color w:val="000000" w:themeColor="text1"/>
                <w:sz w:val="18"/>
                <w:szCs w:val="18"/>
              </w:rPr>
              <w:t>, RNAV5</w:t>
            </w:r>
          </w:p>
        </w:tc>
      </w:tr>
      <w:tr w:rsidR="003443AF" w:rsidRPr="00B474F8" w14:paraId="323662EC" w14:textId="77777777" w:rsidTr="004E5DBA">
        <w:tc>
          <w:tcPr>
            <w:tcW w:w="1682" w:type="dxa"/>
            <w:vAlign w:val="center"/>
          </w:tcPr>
          <w:p w14:paraId="0E7FFF21" w14:textId="77777777" w:rsidR="003443AF"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5F6B4B58"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3443AF" w:rsidRPr="00B474F8" w14:paraId="23A2F08F" w14:textId="77777777" w:rsidTr="004E5DBA">
        <w:tc>
          <w:tcPr>
            <w:tcW w:w="1682" w:type="dxa"/>
            <w:vAlign w:val="center"/>
          </w:tcPr>
          <w:p w14:paraId="6B7DC1C3"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527F415C"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6FB596F"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3443AF" w:rsidRPr="00B474F8" w14:paraId="5BD63A29" w14:textId="77777777" w:rsidTr="004E5DBA">
        <w:trPr>
          <w:trHeight w:val="295"/>
        </w:trPr>
        <w:tc>
          <w:tcPr>
            <w:tcW w:w="1682" w:type="dxa"/>
            <w:vAlign w:val="center"/>
          </w:tcPr>
          <w:p w14:paraId="3CF373E4"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62B1D8C7"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3443AF" w:rsidRPr="00B474F8" w14:paraId="24A8D2F1" w14:textId="77777777" w:rsidTr="004E5DBA">
        <w:tc>
          <w:tcPr>
            <w:tcW w:w="7584" w:type="dxa"/>
            <w:gridSpan w:val="5"/>
            <w:shd w:val="clear" w:color="auto" w:fill="323E4F" w:themeFill="text2" w:themeFillShade="BF"/>
          </w:tcPr>
          <w:p w14:paraId="17409BE1" w14:textId="5481D371" w:rsidR="003443AF" w:rsidRPr="003443AF" w:rsidRDefault="003443A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89"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SGN – FKS – SGN</w:t>
            </w:r>
          </w:p>
        </w:tc>
      </w:tr>
      <w:tr w:rsidR="003443AF" w:rsidRPr="00B474F8" w14:paraId="1638EACB" w14:textId="77777777" w:rsidTr="004E5DBA">
        <w:tc>
          <w:tcPr>
            <w:tcW w:w="1682" w:type="dxa"/>
            <w:vMerge w:val="restart"/>
            <w:vAlign w:val="center"/>
          </w:tcPr>
          <w:p w14:paraId="7BB136F9"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5896DCFA" w14:textId="77F45CD3" w:rsidR="003443AF" w:rsidRPr="00B474F8" w:rsidRDefault="003443AF" w:rsidP="003443A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w:t>
            </w:r>
            <w:r>
              <w:rPr>
                <w:rFonts w:ascii="Arial" w:hAnsi="Arial" w:cs="Arial"/>
                <w:color w:val="000000" w:themeColor="text1"/>
                <w:sz w:val="18"/>
                <w:szCs w:val="18"/>
              </w:rPr>
              <w:t>VTS</w:t>
            </w:r>
          </w:p>
        </w:tc>
        <w:tc>
          <w:tcPr>
            <w:tcW w:w="917" w:type="dxa"/>
          </w:tcPr>
          <w:p w14:paraId="2EA839AA" w14:textId="1984ECEA"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RJSF</w:t>
            </w:r>
          </w:p>
        </w:tc>
        <w:tc>
          <w:tcPr>
            <w:tcW w:w="1696" w:type="dxa"/>
          </w:tcPr>
          <w:p w14:paraId="06B8F63E" w14:textId="7FAB6B5D"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SGNFKS01</w:t>
            </w:r>
          </w:p>
        </w:tc>
        <w:tc>
          <w:tcPr>
            <w:tcW w:w="2436" w:type="dxa"/>
          </w:tcPr>
          <w:p w14:paraId="00CB66F1" w14:textId="37950E8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RJTT, RJAA</w:t>
            </w:r>
          </w:p>
        </w:tc>
      </w:tr>
      <w:tr w:rsidR="003443AF" w:rsidRPr="00B474F8" w14:paraId="19CE1A29" w14:textId="77777777" w:rsidTr="004E5DBA">
        <w:tc>
          <w:tcPr>
            <w:tcW w:w="1682" w:type="dxa"/>
            <w:vMerge/>
            <w:vAlign w:val="center"/>
          </w:tcPr>
          <w:p w14:paraId="20942CEA"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6F8BD0B4" w14:textId="589E6B90"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RJSF</w:t>
            </w:r>
          </w:p>
        </w:tc>
        <w:tc>
          <w:tcPr>
            <w:tcW w:w="917" w:type="dxa"/>
          </w:tcPr>
          <w:p w14:paraId="61D27AB8" w14:textId="001B1194"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VVTS</w:t>
            </w:r>
          </w:p>
        </w:tc>
        <w:tc>
          <w:tcPr>
            <w:tcW w:w="1696" w:type="dxa"/>
          </w:tcPr>
          <w:p w14:paraId="62BAC7AC" w14:textId="76726A0D"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FKSSGN01</w:t>
            </w:r>
          </w:p>
        </w:tc>
        <w:tc>
          <w:tcPr>
            <w:tcW w:w="2436" w:type="dxa"/>
          </w:tcPr>
          <w:p w14:paraId="328B01BA" w14:textId="4F4A73C2"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VVCR, VVPQ</w:t>
            </w:r>
          </w:p>
        </w:tc>
      </w:tr>
      <w:tr w:rsidR="003443AF" w:rsidRPr="00B474F8" w14:paraId="62285DCA" w14:textId="77777777" w:rsidTr="004E5DBA">
        <w:tc>
          <w:tcPr>
            <w:tcW w:w="1682" w:type="dxa"/>
            <w:vAlign w:val="center"/>
          </w:tcPr>
          <w:p w14:paraId="12CE455A"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0E4758DA"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3443AF" w:rsidRPr="00B474F8" w14:paraId="7DC31038" w14:textId="77777777" w:rsidTr="004E5DBA">
        <w:tc>
          <w:tcPr>
            <w:tcW w:w="1682" w:type="dxa"/>
            <w:vAlign w:val="center"/>
          </w:tcPr>
          <w:p w14:paraId="41A2E9DF"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21F2E189" w14:textId="4F849979"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VVDN, ZGGG, VHHH, RCTP, RJFF, RJBB</w:t>
            </w:r>
          </w:p>
        </w:tc>
      </w:tr>
      <w:tr w:rsidR="003443AF" w:rsidRPr="00B474F8" w14:paraId="4C444D75" w14:textId="77777777" w:rsidTr="004E5DBA">
        <w:tc>
          <w:tcPr>
            <w:tcW w:w="1682" w:type="dxa"/>
            <w:vAlign w:val="center"/>
          </w:tcPr>
          <w:p w14:paraId="3F52312D"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4F355680"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3443AF" w:rsidRPr="00B474F8" w14:paraId="717D568F" w14:textId="77777777" w:rsidTr="004E5DBA">
        <w:tc>
          <w:tcPr>
            <w:tcW w:w="1682" w:type="dxa"/>
            <w:vAlign w:val="center"/>
          </w:tcPr>
          <w:p w14:paraId="735C5CFD"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39684DCC"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3443AF" w:rsidRPr="00B474F8" w14:paraId="2390A53C" w14:textId="77777777" w:rsidTr="004E5DBA">
        <w:tc>
          <w:tcPr>
            <w:tcW w:w="1682" w:type="dxa"/>
            <w:vAlign w:val="center"/>
          </w:tcPr>
          <w:p w14:paraId="706EA8C7"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604DCBCF" w14:textId="6720EA03"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r>
              <w:rPr>
                <w:rFonts w:ascii="Arial" w:hAnsi="Arial" w:cs="Arial"/>
                <w:color w:val="000000" w:themeColor="text1"/>
                <w:sz w:val="18"/>
                <w:szCs w:val="18"/>
              </w:rPr>
              <w:t>, RNAV5</w:t>
            </w:r>
          </w:p>
        </w:tc>
      </w:tr>
      <w:tr w:rsidR="003443AF" w:rsidRPr="00B474F8" w14:paraId="7A543555" w14:textId="77777777" w:rsidTr="004E5DBA">
        <w:tc>
          <w:tcPr>
            <w:tcW w:w="1682" w:type="dxa"/>
            <w:vAlign w:val="center"/>
          </w:tcPr>
          <w:p w14:paraId="7F1FAAE3" w14:textId="77777777" w:rsidR="003443AF"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7CEBBA3A"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3443AF" w:rsidRPr="00B474F8" w14:paraId="22A6A44F" w14:textId="77777777" w:rsidTr="004E5DBA">
        <w:tc>
          <w:tcPr>
            <w:tcW w:w="1682" w:type="dxa"/>
            <w:vAlign w:val="center"/>
          </w:tcPr>
          <w:p w14:paraId="0B8EFE3C"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07BBFD1F"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1EA4003"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3443AF" w:rsidRPr="00B474F8" w14:paraId="76B3AB95" w14:textId="77777777" w:rsidTr="004E5DBA">
        <w:trPr>
          <w:trHeight w:val="295"/>
        </w:trPr>
        <w:tc>
          <w:tcPr>
            <w:tcW w:w="1682" w:type="dxa"/>
            <w:vAlign w:val="center"/>
          </w:tcPr>
          <w:p w14:paraId="6DFA2FC8"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3207F7A1"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3443AF" w:rsidRPr="003443AF" w14:paraId="72CFEF3D" w14:textId="77777777" w:rsidTr="004E5DBA">
        <w:tc>
          <w:tcPr>
            <w:tcW w:w="7584" w:type="dxa"/>
            <w:gridSpan w:val="5"/>
            <w:shd w:val="clear" w:color="auto" w:fill="323E4F" w:themeFill="text2" w:themeFillShade="BF"/>
          </w:tcPr>
          <w:p w14:paraId="1D557756" w14:textId="3A7AB898" w:rsidR="003443AF" w:rsidRPr="003443AF" w:rsidRDefault="003443AF"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90"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HAN – FKS – HAN</w:t>
            </w:r>
          </w:p>
        </w:tc>
      </w:tr>
      <w:tr w:rsidR="003443AF" w:rsidRPr="00B474F8" w14:paraId="3F0EA004" w14:textId="77777777" w:rsidTr="004E5DBA">
        <w:tc>
          <w:tcPr>
            <w:tcW w:w="1682" w:type="dxa"/>
            <w:vMerge w:val="restart"/>
            <w:vAlign w:val="center"/>
          </w:tcPr>
          <w:p w14:paraId="2E19DE90"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317C0744" w14:textId="7E2565EF" w:rsidR="003443AF" w:rsidRPr="00B474F8" w:rsidRDefault="003443AF" w:rsidP="003443AF">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w:t>
            </w:r>
            <w:r>
              <w:rPr>
                <w:rFonts w:ascii="Arial" w:hAnsi="Arial" w:cs="Arial"/>
                <w:color w:val="000000" w:themeColor="text1"/>
                <w:sz w:val="18"/>
                <w:szCs w:val="18"/>
              </w:rPr>
              <w:t>NB</w:t>
            </w:r>
          </w:p>
        </w:tc>
        <w:tc>
          <w:tcPr>
            <w:tcW w:w="917" w:type="dxa"/>
          </w:tcPr>
          <w:p w14:paraId="7E2F8415" w14:textId="51DA623B"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RJSF</w:t>
            </w:r>
          </w:p>
        </w:tc>
        <w:tc>
          <w:tcPr>
            <w:tcW w:w="1696" w:type="dxa"/>
          </w:tcPr>
          <w:p w14:paraId="7FEB054C" w14:textId="3F9D4EE3"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HANFKS01</w:t>
            </w:r>
          </w:p>
        </w:tc>
        <w:tc>
          <w:tcPr>
            <w:tcW w:w="2436" w:type="dxa"/>
          </w:tcPr>
          <w:p w14:paraId="7637358F" w14:textId="79A6773D"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RJTT, RJAA</w:t>
            </w:r>
          </w:p>
        </w:tc>
      </w:tr>
      <w:tr w:rsidR="003443AF" w:rsidRPr="00B474F8" w14:paraId="7FDB76D5" w14:textId="77777777" w:rsidTr="004E5DBA">
        <w:tc>
          <w:tcPr>
            <w:tcW w:w="1682" w:type="dxa"/>
            <w:vMerge/>
            <w:vAlign w:val="center"/>
          </w:tcPr>
          <w:p w14:paraId="2F1D970A" w14:textId="77777777" w:rsidR="003443AF" w:rsidRPr="00B474F8" w:rsidRDefault="003443AF" w:rsidP="004E5DBA">
            <w:pPr>
              <w:autoSpaceDE w:val="0"/>
              <w:autoSpaceDN w:val="0"/>
              <w:adjustRightInd w:val="0"/>
              <w:rPr>
                <w:rFonts w:ascii="Arial" w:hAnsi="Arial" w:cs="Arial"/>
                <w:color w:val="000000" w:themeColor="text1"/>
                <w:sz w:val="18"/>
                <w:szCs w:val="18"/>
              </w:rPr>
            </w:pPr>
          </w:p>
        </w:tc>
        <w:tc>
          <w:tcPr>
            <w:tcW w:w="853" w:type="dxa"/>
          </w:tcPr>
          <w:p w14:paraId="1D382F74" w14:textId="123DFF04"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RJSF</w:t>
            </w:r>
          </w:p>
        </w:tc>
        <w:tc>
          <w:tcPr>
            <w:tcW w:w="917" w:type="dxa"/>
          </w:tcPr>
          <w:p w14:paraId="0F81404C" w14:textId="0148E274"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VVNB</w:t>
            </w:r>
          </w:p>
        </w:tc>
        <w:tc>
          <w:tcPr>
            <w:tcW w:w="1696" w:type="dxa"/>
          </w:tcPr>
          <w:p w14:paraId="6C8C5E33" w14:textId="3D963018" w:rsidR="003443AF" w:rsidRPr="00B474F8" w:rsidRDefault="003443AF"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FKSHAN01</w:t>
            </w:r>
          </w:p>
        </w:tc>
        <w:tc>
          <w:tcPr>
            <w:tcW w:w="2436" w:type="dxa"/>
          </w:tcPr>
          <w:p w14:paraId="6006CC60" w14:textId="690C1700"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VVCI, VVVH</w:t>
            </w:r>
          </w:p>
        </w:tc>
      </w:tr>
      <w:tr w:rsidR="003443AF" w:rsidRPr="00B474F8" w14:paraId="136FE0B1" w14:textId="77777777" w:rsidTr="004E5DBA">
        <w:tc>
          <w:tcPr>
            <w:tcW w:w="1682" w:type="dxa"/>
            <w:vAlign w:val="center"/>
          </w:tcPr>
          <w:p w14:paraId="216AC22A"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17A7979B"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3443AF" w:rsidRPr="00B474F8" w14:paraId="11FC2036" w14:textId="77777777" w:rsidTr="004E5DBA">
        <w:tc>
          <w:tcPr>
            <w:tcW w:w="1682" w:type="dxa"/>
            <w:vAlign w:val="center"/>
          </w:tcPr>
          <w:p w14:paraId="460B8F70"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448A8AD0" w14:textId="22D8A910"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ZGNN, ZGGG, VHHH, RCTP, RJFF, RJBB</w:t>
            </w:r>
          </w:p>
        </w:tc>
      </w:tr>
      <w:tr w:rsidR="003443AF" w:rsidRPr="00B474F8" w14:paraId="40296526" w14:textId="77777777" w:rsidTr="004E5DBA">
        <w:tc>
          <w:tcPr>
            <w:tcW w:w="1682" w:type="dxa"/>
            <w:vAlign w:val="center"/>
          </w:tcPr>
          <w:p w14:paraId="106C7882"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2C57D23E"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3443AF" w:rsidRPr="00B474F8" w14:paraId="3231827A" w14:textId="77777777" w:rsidTr="004E5DBA">
        <w:tc>
          <w:tcPr>
            <w:tcW w:w="1682" w:type="dxa"/>
            <w:vAlign w:val="center"/>
          </w:tcPr>
          <w:p w14:paraId="0F1A275E"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7964FC57"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3443AF" w:rsidRPr="00B474F8" w14:paraId="57297638" w14:textId="77777777" w:rsidTr="004E5DBA">
        <w:tc>
          <w:tcPr>
            <w:tcW w:w="1682" w:type="dxa"/>
            <w:vAlign w:val="center"/>
          </w:tcPr>
          <w:p w14:paraId="30675950" w14:textId="77777777" w:rsidR="003443AF" w:rsidRPr="00B474F8"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07DA277C"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3443AF" w:rsidRPr="00B474F8" w14:paraId="626A7497" w14:textId="77777777" w:rsidTr="004E5DBA">
        <w:tc>
          <w:tcPr>
            <w:tcW w:w="1682" w:type="dxa"/>
            <w:vAlign w:val="center"/>
          </w:tcPr>
          <w:p w14:paraId="6CA928B2" w14:textId="77777777" w:rsidR="003443AF" w:rsidRDefault="003443AF"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308B1326"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3443AF" w:rsidRPr="00B474F8" w14:paraId="18D22A00" w14:textId="77777777" w:rsidTr="004E5DBA">
        <w:tc>
          <w:tcPr>
            <w:tcW w:w="1682" w:type="dxa"/>
            <w:vAlign w:val="center"/>
          </w:tcPr>
          <w:p w14:paraId="2907B241"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274E2295"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B918617" w14:textId="77777777" w:rsidR="003443AF" w:rsidRPr="00B474F8" w:rsidRDefault="003443AF"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3443AF" w:rsidRPr="00B474F8" w14:paraId="136A79D6" w14:textId="77777777" w:rsidTr="004E5DBA">
        <w:trPr>
          <w:trHeight w:val="295"/>
        </w:trPr>
        <w:tc>
          <w:tcPr>
            <w:tcW w:w="1682" w:type="dxa"/>
            <w:vAlign w:val="center"/>
          </w:tcPr>
          <w:p w14:paraId="51A20F66"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5135AE3F" w14:textId="77777777" w:rsidR="003443AF" w:rsidRPr="00B474F8" w:rsidRDefault="003443AF"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4E35BC" w:rsidRPr="003443AF" w14:paraId="6CEE5A84" w14:textId="77777777" w:rsidTr="004E5DBA">
        <w:tc>
          <w:tcPr>
            <w:tcW w:w="7584" w:type="dxa"/>
            <w:gridSpan w:val="5"/>
            <w:shd w:val="clear" w:color="auto" w:fill="323E4F" w:themeFill="text2" w:themeFillShade="BF"/>
          </w:tcPr>
          <w:p w14:paraId="6A34214C" w14:textId="784293C1" w:rsidR="004E35BC" w:rsidRPr="003443AF" w:rsidRDefault="004E35B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91"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CXR – PVG – CXR</w:t>
            </w:r>
          </w:p>
        </w:tc>
      </w:tr>
      <w:tr w:rsidR="004E35BC" w:rsidRPr="00B474F8" w14:paraId="10D2F21B" w14:textId="77777777" w:rsidTr="004E5DBA">
        <w:tc>
          <w:tcPr>
            <w:tcW w:w="1682" w:type="dxa"/>
            <w:vMerge w:val="restart"/>
            <w:vAlign w:val="center"/>
          </w:tcPr>
          <w:p w14:paraId="0F13681A" w14:textId="77777777" w:rsidR="004E35BC" w:rsidRPr="00B474F8" w:rsidRDefault="004E35BC" w:rsidP="004E35BC">
            <w:pPr>
              <w:autoSpaceDE w:val="0"/>
              <w:autoSpaceDN w:val="0"/>
              <w:adjustRightInd w:val="0"/>
              <w:rPr>
                <w:rFonts w:ascii="Arial" w:hAnsi="Arial" w:cs="Arial"/>
                <w:color w:val="000000" w:themeColor="text1"/>
                <w:sz w:val="18"/>
                <w:szCs w:val="18"/>
              </w:rPr>
            </w:pPr>
          </w:p>
        </w:tc>
        <w:tc>
          <w:tcPr>
            <w:tcW w:w="853" w:type="dxa"/>
          </w:tcPr>
          <w:p w14:paraId="768D6184" w14:textId="0DFEC4F7" w:rsidR="004E35BC" w:rsidRPr="00B474F8" w:rsidRDefault="004E35BC" w:rsidP="004E35B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w:t>
            </w:r>
            <w:r>
              <w:rPr>
                <w:rFonts w:ascii="Arial" w:hAnsi="Arial" w:cs="Arial"/>
                <w:color w:val="000000" w:themeColor="text1"/>
                <w:sz w:val="18"/>
                <w:szCs w:val="18"/>
              </w:rPr>
              <w:t>CR</w:t>
            </w:r>
          </w:p>
        </w:tc>
        <w:tc>
          <w:tcPr>
            <w:tcW w:w="917" w:type="dxa"/>
          </w:tcPr>
          <w:p w14:paraId="28E30E60" w14:textId="092E3CEF"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ZSPD</w:t>
            </w:r>
          </w:p>
        </w:tc>
        <w:tc>
          <w:tcPr>
            <w:tcW w:w="1696" w:type="dxa"/>
          </w:tcPr>
          <w:p w14:paraId="29AB3173" w14:textId="6E7F2443"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CXRPVG01</w:t>
            </w:r>
          </w:p>
        </w:tc>
        <w:tc>
          <w:tcPr>
            <w:tcW w:w="2436" w:type="dxa"/>
          </w:tcPr>
          <w:p w14:paraId="2794C193" w14:textId="3D465480"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ZSNB, ZSNJ, ZSHC</w:t>
            </w:r>
          </w:p>
        </w:tc>
      </w:tr>
      <w:tr w:rsidR="004E35BC" w:rsidRPr="00B474F8" w14:paraId="36A1770F" w14:textId="77777777" w:rsidTr="004E5DBA">
        <w:tc>
          <w:tcPr>
            <w:tcW w:w="1682" w:type="dxa"/>
            <w:vMerge/>
            <w:vAlign w:val="center"/>
          </w:tcPr>
          <w:p w14:paraId="079EB726" w14:textId="77777777" w:rsidR="004E35BC" w:rsidRPr="00B474F8" w:rsidRDefault="004E35BC" w:rsidP="004E35BC">
            <w:pPr>
              <w:autoSpaceDE w:val="0"/>
              <w:autoSpaceDN w:val="0"/>
              <w:adjustRightInd w:val="0"/>
              <w:rPr>
                <w:rFonts w:ascii="Arial" w:hAnsi="Arial" w:cs="Arial"/>
                <w:color w:val="000000" w:themeColor="text1"/>
                <w:sz w:val="18"/>
                <w:szCs w:val="18"/>
              </w:rPr>
            </w:pPr>
          </w:p>
        </w:tc>
        <w:tc>
          <w:tcPr>
            <w:tcW w:w="853" w:type="dxa"/>
          </w:tcPr>
          <w:p w14:paraId="6EE4EF43" w14:textId="70D7C987"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ZSPD</w:t>
            </w:r>
          </w:p>
        </w:tc>
        <w:tc>
          <w:tcPr>
            <w:tcW w:w="917" w:type="dxa"/>
          </w:tcPr>
          <w:p w14:paraId="5FBBE1F6" w14:textId="678BBF08"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VVCR</w:t>
            </w:r>
          </w:p>
        </w:tc>
        <w:tc>
          <w:tcPr>
            <w:tcW w:w="1696" w:type="dxa"/>
          </w:tcPr>
          <w:p w14:paraId="45D887B0" w14:textId="53783479"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PVGCXR</w:t>
            </w:r>
          </w:p>
        </w:tc>
        <w:tc>
          <w:tcPr>
            <w:tcW w:w="2436" w:type="dxa"/>
          </w:tcPr>
          <w:p w14:paraId="1EDA454E" w14:textId="49711A7A"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VVTS, VVDN</w:t>
            </w:r>
          </w:p>
        </w:tc>
      </w:tr>
      <w:tr w:rsidR="004E35BC" w:rsidRPr="00B474F8" w14:paraId="74F869D1" w14:textId="77777777" w:rsidTr="004E5DBA">
        <w:tc>
          <w:tcPr>
            <w:tcW w:w="1682" w:type="dxa"/>
            <w:vAlign w:val="center"/>
          </w:tcPr>
          <w:p w14:paraId="6B615D5A" w14:textId="77777777"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11473CE9" w14:textId="77777777"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4E35BC" w:rsidRPr="00B474F8" w14:paraId="10510537" w14:textId="77777777" w:rsidTr="004E5DBA">
        <w:tc>
          <w:tcPr>
            <w:tcW w:w="1682" w:type="dxa"/>
            <w:vAlign w:val="center"/>
          </w:tcPr>
          <w:p w14:paraId="79007973" w14:textId="77777777"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22401ACE" w14:textId="4F9BAB06"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VVDN, VHHH</w:t>
            </w:r>
          </w:p>
        </w:tc>
      </w:tr>
      <w:tr w:rsidR="004E35BC" w:rsidRPr="00B474F8" w14:paraId="68A49398" w14:textId="77777777" w:rsidTr="004E5DBA">
        <w:tc>
          <w:tcPr>
            <w:tcW w:w="1682" w:type="dxa"/>
            <w:vAlign w:val="center"/>
          </w:tcPr>
          <w:p w14:paraId="0F41C130" w14:textId="77777777"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689CF65F" w14:textId="421CFBA2" w:rsidR="004E35BC" w:rsidRPr="00B474F8" w:rsidRDefault="004E35BC" w:rsidP="004E35B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4E35BC" w:rsidRPr="00B474F8" w14:paraId="59C675E9" w14:textId="77777777" w:rsidTr="004E5DBA">
        <w:tc>
          <w:tcPr>
            <w:tcW w:w="1682" w:type="dxa"/>
            <w:vAlign w:val="center"/>
          </w:tcPr>
          <w:p w14:paraId="0CBF1C71" w14:textId="77777777"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1AB2D5F2" w14:textId="0D712B1B"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4E35BC" w:rsidRPr="00B474F8" w14:paraId="29FA8572" w14:textId="77777777" w:rsidTr="004E5DBA">
        <w:tc>
          <w:tcPr>
            <w:tcW w:w="1682" w:type="dxa"/>
            <w:vAlign w:val="center"/>
          </w:tcPr>
          <w:p w14:paraId="2DA6530C" w14:textId="77777777"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60CCC04F" w14:textId="1CB0A1BA" w:rsidR="004E35BC" w:rsidRPr="00B474F8" w:rsidRDefault="004E35BC" w:rsidP="004E35B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4E35BC" w:rsidRPr="00B474F8" w14:paraId="21E6A6DF" w14:textId="77777777" w:rsidTr="004E5DBA">
        <w:tc>
          <w:tcPr>
            <w:tcW w:w="1682" w:type="dxa"/>
            <w:vAlign w:val="center"/>
          </w:tcPr>
          <w:p w14:paraId="0ADE2BBA" w14:textId="77777777" w:rsidR="004E35BC"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084032B9" w14:textId="0EB5C52B" w:rsidR="004E35BC" w:rsidRPr="00B474F8" w:rsidRDefault="004E35BC" w:rsidP="004E35B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4E35BC" w:rsidRPr="00B474F8" w14:paraId="414B7446" w14:textId="77777777" w:rsidTr="004E5DBA">
        <w:tc>
          <w:tcPr>
            <w:tcW w:w="1682" w:type="dxa"/>
            <w:vAlign w:val="center"/>
          </w:tcPr>
          <w:p w14:paraId="289C6D50" w14:textId="77777777"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02EAEBEA" w14:textId="77777777" w:rsidR="004E35BC" w:rsidRPr="00B474F8" w:rsidRDefault="004E35BC" w:rsidP="004E35B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40790D1" w14:textId="0969151A" w:rsidR="004E35BC" w:rsidRPr="00B474F8" w:rsidRDefault="004E35BC" w:rsidP="004E35B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4E35BC" w:rsidRPr="00B474F8" w14:paraId="7E147226" w14:textId="77777777" w:rsidTr="004E5DBA">
        <w:trPr>
          <w:trHeight w:val="295"/>
        </w:trPr>
        <w:tc>
          <w:tcPr>
            <w:tcW w:w="1682" w:type="dxa"/>
            <w:vAlign w:val="center"/>
          </w:tcPr>
          <w:p w14:paraId="06B86CD0" w14:textId="77777777"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6C3310B2" w14:textId="0948A139"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4E35BC" w:rsidRPr="003443AF" w14:paraId="3C5CA39E" w14:textId="77777777" w:rsidTr="004E5DBA">
        <w:tc>
          <w:tcPr>
            <w:tcW w:w="7584" w:type="dxa"/>
            <w:gridSpan w:val="5"/>
            <w:shd w:val="clear" w:color="auto" w:fill="323E4F" w:themeFill="text2" w:themeFillShade="BF"/>
          </w:tcPr>
          <w:p w14:paraId="00B8608D" w14:textId="7DA27257" w:rsidR="004E35BC" w:rsidRPr="003443AF" w:rsidRDefault="004E35B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92"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CXR – TSN – CXR</w:t>
            </w:r>
          </w:p>
        </w:tc>
      </w:tr>
      <w:tr w:rsidR="004E35BC" w:rsidRPr="00B474F8" w14:paraId="4056B20B" w14:textId="77777777" w:rsidTr="004E5DBA">
        <w:tc>
          <w:tcPr>
            <w:tcW w:w="1682" w:type="dxa"/>
            <w:vMerge w:val="restart"/>
            <w:vAlign w:val="center"/>
          </w:tcPr>
          <w:p w14:paraId="48FDA630" w14:textId="77777777" w:rsidR="004E35BC" w:rsidRPr="00B474F8" w:rsidRDefault="004E35BC" w:rsidP="004E35BC">
            <w:pPr>
              <w:autoSpaceDE w:val="0"/>
              <w:autoSpaceDN w:val="0"/>
              <w:adjustRightInd w:val="0"/>
              <w:rPr>
                <w:rFonts w:ascii="Arial" w:hAnsi="Arial" w:cs="Arial"/>
                <w:color w:val="000000" w:themeColor="text1"/>
                <w:sz w:val="18"/>
                <w:szCs w:val="18"/>
              </w:rPr>
            </w:pPr>
          </w:p>
        </w:tc>
        <w:tc>
          <w:tcPr>
            <w:tcW w:w="853" w:type="dxa"/>
          </w:tcPr>
          <w:p w14:paraId="45DD50CF" w14:textId="2350189B"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VVCR</w:t>
            </w:r>
          </w:p>
        </w:tc>
        <w:tc>
          <w:tcPr>
            <w:tcW w:w="917" w:type="dxa"/>
          </w:tcPr>
          <w:p w14:paraId="5671F914" w14:textId="59FA67B2"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ZBTJ</w:t>
            </w:r>
          </w:p>
        </w:tc>
        <w:tc>
          <w:tcPr>
            <w:tcW w:w="1696" w:type="dxa"/>
          </w:tcPr>
          <w:p w14:paraId="6D6D52F9" w14:textId="757B57C4"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CXRTSN01</w:t>
            </w:r>
          </w:p>
        </w:tc>
        <w:tc>
          <w:tcPr>
            <w:tcW w:w="2436" w:type="dxa"/>
          </w:tcPr>
          <w:p w14:paraId="16150B14" w14:textId="5BBDE96C"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ZBAA, ZSJN</w:t>
            </w:r>
          </w:p>
        </w:tc>
      </w:tr>
      <w:tr w:rsidR="004E35BC" w:rsidRPr="00B474F8" w14:paraId="10BDC46C" w14:textId="77777777" w:rsidTr="004E5DBA">
        <w:tc>
          <w:tcPr>
            <w:tcW w:w="1682" w:type="dxa"/>
            <w:vMerge/>
            <w:vAlign w:val="center"/>
          </w:tcPr>
          <w:p w14:paraId="58F9172D" w14:textId="77777777" w:rsidR="004E35BC" w:rsidRPr="00B474F8" w:rsidRDefault="004E35BC" w:rsidP="004E35BC">
            <w:pPr>
              <w:autoSpaceDE w:val="0"/>
              <w:autoSpaceDN w:val="0"/>
              <w:adjustRightInd w:val="0"/>
              <w:rPr>
                <w:rFonts w:ascii="Arial" w:hAnsi="Arial" w:cs="Arial"/>
                <w:color w:val="000000" w:themeColor="text1"/>
                <w:sz w:val="18"/>
                <w:szCs w:val="18"/>
              </w:rPr>
            </w:pPr>
          </w:p>
        </w:tc>
        <w:tc>
          <w:tcPr>
            <w:tcW w:w="853" w:type="dxa"/>
          </w:tcPr>
          <w:p w14:paraId="66FB089D" w14:textId="5E82CC29"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ZBTJ</w:t>
            </w:r>
          </w:p>
        </w:tc>
        <w:tc>
          <w:tcPr>
            <w:tcW w:w="917" w:type="dxa"/>
          </w:tcPr>
          <w:p w14:paraId="4786651F" w14:textId="784ED71F"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VVCR</w:t>
            </w:r>
          </w:p>
        </w:tc>
        <w:tc>
          <w:tcPr>
            <w:tcW w:w="1696" w:type="dxa"/>
          </w:tcPr>
          <w:p w14:paraId="09E23A4B" w14:textId="245AEFFE" w:rsidR="004E35BC" w:rsidRPr="00B474F8" w:rsidRDefault="004E35BC" w:rsidP="004E35B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TSNCXR01</w:t>
            </w:r>
          </w:p>
        </w:tc>
        <w:tc>
          <w:tcPr>
            <w:tcW w:w="2436" w:type="dxa"/>
          </w:tcPr>
          <w:p w14:paraId="46E31587" w14:textId="6733CDF5"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VVTS, VVDN</w:t>
            </w:r>
          </w:p>
        </w:tc>
      </w:tr>
      <w:tr w:rsidR="004E35BC" w:rsidRPr="00B474F8" w14:paraId="61152059" w14:textId="77777777" w:rsidTr="004E5DBA">
        <w:tc>
          <w:tcPr>
            <w:tcW w:w="1682" w:type="dxa"/>
            <w:vAlign w:val="center"/>
          </w:tcPr>
          <w:p w14:paraId="5B2517AF" w14:textId="77777777"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390A741C" w14:textId="77777777"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4E35BC" w:rsidRPr="00B474F8" w14:paraId="4E450948" w14:textId="77777777" w:rsidTr="004E5DBA">
        <w:tc>
          <w:tcPr>
            <w:tcW w:w="1682" w:type="dxa"/>
            <w:vAlign w:val="center"/>
          </w:tcPr>
          <w:p w14:paraId="0286EFCB" w14:textId="77777777"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0DAA0316" w14:textId="11E270C4"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VVDN, VHHH, ZHHH, ZHCC</w:t>
            </w:r>
          </w:p>
        </w:tc>
      </w:tr>
      <w:tr w:rsidR="004E35BC" w:rsidRPr="00B474F8" w14:paraId="75F644B0" w14:textId="77777777" w:rsidTr="004E5DBA">
        <w:tc>
          <w:tcPr>
            <w:tcW w:w="1682" w:type="dxa"/>
            <w:vAlign w:val="center"/>
          </w:tcPr>
          <w:p w14:paraId="4981F908" w14:textId="77777777"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A3B74A3" w14:textId="77777777" w:rsidR="004E35BC" w:rsidRPr="00B474F8" w:rsidRDefault="004E35BC" w:rsidP="004E35B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4E35BC" w:rsidRPr="00B474F8" w14:paraId="738F9ACC" w14:textId="77777777" w:rsidTr="004E5DBA">
        <w:tc>
          <w:tcPr>
            <w:tcW w:w="1682" w:type="dxa"/>
            <w:vAlign w:val="center"/>
          </w:tcPr>
          <w:p w14:paraId="03B60BFA" w14:textId="77777777"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79F628FE" w14:textId="77777777"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4E35BC" w:rsidRPr="00B474F8" w14:paraId="6E75EFEB" w14:textId="77777777" w:rsidTr="004E5DBA">
        <w:tc>
          <w:tcPr>
            <w:tcW w:w="1682" w:type="dxa"/>
            <w:vAlign w:val="center"/>
          </w:tcPr>
          <w:p w14:paraId="67326E21" w14:textId="77777777" w:rsidR="004E35BC" w:rsidRPr="00B474F8"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4B7E918" w14:textId="77777777" w:rsidR="004E35BC" w:rsidRPr="00B474F8" w:rsidRDefault="004E35BC" w:rsidP="004E35B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4E35BC" w:rsidRPr="00B474F8" w14:paraId="0F118E01" w14:textId="77777777" w:rsidTr="004E5DBA">
        <w:tc>
          <w:tcPr>
            <w:tcW w:w="1682" w:type="dxa"/>
            <w:vAlign w:val="center"/>
          </w:tcPr>
          <w:p w14:paraId="3D81FF09" w14:textId="77777777" w:rsidR="004E35BC" w:rsidRDefault="004E35BC" w:rsidP="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3F21CF11" w14:textId="77777777" w:rsidR="004E35BC" w:rsidRPr="00B474F8" w:rsidRDefault="004E35BC" w:rsidP="004E35B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4E35BC" w:rsidRPr="00B474F8" w14:paraId="36672BB9" w14:textId="77777777" w:rsidTr="004E5DBA">
        <w:tc>
          <w:tcPr>
            <w:tcW w:w="1682" w:type="dxa"/>
            <w:vAlign w:val="center"/>
          </w:tcPr>
          <w:p w14:paraId="2F817323" w14:textId="77777777"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142AD717" w14:textId="77777777" w:rsidR="004E35BC" w:rsidRPr="00B474F8" w:rsidRDefault="004E35BC" w:rsidP="004E35B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A8A4ADF" w14:textId="77777777" w:rsidR="004E35BC" w:rsidRPr="00B474F8" w:rsidRDefault="004E35BC" w:rsidP="004E35B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4E35BC" w:rsidRPr="00B474F8" w14:paraId="1099AB0A" w14:textId="77777777" w:rsidTr="004E5DBA">
        <w:trPr>
          <w:trHeight w:val="295"/>
        </w:trPr>
        <w:tc>
          <w:tcPr>
            <w:tcW w:w="1682" w:type="dxa"/>
            <w:vAlign w:val="center"/>
          </w:tcPr>
          <w:p w14:paraId="2F052276" w14:textId="77777777"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7307E2EE" w14:textId="77777777" w:rsidR="004E35BC" w:rsidRPr="00B474F8" w:rsidRDefault="004E35BC" w:rsidP="004E35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4E35BC" w:rsidRPr="003443AF" w14:paraId="2044C76F" w14:textId="77777777" w:rsidTr="004E5DBA">
        <w:tc>
          <w:tcPr>
            <w:tcW w:w="7584" w:type="dxa"/>
            <w:gridSpan w:val="5"/>
            <w:shd w:val="clear" w:color="auto" w:fill="323E4F" w:themeFill="text2" w:themeFillShade="BF"/>
          </w:tcPr>
          <w:p w14:paraId="69E8BA6D" w14:textId="533A2514" w:rsidR="004E35BC" w:rsidRPr="003443AF" w:rsidRDefault="004E35B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93"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CXR – NKG – CXR</w:t>
            </w:r>
          </w:p>
        </w:tc>
      </w:tr>
      <w:tr w:rsidR="004E35BC" w:rsidRPr="00B474F8" w14:paraId="6560F88A" w14:textId="77777777" w:rsidTr="004E5DBA">
        <w:tc>
          <w:tcPr>
            <w:tcW w:w="1682" w:type="dxa"/>
            <w:vMerge w:val="restart"/>
            <w:vAlign w:val="center"/>
          </w:tcPr>
          <w:p w14:paraId="09A3AD04" w14:textId="77777777" w:rsidR="004E35BC" w:rsidRPr="00B474F8" w:rsidRDefault="004E35BC" w:rsidP="004E5DBA">
            <w:pPr>
              <w:autoSpaceDE w:val="0"/>
              <w:autoSpaceDN w:val="0"/>
              <w:adjustRightInd w:val="0"/>
              <w:rPr>
                <w:rFonts w:ascii="Arial" w:hAnsi="Arial" w:cs="Arial"/>
                <w:color w:val="000000" w:themeColor="text1"/>
                <w:sz w:val="18"/>
                <w:szCs w:val="18"/>
              </w:rPr>
            </w:pPr>
          </w:p>
        </w:tc>
        <w:tc>
          <w:tcPr>
            <w:tcW w:w="853" w:type="dxa"/>
          </w:tcPr>
          <w:p w14:paraId="67313510" w14:textId="6228039B" w:rsidR="004E35BC" w:rsidRPr="00B474F8" w:rsidRDefault="004E35BC" w:rsidP="004E35B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w:t>
            </w:r>
            <w:r>
              <w:rPr>
                <w:rFonts w:ascii="Arial" w:hAnsi="Arial" w:cs="Arial"/>
                <w:color w:val="000000" w:themeColor="text1"/>
                <w:sz w:val="18"/>
                <w:szCs w:val="18"/>
              </w:rPr>
              <w:t>CR</w:t>
            </w:r>
          </w:p>
        </w:tc>
        <w:tc>
          <w:tcPr>
            <w:tcW w:w="917" w:type="dxa"/>
          </w:tcPr>
          <w:p w14:paraId="65CD9302" w14:textId="008C03D4" w:rsidR="004E35BC" w:rsidRPr="00B474F8" w:rsidRDefault="004E35BC"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ZSNJ</w:t>
            </w:r>
          </w:p>
        </w:tc>
        <w:tc>
          <w:tcPr>
            <w:tcW w:w="1696" w:type="dxa"/>
          </w:tcPr>
          <w:p w14:paraId="1A8D98A8" w14:textId="63AA32D7" w:rsidR="004E35BC" w:rsidRPr="00B474F8" w:rsidRDefault="004E35BC"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CXRNKG01</w:t>
            </w:r>
          </w:p>
        </w:tc>
        <w:tc>
          <w:tcPr>
            <w:tcW w:w="2436" w:type="dxa"/>
          </w:tcPr>
          <w:p w14:paraId="45263235" w14:textId="2D6299C4"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ZBTJ, ZHHH</w:t>
            </w:r>
          </w:p>
        </w:tc>
      </w:tr>
      <w:tr w:rsidR="004E35BC" w:rsidRPr="00B474F8" w14:paraId="6CA0FEB1" w14:textId="77777777" w:rsidTr="004E5DBA">
        <w:tc>
          <w:tcPr>
            <w:tcW w:w="1682" w:type="dxa"/>
            <w:vMerge/>
            <w:vAlign w:val="center"/>
          </w:tcPr>
          <w:p w14:paraId="542BA571" w14:textId="77777777" w:rsidR="004E35BC" w:rsidRPr="00B474F8" w:rsidRDefault="004E35BC" w:rsidP="004E5DBA">
            <w:pPr>
              <w:autoSpaceDE w:val="0"/>
              <w:autoSpaceDN w:val="0"/>
              <w:adjustRightInd w:val="0"/>
              <w:rPr>
                <w:rFonts w:ascii="Arial" w:hAnsi="Arial" w:cs="Arial"/>
                <w:color w:val="000000" w:themeColor="text1"/>
                <w:sz w:val="18"/>
                <w:szCs w:val="18"/>
              </w:rPr>
            </w:pPr>
          </w:p>
        </w:tc>
        <w:tc>
          <w:tcPr>
            <w:tcW w:w="853" w:type="dxa"/>
          </w:tcPr>
          <w:p w14:paraId="2976BBB1" w14:textId="45969D9E" w:rsidR="004E35BC" w:rsidRPr="00B474F8" w:rsidRDefault="004E35BC"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ZSNJ</w:t>
            </w:r>
          </w:p>
        </w:tc>
        <w:tc>
          <w:tcPr>
            <w:tcW w:w="917" w:type="dxa"/>
          </w:tcPr>
          <w:p w14:paraId="4B0B2E65" w14:textId="268F20DF" w:rsidR="004E35BC" w:rsidRPr="00B474F8" w:rsidRDefault="004E35BC"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VVCR</w:t>
            </w:r>
          </w:p>
        </w:tc>
        <w:tc>
          <w:tcPr>
            <w:tcW w:w="1696" w:type="dxa"/>
          </w:tcPr>
          <w:p w14:paraId="06FFC245" w14:textId="353DAA7B" w:rsidR="004E35BC" w:rsidRPr="00B474F8" w:rsidRDefault="004E35BC"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NKGCXR01</w:t>
            </w:r>
          </w:p>
        </w:tc>
        <w:tc>
          <w:tcPr>
            <w:tcW w:w="2436" w:type="dxa"/>
          </w:tcPr>
          <w:p w14:paraId="1CCC81EC" w14:textId="16C82FAE"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VVTS, VVDN</w:t>
            </w:r>
          </w:p>
        </w:tc>
      </w:tr>
      <w:tr w:rsidR="004E35BC" w:rsidRPr="00B474F8" w14:paraId="6388BF14" w14:textId="77777777" w:rsidTr="004E5DBA">
        <w:tc>
          <w:tcPr>
            <w:tcW w:w="1682" w:type="dxa"/>
            <w:vAlign w:val="center"/>
          </w:tcPr>
          <w:p w14:paraId="7757C2D6" w14:textId="77777777"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7CDA735D" w14:textId="77777777"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4E35BC" w:rsidRPr="00B474F8" w14:paraId="17CDB655" w14:textId="77777777" w:rsidTr="004E5DBA">
        <w:tc>
          <w:tcPr>
            <w:tcW w:w="1682" w:type="dxa"/>
            <w:vAlign w:val="center"/>
          </w:tcPr>
          <w:p w14:paraId="10174BB1" w14:textId="77777777"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68BF8E94" w14:textId="288BB33B"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VVDN, VHHH, ZHHH, ZHCC</w:t>
            </w:r>
          </w:p>
        </w:tc>
      </w:tr>
      <w:tr w:rsidR="004E35BC" w:rsidRPr="00B474F8" w14:paraId="5B72CA8A" w14:textId="77777777" w:rsidTr="004E5DBA">
        <w:tc>
          <w:tcPr>
            <w:tcW w:w="1682" w:type="dxa"/>
            <w:vAlign w:val="center"/>
          </w:tcPr>
          <w:p w14:paraId="49D8AA4D" w14:textId="77777777"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80A3A7F" w14:textId="77777777" w:rsidR="004E35BC" w:rsidRPr="00B474F8" w:rsidRDefault="004E35BC"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4E35BC" w:rsidRPr="00B474F8" w14:paraId="1D3C0F5B" w14:textId="77777777" w:rsidTr="004E5DBA">
        <w:tc>
          <w:tcPr>
            <w:tcW w:w="1682" w:type="dxa"/>
            <w:vAlign w:val="center"/>
          </w:tcPr>
          <w:p w14:paraId="5DD0F702" w14:textId="77777777"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34A0F0A1" w14:textId="77777777"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4E35BC" w:rsidRPr="00B474F8" w14:paraId="1956E63F" w14:textId="77777777" w:rsidTr="004E5DBA">
        <w:tc>
          <w:tcPr>
            <w:tcW w:w="1682" w:type="dxa"/>
            <w:vAlign w:val="center"/>
          </w:tcPr>
          <w:p w14:paraId="2425D8BF" w14:textId="77777777"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5AF8E430" w14:textId="77777777" w:rsidR="004E35BC" w:rsidRPr="00B474F8" w:rsidRDefault="004E35BC"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4E35BC" w:rsidRPr="00B474F8" w14:paraId="418D32D8" w14:textId="77777777" w:rsidTr="004E5DBA">
        <w:tc>
          <w:tcPr>
            <w:tcW w:w="1682" w:type="dxa"/>
            <w:vAlign w:val="center"/>
          </w:tcPr>
          <w:p w14:paraId="35CBCC70" w14:textId="77777777" w:rsidR="004E35BC"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666EBE73" w14:textId="77777777" w:rsidR="004E35BC" w:rsidRPr="00B474F8" w:rsidRDefault="004E35BC"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4E35BC" w:rsidRPr="00B474F8" w14:paraId="04293915" w14:textId="77777777" w:rsidTr="004E5DBA">
        <w:tc>
          <w:tcPr>
            <w:tcW w:w="1682" w:type="dxa"/>
            <w:vAlign w:val="center"/>
          </w:tcPr>
          <w:p w14:paraId="60E465FA" w14:textId="77777777"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35291C09" w14:textId="77777777" w:rsidR="004E35BC" w:rsidRPr="00B474F8" w:rsidRDefault="004E35BC"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525548C" w14:textId="77777777" w:rsidR="004E35BC" w:rsidRPr="00B474F8" w:rsidRDefault="004E35BC"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4E35BC" w:rsidRPr="00B474F8" w14:paraId="48049987" w14:textId="77777777" w:rsidTr="004E5DBA">
        <w:trPr>
          <w:trHeight w:val="295"/>
        </w:trPr>
        <w:tc>
          <w:tcPr>
            <w:tcW w:w="1682" w:type="dxa"/>
            <w:vAlign w:val="center"/>
          </w:tcPr>
          <w:p w14:paraId="3C7F9346" w14:textId="77777777"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0541CA90" w14:textId="77777777"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B04817" w:rsidRPr="003443AF" w14:paraId="0BDE28AB" w14:textId="77777777" w:rsidTr="00A2240A">
        <w:tc>
          <w:tcPr>
            <w:tcW w:w="7584" w:type="dxa"/>
            <w:gridSpan w:val="5"/>
            <w:shd w:val="clear" w:color="auto" w:fill="323E4F" w:themeFill="text2" w:themeFillShade="BF"/>
          </w:tcPr>
          <w:p w14:paraId="14D6B4AE" w14:textId="66631C10" w:rsidR="00B04817" w:rsidRPr="003443AF" w:rsidRDefault="00B0481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94"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HAN – HKG - HAN</w:t>
            </w:r>
          </w:p>
        </w:tc>
      </w:tr>
      <w:tr w:rsidR="00B04817" w:rsidRPr="00B474F8" w14:paraId="4973EF43" w14:textId="77777777" w:rsidTr="00A2240A">
        <w:tc>
          <w:tcPr>
            <w:tcW w:w="1682" w:type="dxa"/>
            <w:vMerge w:val="restart"/>
            <w:vAlign w:val="center"/>
          </w:tcPr>
          <w:p w14:paraId="64CAD719"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853" w:type="dxa"/>
          </w:tcPr>
          <w:p w14:paraId="54AAD603" w14:textId="32C26CB8"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VVNB</w:t>
            </w:r>
          </w:p>
        </w:tc>
        <w:tc>
          <w:tcPr>
            <w:tcW w:w="917" w:type="dxa"/>
          </w:tcPr>
          <w:p w14:paraId="38E11B90" w14:textId="189284E0"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VHHH</w:t>
            </w:r>
          </w:p>
        </w:tc>
        <w:tc>
          <w:tcPr>
            <w:tcW w:w="1696" w:type="dxa"/>
          </w:tcPr>
          <w:p w14:paraId="2EEB416C" w14:textId="053BFAB6"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HANHKG01</w:t>
            </w:r>
          </w:p>
        </w:tc>
        <w:tc>
          <w:tcPr>
            <w:tcW w:w="2436" w:type="dxa"/>
          </w:tcPr>
          <w:p w14:paraId="1239AB79" w14:textId="465713DF"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ZGSZ, VMMC, ZGGG</w:t>
            </w:r>
          </w:p>
        </w:tc>
      </w:tr>
      <w:tr w:rsidR="00B04817" w:rsidRPr="00B474F8" w14:paraId="4219B652" w14:textId="77777777" w:rsidTr="00A2240A">
        <w:tc>
          <w:tcPr>
            <w:tcW w:w="1682" w:type="dxa"/>
            <w:vMerge/>
            <w:vAlign w:val="center"/>
          </w:tcPr>
          <w:p w14:paraId="7FAEC0EA"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853" w:type="dxa"/>
          </w:tcPr>
          <w:p w14:paraId="6E2BE091" w14:textId="21444166"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VHHH</w:t>
            </w:r>
          </w:p>
        </w:tc>
        <w:tc>
          <w:tcPr>
            <w:tcW w:w="917" w:type="dxa"/>
          </w:tcPr>
          <w:p w14:paraId="24531BC7" w14:textId="0C7EC871"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VVNB</w:t>
            </w:r>
          </w:p>
        </w:tc>
        <w:tc>
          <w:tcPr>
            <w:tcW w:w="1696" w:type="dxa"/>
          </w:tcPr>
          <w:p w14:paraId="235D79EF" w14:textId="2A646846"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HKGHAN01</w:t>
            </w:r>
          </w:p>
        </w:tc>
        <w:tc>
          <w:tcPr>
            <w:tcW w:w="2436" w:type="dxa"/>
          </w:tcPr>
          <w:p w14:paraId="541B9B17" w14:textId="4C2079D4"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VVVH, VVCI</w:t>
            </w:r>
          </w:p>
        </w:tc>
      </w:tr>
      <w:tr w:rsidR="00B04817" w:rsidRPr="00B474F8" w14:paraId="0E0BBD0E" w14:textId="77777777" w:rsidTr="00A2240A">
        <w:tc>
          <w:tcPr>
            <w:tcW w:w="1682" w:type="dxa"/>
            <w:vAlign w:val="center"/>
          </w:tcPr>
          <w:p w14:paraId="6F743004"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57630D8D"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B04817" w:rsidRPr="00B474F8" w14:paraId="7609D851" w14:textId="77777777" w:rsidTr="00A2240A">
        <w:tc>
          <w:tcPr>
            <w:tcW w:w="1682" w:type="dxa"/>
            <w:vAlign w:val="center"/>
          </w:tcPr>
          <w:p w14:paraId="73608BF6"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59E66051" w14:textId="43E74A93" w:rsidR="00B04817" w:rsidRPr="00B474F8" w:rsidRDefault="00B04817" w:rsidP="00B0481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VVDN</w:t>
            </w:r>
          </w:p>
        </w:tc>
      </w:tr>
      <w:tr w:rsidR="00B04817" w:rsidRPr="00B474F8" w14:paraId="0E9B00A0" w14:textId="77777777" w:rsidTr="00A2240A">
        <w:tc>
          <w:tcPr>
            <w:tcW w:w="1682" w:type="dxa"/>
            <w:vAlign w:val="center"/>
          </w:tcPr>
          <w:p w14:paraId="72BC93E8"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47832E7B"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B04817" w:rsidRPr="00B474F8" w14:paraId="22D7A9F9" w14:textId="77777777" w:rsidTr="00A2240A">
        <w:tc>
          <w:tcPr>
            <w:tcW w:w="1682" w:type="dxa"/>
            <w:vAlign w:val="center"/>
          </w:tcPr>
          <w:p w14:paraId="6B73A8BA"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4F1CE706"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B04817" w:rsidRPr="00B474F8" w14:paraId="04F217DD" w14:textId="77777777" w:rsidTr="00A2240A">
        <w:tc>
          <w:tcPr>
            <w:tcW w:w="1682" w:type="dxa"/>
            <w:vAlign w:val="center"/>
          </w:tcPr>
          <w:p w14:paraId="46A0724C"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44DBA55"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B04817" w:rsidRPr="00B474F8" w14:paraId="684D4992" w14:textId="77777777" w:rsidTr="00A2240A">
        <w:tc>
          <w:tcPr>
            <w:tcW w:w="1682" w:type="dxa"/>
            <w:vAlign w:val="center"/>
          </w:tcPr>
          <w:p w14:paraId="568A299D" w14:textId="77777777" w:rsidR="00B04817"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0D6B4BF2"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B04817" w:rsidRPr="00B474F8" w14:paraId="579A30AC" w14:textId="77777777" w:rsidTr="00A2240A">
        <w:tc>
          <w:tcPr>
            <w:tcW w:w="1682" w:type="dxa"/>
            <w:vAlign w:val="center"/>
          </w:tcPr>
          <w:p w14:paraId="780C4AE4"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0AA1F967"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2E99F8A"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B04817" w:rsidRPr="00B474F8" w14:paraId="0BCEBB98" w14:textId="77777777" w:rsidTr="00A2240A">
        <w:trPr>
          <w:trHeight w:val="295"/>
        </w:trPr>
        <w:tc>
          <w:tcPr>
            <w:tcW w:w="1682" w:type="dxa"/>
            <w:vAlign w:val="center"/>
          </w:tcPr>
          <w:p w14:paraId="514A1186"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218F26C3"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B04817" w:rsidRPr="003443AF" w14:paraId="4040D595" w14:textId="77777777" w:rsidTr="00A2240A">
        <w:tc>
          <w:tcPr>
            <w:tcW w:w="7584" w:type="dxa"/>
            <w:gridSpan w:val="5"/>
            <w:shd w:val="clear" w:color="auto" w:fill="323E4F" w:themeFill="text2" w:themeFillShade="BF"/>
          </w:tcPr>
          <w:p w14:paraId="193C7AD4" w14:textId="7C95E702" w:rsidR="00B04817" w:rsidRPr="003443AF" w:rsidRDefault="00B0481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95"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SGN – HKG - SGN</w:t>
            </w:r>
          </w:p>
        </w:tc>
      </w:tr>
      <w:tr w:rsidR="00B04817" w:rsidRPr="00B474F8" w14:paraId="5A252548" w14:textId="77777777" w:rsidTr="00A2240A">
        <w:tc>
          <w:tcPr>
            <w:tcW w:w="1682" w:type="dxa"/>
            <w:vMerge w:val="restart"/>
            <w:vAlign w:val="center"/>
          </w:tcPr>
          <w:p w14:paraId="124E824F"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853" w:type="dxa"/>
          </w:tcPr>
          <w:p w14:paraId="68E9C79F" w14:textId="4794659D"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VVTS</w:t>
            </w:r>
          </w:p>
        </w:tc>
        <w:tc>
          <w:tcPr>
            <w:tcW w:w="917" w:type="dxa"/>
          </w:tcPr>
          <w:p w14:paraId="6B9BFE11" w14:textId="77777777"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VHHH</w:t>
            </w:r>
          </w:p>
        </w:tc>
        <w:tc>
          <w:tcPr>
            <w:tcW w:w="1696" w:type="dxa"/>
          </w:tcPr>
          <w:p w14:paraId="5A6ED42D" w14:textId="06C4E845"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SGNHKG01</w:t>
            </w:r>
          </w:p>
        </w:tc>
        <w:tc>
          <w:tcPr>
            <w:tcW w:w="2436" w:type="dxa"/>
          </w:tcPr>
          <w:p w14:paraId="68CEA1E1" w14:textId="37001F62"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RCTP, VMMC, ZGGG</w:t>
            </w:r>
          </w:p>
        </w:tc>
      </w:tr>
      <w:tr w:rsidR="00B04817" w:rsidRPr="00B474F8" w14:paraId="45BD2393" w14:textId="77777777" w:rsidTr="00A2240A">
        <w:tc>
          <w:tcPr>
            <w:tcW w:w="1682" w:type="dxa"/>
            <w:vMerge/>
            <w:vAlign w:val="center"/>
          </w:tcPr>
          <w:p w14:paraId="5E140E40"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853" w:type="dxa"/>
          </w:tcPr>
          <w:p w14:paraId="427397F3" w14:textId="77777777"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VHHH</w:t>
            </w:r>
          </w:p>
        </w:tc>
        <w:tc>
          <w:tcPr>
            <w:tcW w:w="917" w:type="dxa"/>
          </w:tcPr>
          <w:p w14:paraId="679911ED" w14:textId="731A0F5E"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VVTS</w:t>
            </w:r>
          </w:p>
        </w:tc>
        <w:tc>
          <w:tcPr>
            <w:tcW w:w="1696" w:type="dxa"/>
          </w:tcPr>
          <w:p w14:paraId="7651AA54" w14:textId="68E78896" w:rsidR="00B04817" w:rsidRPr="00B474F8" w:rsidRDefault="00B04817" w:rsidP="00B04817">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HKGSGN01</w:t>
            </w:r>
          </w:p>
        </w:tc>
        <w:tc>
          <w:tcPr>
            <w:tcW w:w="2436" w:type="dxa"/>
          </w:tcPr>
          <w:p w14:paraId="360054AC" w14:textId="2AEABF0F"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VVCR, VVPQ, VVCA</w:t>
            </w:r>
          </w:p>
        </w:tc>
      </w:tr>
      <w:tr w:rsidR="00B04817" w:rsidRPr="00B474F8" w14:paraId="2AADA732" w14:textId="77777777" w:rsidTr="00A2240A">
        <w:tc>
          <w:tcPr>
            <w:tcW w:w="1682" w:type="dxa"/>
            <w:vAlign w:val="center"/>
          </w:tcPr>
          <w:p w14:paraId="040A971F"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25543623"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B04817" w:rsidRPr="00B474F8" w14:paraId="5D1E82CE" w14:textId="77777777" w:rsidTr="00A2240A">
        <w:tc>
          <w:tcPr>
            <w:tcW w:w="1682" w:type="dxa"/>
            <w:vAlign w:val="center"/>
          </w:tcPr>
          <w:p w14:paraId="62F3F1C5"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438EECC8"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VVDN</w:t>
            </w:r>
          </w:p>
        </w:tc>
      </w:tr>
      <w:tr w:rsidR="00B04817" w:rsidRPr="00B474F8" w14:paraId="6B455C86" w14:textId="77777777" w:rsidTr="00A2240A">
        <w:tc>
          <w:tcPr>
            <w:tcW w:w="1682" w:type="dxa"/>
            <w:vAlign w:val="center"/>
          </w:tcPr>
          <w:p w14:paraId="768D03FB"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ADEAAA6"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B04817" w:rsidRPr="00B474F8" w14:paraId="56385AC1" w14:textId="77777777" w:rsidTr="00A2240A">
        <w:tc>
          <w:tcPr>
            <w:tcW w:w="1682" w:type="dxa"/>
            <w:vAlign w:val="center"/>
          </w:tcPr>
          <w:p w14:paraId="5EFB5FB0"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6C92C910"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B04817" w:rsidRPr="00B474F8" w14:paraId="0E0B4A76" w14:textId="77777777" w:rsidTr="00A2240A">
        <w:tc>
          <w:tcPr>
            <w:tcW w:w="1682" w:type="dxa"/>
            <w:vAlign w:val="center"/>
          </w:tcPr>
          <w:p w14:paraId="4AFE8657"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2174847C"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B04817" w:rsidRPr="00B474F8" w14:paraId="73925FEE" w14:textId="77777777" w:rsidTr="00A2240A">
        <w:tc>
          <w:tcPr>
            <w:tcW w:w="1682" w:type="dxa"/>
            <w:vAlign w:val="center"/>
          </w:tcPr>
          <w:p w14:paraId="62345A4C" w14:textId="77777777" w:rsidR="00B04817"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0D78EFC0"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B04817" w:rsidRPr="00B474F8" w14:paraId="29338BFD" w14:textId="77777777" w:rsidTr="00A2240A">
        <w:tc>
          <w:tcPr>
            <w:tcW w:w="1682" w:type="dxa"/>
            <w:vAlign w:val="center"/>
          </w:tcPr>
          <w:p w14:paraId="51771CBB"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619601BB"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2CD4DEE"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B04817" w:rsidRPr="00B474F8" w14:paraId="46F73DD9" w14:textId="77777777" w:rsidTr="00A2240A">
        <w:trPr>
          <w:trHeight w:val="295"/>
        </w:trPr>
        <w:tc>
          <w:tcPr>
            <w:tcW w:w="1682" w:type="dxa"/>
            <w:vAlign w:val="center"/>
          </w:tcPr>
          <w:p w14:paraId="398E2B4C"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1E1FD9E7"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bl>
    <w:tbl>
      <w:tblPr>
        <w:tblStyle w:val="TableGrid123"/>
        <w:tblW w:w="7584" w:type="dxa"/>
        <w:tblInd w:w="421" w:type="dxa"/>
        <w:tblLook w:val="04A0" w:firstRow="1" w:lastRow="0" w:firstColumn="1" w:lastColumn="0" w:noHBand="0" w:noVBand="1"/>
      </w:tblPr>
      <w:tblGrid>
        <w:gridCol w:w="1682"/>
        <w:gridCol w:w="853"/>
        <w:gridCol w:w="917"/>
        <w:gridCol w:w="1696"/>
        <w:gridCol w:w="2436"/>
      </w:tblGrid>
      <w:tr w:rsidR="00B04817" w:rsidRPr="003443AF" w14:paraId="28EDDF91" w14:textId="77777777" w:rsidTr="00A2240A">
        <w:tc>
          <w:tcPr>
            <w:tcW w:w="7584" w:type="dxa"/>
            <w:gridSpan w:val="5"/>
            <w:shd w:val="clear" w:color="auto" w:fill="323E4F" w:themeFill="text2" w:themeFillShade="BF"/>
          </w:tcPr>
          <w:p w14:paraId="0C6F67CD" w14:textId="729EEF99" w:rsidR="00B04817" w:rsidRPr="003443AF" w:rsidRDefault="00B0481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696"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SGN – KHH - SGN</w:t>
            </w:r>
          </w:p>
        </w:tc>
      </w:tr>
      <w:tr w:rsidR="00B04817" w:rsidRPr="00B474F8" w14:paraId="0449877C" w14:textId="77777777" w:rsidTr="00A2240A">
        <w:tc>
          <w:tcPr>
            <w:tcW w:w="1682" w:type="dxa"/>
            <w:vMerge w:val="restart"/>
            <w:vAlign w:val="center"/>
          </w:tcPr>
          <w:p w14:paraId="48A68B14"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853" w:type="dxa"/>
          </w:tcPr>
          <w:p w14:paraId="38324A18" w14:textId="77777777"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VVTS</w:t>
            </w:r>
          </w:p>
        </w:tc>
        <w:tc>
          <w:tcPr>
            <w:tcW w:w="917" w:type="dxa"/>
          </w:tcPr>
          <w:p w14:paraId="7C514DA9" w14:textId="319578F8"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RCKH</w:t>
            </w:r>
          </w:p>
        </w:tc>
        <w:tc>
          <w:tcPr>
            <w:tcW w:w="1696" w:type="dxa"/>
          </w:tcPr>
          <w:p w14:paraId="561D4F85" w14:textId="7A964DD8" w:rsidR="00B04817" w:rsidRPr="00B474F8" w:rsidRDefault="00B04817" w:rsidP="00B04817">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SGNKHH01</w:t>
            </w:r>
          </w:p>
        </w:tc>
        <w:tc>
          <w:tcPr>
            <w:tcW w:w="2436" w:type="dxa"/>
          </w:tcPr>
          <w:p w14:paraId="3D80765C" w14:textId="7FB33DB0"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RCTP, VHHH, ZGGG</w:t>
            </w:r>
          </w:p>
        </w:tc>
      </w:tr>
      <w:tr w:rsidR="00B04817" w:rsidRPr="00B474F8" w14:paraId="31D6CEA6" w14:textId="77777777" w:rsidTr="00A2240A">
        <w:tc>
          <w:tcPr>
            <w:tcW w:w="1682" w:type="dxa"/>
            <w:vMerge/>
            <w:vAlign w:val="center"/>
          </w:tcPr>
          <w:p w14:paraId="13DF4E48"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853" w:type="dxa"/>
          </w:tcPr>
          <w:p w14:paraId="78CAD667" w14:textId="77889777"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RCKH</w:t>
            </w:r>
          </w:p>
        </w:tc>
        <w:tc>
          <w:tcPr>
            <w:tcW w:w="917" w:type="dxa"/>
          </w:tcPr>
          <w:p w14:paraId="18901ABE" w14:textId="77777777"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VVTS</w:t>
            </w:r>
          </w:p>
        </w:tc>
        <w:tc>
          <w:tcPr>
            <w:tcW w:w="1696" w:type="dxa"/>
          </w:tcPr>
          <w:p w14:paraId="6B5E9F19" w14:textId="639E5EAC"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KHHSGN01</w:t>
            </w:r>
          </w:p>
        </w:tc>
        <w:tc>
          <w:tcPr>
            <w:tcW w:w="2436" w:type="dxa"/>
          </w:tcPr>
          <w:p w14:paraId="280A6524"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VVCR, VVPQ, VVCA</w:t>
            </w:r>
          </w:p>
        </w:tc>
      </w:tr>
      <w:tr w:rsidR="00B04817" w:rsidRPr="00B474F8" w14:paraId="45256929" w14:textId="77777777" w:rsidTr="00A2240A">
        <w:tc>
          <w:tcPr>
            <w:tcW w:w="1682" w:type="dxa"/>
            <w:vAlign w:val="center"/>
          </w:tcPr>
          <w:p w14:paraId="18C29577"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7BECC3EE"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B04817" w:rsidRPr="00B474F8" w14:paraId="1DD9219E" w14:textId="77777777" w:rsidTr="00A2240A">
        <w:tc>
          <w:tcPr>
            <w:tcW w:w="1682" w:type="dxa"/>
            <w:vAlign w:val="center"/>
          </w:tcPr>
          <w:p w14:paraId="474032B8"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04E69B1C" w14:textId="1EFB1906" w:rsidR="00B04817" w:rsidRPr="00B474F8" w:rsidRDefault="00B04817" w:rsidP="00B0481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VVDN</w:t>
            </w:r>
          </w:p>
        </w:tc>
      </w:tr>
      <w:tr w:rsidR="00B04817" w:rsidRPr="00B474F8" w14:paraId="03A75F58" w14:textId="77777777" w:rsidTr="00A2240A">
        <w:tc>
          <w:tcPr>
            <w:tcW w:w="1682" w:type="dxa"/>
            <w:vAlign w:val="center"/>
          </w:tcPr>
          <w:p w14:paraId="2DEB76D4"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3D3A60FB"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B04817" w:rsidRPr="00B474F8" w14:paraId="1477653A" w14:textId="77777777" w:rsidTr="00A2240A">
        <w:tc>
          <w:tcPr>
            <w:tcW w:w="1682" w:type="dxa"/>
            <w:vAlign w:val="center"/>
          </w:tcPr>
          <w:p w14:paraId="4701647F"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1B793873"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B04817" w:rsidRPr="00B474F8" w14:paraId="59FCB8FA" w14:textId="77777777" w:rsidTr="00A2240A">
        <w:tc>
          <w:tcPr>
            <w:tcW w:w="1682" w:type="dxa"/>
            <w:vAlign w:val="center"/>
          </w:tcPr>
          <w:p w14:paraId="4373268E"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339AF02D"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B04817" w:rsidRPr="00B474F8" w14:paraId="368F0B61" w14:textId="77777777" w:rsidTr="00A2240A">
        <w:tc>
          <w:tcPr>
            <w:tcW w:w="1682" w:type="dxa"/>
            <w:vAlign w:val="center"/>
          </w:tcPr>
          <w:p w14:paraId="4F51255D" w14:textId="77777777" w:rsidR="00B04817"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771332C1"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B04817" w:rsidRPr="00B474F8" w14:paraId="03519A29" w14:textId="77777777" w:rsidTr="00A2240A">
        <w:tc>
          <w:tcPr>
            <w:tcW w:w="1682" w:type="dxa"/>
            <w:vAlign w:val="center"/>
          </w:tcPr>
          <w:p w14:paraId="28B4460E"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26F05B4F"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DEB9F77"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B04817" w:rsidRPr="00B474F8" w14:paraId="25C10D4B" w14:textId="77777777" w:rsidTr="00A2240A">
        <w:trPr>
          <w:trHeight w:val="295"/>
        </w:trPr>
        <w:tc>
          <w:tcPr>
            <w:tcW w:w="1682" w:type="dxa"/>
            <w:vAlign w:val="center"/>
          </w:tcPr>
          <w:p w14:paraId="6C93C92B"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vAlign w:val="center"/>
          </w:tcPr>
          <w:p w14:paraId="7C997240"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bl>
    <w:tbl>
      <w:tblPr>
        <w:tblStyle w:val="TableGrid12"/>
        <w:tblW w:w="7584" w:type="dxa"/>
        <w:tblInd w:w="421" w:type="dxa"/>
        <w:tblLook w:val="04A0" w:firstRow="1" w:lastRow="0" w:firstColumn="1" w:lastColumn="0" w:noHBand="0" w:noVBand="1"/>
      </w:tblPr>
      <w:tblGrid>
        <w:gridCol w:w="1682"/>
        <w:gridCol w:w="853"/>
        <w:gridCol w:w="917"/>
        <w:gridCol w:w="1696"/>
        <w:gridCol w:w="2436"/>
      </w:tblGrid>
      <w:tr w:rsidR="00950A24" w:rsidRPr="003443AF" w:rsidDel="008B154B" w14:paraId="2707D037" w14:textId="1339A905" w:rsidTr="00A2240A">
        <w:trPr>
          <w:del w:id="697" w:author="Hoang Duc Thanh-OCC" w:date="2026-04-08T15:51:00Z"/>
        </w:trPr>
        <w:tc>
          <w:tcPr>
            <w:tcW w:w="7584" w:type="dxa"/>
            <w:gridSpan w:val="5"/>
            <w:shd w:val="clear" w:color="auto" w:fill="323E4F" w:themeFill="text2" w:themeFillShade="BF"/>
          </w:tcPr>
          <w:p w14:paraId="7827B997" w14:textId="0D911E07" w:rsidR="00950A24" w:rsidRPr="003443AF" w:rsidDel="008B154B" w:rsidRDefault="00950A24" w:rsidP="000912F0">
            <w:pPr>
              <w:pStyle w:val="ListParagraph"/>
              <w:numPr>
                <w:ilvl w:val="0"/>
                <w:numId w:val="3"/>
              </w:numPr>
              <w:autoSpaceDE w:val="0"/>
              <w:autoSpaceDN w:val="0"/>
              <w:adjustRightInd w:val="0"/>
              <w:jc w:val="both"/>
              <w:rPr>
                <w:del w:id="698" w:author="Hoang Duc Thanh-OCC" w:date="2026-04-08T15:51:00Z"/>
                <w:rFonts w:ascii="Arial" w:hAnsi="Arial" w:cs="Arial"/>
                <w:b/>
                <w:color w:val="000000" w:themeColor="text1"/>
                <w:sz w:val="18"/>
                <w:szCs w:val="18"/>
              </w:rPr>
              <w:pPrChange w:id="699" w:author="Hoang Duc Thanh-OCC" w:date="2026-09-03T10:24:00Z">
                <w:pPr>
                  <w:pStyle w:val="ListParagraph"/>
                  <w:numPr>
                    <w:numId w:val="44"/>
                  </w:numPr>
                  <w:autoSpaceDE w:val="0"/>
                  <w:autoSpaceDN w:val="0"/>
                  <w:adjustRightInd w:val="0"/>
                  <w:ind w:hanging="360"/>
                  <w:jc w:val="both"/>
                </w:pPr>
              </w:pPrChange>
            </w:pPr>
            <w:del w:id="700" w:author="Hoang Duc Thanh-OCC" w:date="2026-04-08T15:51:00Z">
              <w:r w:rsidDel="008B154B">
                <w:rPr>
                  <w:rFonts w:ascii="Arial" w:hAnsi="Arial" w:cs="Arial"/>
                  <w:b/>
                  <w:color w:val="FFFFFF" w:themeColor="background1"/>
                  <w:sz w:val="18"/>
                  <w:szCs w:val="18"/>
                </w:rPr>
                <w:delText xml:space="preserve">HUI– ICN – HUI </w:delText>
              </w:r>
            </w:del>
          </w:p>
        </w:tc>
      </w:tr>
      <w:tr w:rsidR="00950A24" w:rsidRPr="00B474F8" w:rsidDel="008B154B" w14:paraId="4B61D692" w14:textId="6A7B6D21" w:rsidTr="00A2240A">
        <w:trPr>
          <w:del w:id="701" w:author="Hoang Duc Thanh-OCC" w:date="2026-04-08T15:51:00Z"/>
        </w:trPr>
        <w:tc>
          <w:tcPr>
            <w:tcW w:w="1682" w:type="dxa"/>
            <w:vMerge w:val="restart"/>
            <w:vAlign w:val="center"/>
          </w:tcPr>
          <w:p w14:paraId="71CB9948" w14:textId="2615DA51" w:rsidR="00950A24" w:rsidRPr="00B474F8" w:rsidDel="008B154B" w:rsidRDefault="00950A24" w:rsidP="000912F0">
            <w:pPr>
              <w:numPr>
                <w:ilvl w:val="0"/>
                <w:numId w:val="3"/>
              </w:numPr>
              <w:autoSpaceDE w:val="0"/>
              <w:autoSpaceDN w:val="0"/>
              <w:adjustRightInd w:val="0"/>
              <w:rPr>
                <w:del w:id="702" w:author="Hoang Duc Thanh-OCC" w:date="2026-04-08T15:51:00Z"/>
                <w:rFonts w:ascii="Arial" w:hAnsi="Arial" w:cs="Arial"/>
                <w:color w:val="000000" w:themeColor="text1"/>
                <w:sz w:val="18"/>
                <w:szCs w:val="18"/>
              </w:rPr>
              <w:pPrChange w:id="703" w:author="Hoang Duc Thanh-OCC" w:date="2026-09-03T10:24:00Z">
                <w:pPr>
                  <w:numPr>
                    <w:numId w:val="47"/>
                  </w:numPr>
                  <w:autoSpaceDE w:val="0"/>
                  <w:autoSpaceDN w:val="0"/>
                  <w:adjustRightInd w:val="0"/>
                  <w:ind w:left="720" w:hanging="360"/>
                </w:pPr>
              </w:pPrChange>
            </w:pPr>
          </w:p>
        </w:tc>
        <w:tc>
          <w:tcPr>
            <w:tcW w:w="853" w:type="dxa"/>
          </w:tcPr>
          <w:p w14:paraId="2AC44E0D" w14:textId="4872828A" w:rsidR="00950A24" w:rsidRPr="00B474F8" w:rsidDel="008B154B" w:rsidRDefault="00950A24" w:rsidP="000912F0">
            <w:pPr>
              <w:numPr>
                <w:ilvl w:val="0"/>
                <w:numId w:val="3"/>
              </w:numPr>
              <w:autoSpaceDE w:val="0"/>
              <w:autoSpaceDN w:val="0"/>
              <w:adjustRightInd w:val="0"/>
              <w:jc w:val="center"/>
              <w:rPr>
                <w:del w:id="704" w:author="Hoang Duc Thanh-OCC" w:date="2026-04-08T15:51:00Z"/>
                <w:rFonts w:ascii="Arial" w:hAnsi="Arial" w:cs="Arial"/>
                <w:color w:val="000000" w:themeColor="text1"/>
                <w:sz w:val="18"/>
                <w:szCs w:val="18"/>
              </w:rPr>
              <w:pPrChange w:id="705" w:author="Hoang Duc Thanh-OCC" w:date="2026-09-03T10:24:00Z">
                <w:pPr>
                  <w:numPr>
                    <w:numId w:val="47"/>
                  </w:numPr>
                  <w:autoSpaceDE w:val="0"/>
                  <w:autoSpaceDN w:val="0"/>
                  <w:adjustRightInd w:val="0"/>
                  <w:ind w:left="720" w:hanging="360"/>
                  <w:jc w:val="center"/>
                </w:pPr>
              </w:pPrChange>
            </w:pPr>
            <w:del w:id="706" w:author="Hoang Duc Thanh-OCC" w:date="2026-04-08T15:51:00Z">
              <w:r w:rsidDel="008B154B">
                <w:rPr>
                  <w:rFonts w:ascii="Arial" w:hAnsi="Arial" w:cs="Arial"/>
                  <w:color w:val="000000" w:themeColor="text1"/>
                  <w:sz w:val="18"/>
                  <w:szCs w:val="18"/>
                </w:rPr>
                <w:delText>VVPB</w:delText>
              </w:r>
            </w:del>
          </w:p>
        </w:tc>
        <w:tc>
          <w:tcPr>
            <w:tcW w:w="917" w:type="dxa"/>
          </w:tcPr>
          <w:p w14:paraId="47F31BF8" w14:textId="5B2F54E9" w:rsidR="00950A24" w:rsidRPr="00B474F8" w:rsidDel="008B154B" w:rsidRDefault="00950A24" w:rsidP="000912F0">
            <w:pPr>
              <w:numPr>
                <w:ilvl w:val="0"/>
                <w:numId w:val="3"/>
              </w:numPr>
              <w:autoSpaceDE w:val="0"/>
              <w:autoSpaceDN w:val="0"/>
              <w:adjustRightInd w:val="0"/>
              <w:jc w:val="center"/>
              <w:rPr>
                <w:del w:id="707" w:author="Hoang Duc Thanh-OCC" w:date="2026-04-08T15:51:00Z"/>
                <w:rFonts w:ascii="Arial" w:hAnsi="Arial" w:cs="Arial"/>
                <w:color w:val="000000" w:themeColor="text1"/>
                <w:sz w:val="18"/>
                <w:szCs w:val="18"/>
              </w:rPr>
              <w:pPrChange w:id="708" w:author="Hoang Duc Thanh-OCC" w:date="2026-09-03T10:24:00Z">
                <w:pPr>
                  <w:numPr>
                    <w:numId w:val="47"/>
                  </w:numPr>
                  <w:autoSpaceDE w:val="0"/>
                  <w:autoSpaceDN w:val="0"/>
                  <w:adjustRightInd w:val="0"/>
                  <w:ind w:left="720" w:hanging="360"/>
                  <w:jc w:val="center"/>
                </w:pPr>
              </w:pPrChange>
            </w:pPr>
            <w:del w:id="709" w:author="Hoang Duc Thanh-OCC" w:date="2026-04-08T15:51:00Z">
              <w:r w:rsidDel="008B154B">
                <w:rPr>
                  <w:rFonts w:ascii="Arial" w:hAnsi="Arial" w:cs="Arial"/>
                  <w:color w:val="000000" w:themeColor="text1"/>
                  <w:sz w:val="18"/>
                  <w:szCs w:val="18"/>
                </w:rPr>
                <w:delText>RKSI</w:delText>
              </w:r>
            </w:del>
          </w:p>
        </w:tc>
        <w:tc>
          <w:tcPr>
            <w:tcW w:w="1696" w:type="dxa"/>
          </w:tcPr>
          <w:p w14:paraId="5484CB5D" w14:textId="4AA42D5A" w:rsidR="00950A24" w:rsidRPr="00B474F8" w:rsidDel="008B154B" w:rsidRDefault="00950A24" w:rsidP="000912F0">
            <w:pPr>
              <w:numPr>
                <w:ilvl w:val="0"/>
                <w:numId w:val="3"/>
              </w:numPr>
              <w:autoSpaceDE w:val="0"/>
              <w:autoSpaceDN w:val="0"/>
              <w:adjustRightInd w:val="0"/>
              <w:jc w:val="center"/>
              <w:rPr>
                <w:del w:id="710" w:author="Hoang Duc Thanh-OCC" w:date="2026-04-08T15:51:00Z"/>
                <w:rFonts w:ascii="Arial" w:hAnsi="Arial" w:cs="Arial"/>
                <w:color w:val="000000" w:themeColor="text1"/>
                <w:sz w:val="18"/>
                <w:szCs w:val="18"/>
              </w:rPr>
              <w:pPrChange w:id="711" w:author="Hoang Duc Thanh-OCC" w:date="2026-09-03T10:24:00Z">
                <w:pPr>
                  <w:numPr>
                    <w:numId w:val="47"/>
                  </w:numPr>
                  <w:autoSpaceDE w:val="0"/>
                  <w:autoSpaceDN w:val="0"/>
                  <w:adjustRightInd w:val="0"/>
                  <w:ind w:left="720" w:hanging="360"/>
                  <w:jc w:val="center"/>
                </w:pPr>
              </w:pPrChange>
            </w:pPr>
            <w:del w:id="712" w:author="Hoang Duc Thanh-OCC" w:date="2026-04-08T15:51:00Z">
              <w:r w:rsidDel="008B154B">
                <w:rPr>
                  <w:rFonts w:ascii="Arial" w:hAnsi="Arial" w:cs="Arial"/>
                  <w:color w:val="000000" w:themeColor="text1"/>
                  <w:sz w:val="18"/>
                  <w:szCs w:val="18"/>
                </w:rPr>
                <w:delText>HUIICN01</w:delText>
              </w:r>
            </w:del>
          </w:p>
        </w:tc>
        <w:tc>
          <w:tcPr>
            <w:tcW w:w="2436" w:type="dxa"/>
          </w:tcPr>
          <w:p w14:paraId="057A9990" w14:textId="41295A56" w:rsidR="00950A24" w:rsidRPr="00B474F8" w:rsidDel="008B154B" w:rsidRDefault="00950A24" w:rsidP="000912F0">
            <w:pPr>
              <w:numPr>
                <w:ilvl w:val="0"/>
                <w:numId w:val="3"/>
              </w:numPr>
              <w:autoSpaceDE w:val="0"/>
              <w:autoSpaceDN w:val="0"/>
              <w:adjustRightInd w:val="0"/>
              <w:rPr>
                <w:del w:id="713" w:author="Hoang Duc Thanh-OCC" w:date="2026-04-08T15:51:00Z"/>
                <w:rFonts w:ascii="Arial" w:hAnsi="Arial" w:cs="Arial"/>
                <w:color w:val="000000" w:themeColor="text1"/>
                <w:sz w:val="18"/>
                <w:szCs w:val="18"/>
              </w:rPr>
              <w:pPrChange w:id="714" w:author="Hoang Duc Thanh-OCC" w:date="2026-09-03T10:24:00Z">
                <w:pPr>
                  <w:numPr>
                    <w:numId w:val="47"/>
                  </w:numPr>
                  <w:autoSpaceDE w:val="0"/>
                  <w:autoSpaceDN w:val="0"/>
                  <w:adjustRightInd w:val="0"/>
                  <w:ind w:left="720" w:hanging="360"/>
                </w:pPr>
              </w:pPrChange>
            </w:pPr>
            <w:del w:id="715" w:author="Hoang Duc Thanh-OCC" w:date="2026-04-08T15:51:00Z">
              <w:r w:rsidDel="008B154B">
                <w:rPr>
                  <w:rFonts w:ascii="Arial" w:hAnsi="Arial" w:cs="Arial"/>
                  <w:color w:val="000000" w:themeColor="text1"/>
                  <w:sz w:val="18"/>
                  <w:szCs w:val="18"/>
                </w:rPr>
                <w:delText>RKSS, RKSM, RKTU</w:delText>
              </w:r>
            </w:del>
          </w:p>
        </w:tc>
      </w:tr>
      <w:tr w:rsidR="00950A24" w:rsidRPr="00B474F8" w:rsidDel="008B154B" w14:paraId="50FD6B27" w14:textId="6FFEC806" w:rsidTr="00A2240A">
        <w:trPr>
          <w:del w:id="716" w:author="Hoang Duc Thanh-OCC" w:date="2026-04-08T15:51:00Z"/>
        </w:trPr>
        <w:tc>
          <w:tcPr>
            <w:tcW w:w="1682" w:type="dxa"/>
            <w:vMerge/>
            <w:vAlign w:val="center"/>
          </w:tcPr>
          <w:p w14:paraId="03716DCB" w14:textId="1C168DAA" w:rsidR="00950A24" w:rsidRPr="00B474F8" w:rsidDel="008B154B" w:rsidRDefault="00950A24" w:rsidP="000912F0">
            <w:pPr>
              <w:numPr>
                <w:ilvl w:val="0"/>
                <w:numId w:val="3"/>
              </w:numPr>
              <w:autoSpaceDE w:val="0"/>
              <w:autoSpaceDN w:val="0"/>
              <w:adjustRightInd w:val="0"/>
              <w:rPr>
                <w:del w:id="717" w:author="Hoang Duc Thanh-OCC" w:date="2026-04-08T15:51:00Z"/>
                <w:rFonts w:ascii="Arial" w:hAnsi="Arial" w:cs="Arial"/>
                <w:color w:val="000000" w:themeColor="text1"/>
                <w:sz w:val="18"/>
                <w:szCs w:val="18"/>
              </w:rPr>
              <w:pPrChange w:id="718" w:author="Hoang Duc Thanh-OCC" w:date="2026-09-03T10:24:00Z">
                <w:pPr>
                  <w:numPr>
                    <w:numId w:val="47"/>
                  </w:numPr>
                  <w:autoSpaceDE w:val="0"/>
                  <w:autoSpaceDN w:val="0"/>
                  <w:adjustRightInd w:val="0"/>
                  <w:ind w:left="720" w:hanging="360"/>
                </w:pPr>
              </w:pPrChange>
            </w:pPr>
          </w:p>
        </w:tc>
        <w:tc>
          <w:tcPr>
            <w:tcW w:w="853" w:type="dxa"/>
          </w:tcPr>
          <w:p w14:paraId="318DB48D" w14:textId="7195923F" w:rsidR="00950A24" w:rsidRPr="00B474F8" w:rsidDel="008B154B" w:rsidRDefault="00950A24" w:rsidP="000912F0">
            <w:pPr>
              <w:numPr>
                <w:ilvl w:val="0"/>
                <w:numId w:val="3"/>
              </w:numPr>
              <w:autoSpaceDE w:val="0"/>
              <w:autoSpaceDN w:val="0"/>
              <w:adjustRightInd w:val="0"/>
              <w:jc w:val="center"/>
              <w:rPr>
                <w:del w:id="719" w:author="Hoang Duc Thanh-OCC" w:date="2026-04-08T15:51:00Z"/>
                <w:rFonts w:ascii="Arial" w:hAnsi="Arial" w:cs="Arial"/>
                <w:color w:val="000000" w:themeColor="text1"/>
                <w:sz w:val="18"/>
                <w:szCs w:val="18"/>
              </w:rPr>
              <w:pPrChange w:id="720" w:author="Hoang Duc Thanh-OCC" w:date="2026-09-03T10:24:00Z">
                <w:pPr>
                  <w:numPr>
                    <w:numId w:val="47"/>
                  </w:numPr>
                  <w:autoSpaceDE w:val="0"/>
                  <w:autoSpaceDN w:val="0"/>
                  <w:adjustRightInd w:val="0"/>
                  <w:ind w:left="720" w:hanging="360"/>
                  <w:jc w:val="center"/>
                </w:pPr>
              </w:pPrChange>
            </w:pPr>
            <w:del w:id="721" w:author="Hoang Duc Thanh-OCC" w:date="2026-04-08T15:51:00Z">
              <w:r w:rsidDel="008B154B">
                <w:rPr>
                  <w:rFonts w:ascii="Arial" w:hAnsi="Arial" w:cs="Arial"/>
                  <w:color w:val="000000" w:themeColor="text1"/>
                  <w:sz w:val="18"/>
                  <w:szCs w:val="18"/>
                </w:rPr>
                <w:delText>RKSI</w:delText>
              </w:r>
            </w:del>
          </w:p>
        </w:tc>
        <w:tc>
          <w:tcPr>
            <w:tcW w:w="917" w:type="dxa"/>
          </w:tcPr>
          <w:p w14:paraId="24545AB8" w14:textId="4DEF6D48" w:rsidR="00950A24" w:rsidRPr="00B474F8" w:rsidDel="008B154B" w:rsidRDefault="00950A24" w:rsidP="000912F0">
            <w:pPr>
              <w:numPr>
                <w:ilvl w:val="0"/>
                <w:numId w:val="3"/>
              </w:numPr>
              <w:autoSpaceDE w:val="0"/>
              <w:autoSpaceDN w:val="0"/>
              <w:adjustRightInd w:val="0"/>
              <w:jc w:val="center"/>
              <w:rPr>
                <w:del w:id="722" w:author="Hoang Duc Thanh-OCC" w:date="2026-04-08T15:51:00Z"/>
                <w:rFonts w:ascii="Arial" w:hAnsi="Arial" w:cs="Arial"/>
                <w:color w:val="000000" w:themeColor="text1"/>
                <w:sz w:val="18"/>
                <w:szCs w:val="18"/>
              </w:rPr>
              <w:pPrChange w:id="723" w:author="Hoang Duc Thanh-OCC" w:date="2026-09-03T10:24:00Z">
                <w:pPr>
                  <w:numPr>
                    <w:numId w:val="47"/>
                  </w:numPr>
                  <w:autoSpaceDE w:val="0"/>
                  <w:autoSpaceDN w:val="0"/>
                  <w:adjustRightInd w:val="0"/>
                  <w:ind w:left="720" w:hanging="360"/>
                  <w:jc w:val="center"/>
                </w:pPr>
              </w:pPrChange>
            </w:pPr>
            <w:del w:id="724" w:author="Hoang Duc Thanh-OCC" w:date="2026-04-08T15:51:00Z">
              <w:r w:rsidDel="008B154B">
                <w:rPr>
                  <w:rFonts w:ascii="Arial" w:hAnsi="Arial" w:cs="Arial"/>
                  <w:color w:val="000000" w:themeColor="text1"/>
                  <w:sz w:val="18"/>
                  <w:szCs w:val="18"/>
                </w:rPr>
                <w:delText>VVPB</w:delText>
              </w:r>
            </w:del>
          </w:p>
        </w:tc>
        <w:tc>
          <w:tcPr>
            <w:tcW w:w="1696" w:type="dxa"/>
          </w:tcPr>
          <w:p w14:paraId="532901FC" w14:textId="3B4301E3" w:rsidR="00950A24" w:rsidRPr="00B474F8" w:rsidDel="008B154B" w:rsidRDefault="00950A24" w:rsidP="000912F0">
            <w:pPr>
              <w:numPr>
                <w:ilvl w:val="0"/>
                <w:numId w:val="3"/>
              </w:numPr>
              <w:autoSpaceDE w:val="0"/>
              <w:autoSpaceDN w:val="0"/>
              <w:adjustRightInd w:val="0"/>
              <w:jc w:val="center"/>
              <w:rPr>
                <w:del w:id="725" w:author="Hoang Duc Thanh-OCC" w:date="2026-04-08T15:51:00Z"/>
                <w:rFonts w:ascii="Arial" w:hAnsi="Arial" w:cs="Arial"/>
                <w:color w:val="000000" w:themeColor="text1"/>
                <w:sz w:val="18"/>
                <w:szCs w:val="18"/>
              </w:rPr>
              <w:pPrChange w:id="726" w:author="Hoang Duc Thanh-OCC" w:date="2026-09-03T10:24:00Z">
                <w:pPr>
                  <w:numPr>
                    <w:numId w:val="47"/>
                  </w:numPr>
                  <w:autoSpaceDE w:val="0"/>
                  <w:autoSpaceDN w:val="0"/>
                  <w:adjustRightInd w:val="0"/>
                  <w:ind w:left="720" w:hanging="360"/>
                  <w:jc w:val="center"/>
                </w:pPr>
              </w:pPrChange>
            </w:pPr>
            <w:del w:id="727" w:author="Hoang Duc Thanh-OCC" w:date="2026-04-08T15:51:00Z">
              <w:r w:rsidDel="008B154B">
                <w:rPr>
                  <w:rFonts w:ascii="Arial" w:hAnsi="Arial" w:cs="Arial"/>
                  <w:color w:val="000000" w:themeColor="text1"/>
                  <w:sz w:val="18"/>
                  <w:szCs w:val="18"/>
                </w:rPr>
                <w:delText>ICNHUI01</w:delText>
              </w:r>
            </w:del>
          </w:p>
        </w:tc>
        <w:tc>
          <w:tcPr>
            <w:tcW w:w="2436" w:type="dxa"/>
          </w:tcPr>
          <w:p w14:paraId="673E02C7" w14:textId="2FF89F2A" w:rsidR="00950A24" w:rsidRPr="00B474F8" w:rsidDel="008B154B" w:rsidRDefault="00950A24" w:rsidP="000912F0">
            <w:pPr>
              <w:numPr>
                <w:ilvl w:val="0"/>
                <w:numId w:val="3"/>
              </w:numPr>
              <w:autoSpaceDE w:val="0"/>
              <w:autoSpaceDN w:val="0"/>
              <w:adjustRightInd w:val="0"/>
              <w:rPr>
                <w:del w:id="728" w:author="Hoang Duc Thanh-OCC" w:date="2026-04-08T15:51:00Z"/>
                <w:rFonts w:ascii="Arial" w:hAnsi="Arial" w:cs="Arial"/>
                <w:color w:val="000000" w:themeColor="text1"/>
                <w:sz w:val="18"/>
                <w:szCs w:val="18"/>
              </w:rPr>
              <w:pPrChange w:id="729" w:author="Hoang Duc Thanh-OCC" w:date="2026-09-03T10:24:00Z">
                <w:pPr>
                  <w:numPr>
                    <w:numId w:val="47"/>
                  </w:numPr>
                  <w:autoSpaceDE w:val="0"/>
                  <w:autoSpaceDN w:val="0"/>
                  <w:adjustRightInd w:val="0"/>
                  <w:ind w:left="720" w:hanging="360"/>
                </w:pPr>
              </w:pPrChange>
            </w:pPr>
            <w:del w:id="730" w:author="Hoang Duc Thanh-OCC" w:date="2026-04-08T15:51:00Z">
              <w:r w:rsidDel="008B154B">
                <w:rPr>
                  <w:rFonts w:ascii="Arial" w:hAnsi="Arial" w:cs="Arial"/>
                  <w:color w:val="000000" w:themeColor="text1"/>
                  <w:sz w:val="18"/>
                  <w:szCs w:val="18"/>
                </w:rPr>
                <w:delText>VVDN, VVBM, VVCR</w:delText>
              </w:r>
            </w:del>
          </w:p>
        </w:tc>
      </w:tr>
      <w:tr w:rsidR="00950A24" w:rsidRPr="00B474F8" w:rsidDel="008B154B" w14:paraId="05E9C7DA" w14:textId="5390592E" w:rsidTr="00A2240A">
        <w:trPr>
          <w:del w:id="731" w:author="Hoang Duc Thanh-OCC" w:date="2026-04-08T15:51:00Z"/>
        </w:trPr>
        <w:tc>
          <w:tcPr>
            <w:tcW w:w="1682" w:type="dxa"/>
            <w:vAlign w:val="center"/>
          </w:tcPr>
          <w:p w14:paraId="25048F5C" w14:textId="40413473" w:rsidR="00950A24" w:rsidRPr="00B474F8" w:rsidDel="008B154B" w:rsidRDefault="00950A24" w:rsidP="000912F0">
            <w:pPr>
              <w:numPr>
                <w:ilvl w:val="0"/>
                <w:numId w:val="3"/>
              </w:numPr>
              <w:autoSpaceDE w:val="0"/>
              <w:autoSpaceDN w:val="0"/>
              <w:adjustRightInd w:val="0"/>
              <w:rPr>
                <w:del w:id="732" w:author="Hoang Duc Thanh-OCC" w:date="2026-04-08T15:51:00Z"/>
                <w:rFonts w:ascii="Arial" w:hAnsi="Arial" w:cs="Arial"/>
                <w:color w:val="000000" w:themeColor="text1"/>
                <w:sz w:val="18"/>
                <w:szCs w:val="18"/>
              </w:rPr>
              <w:pPrChange w:id="733" w:author="Hoang Duc Thanh-OCC" w:date="2026-09-03T10:24:00Z">
                <w:pPr>
                  <w:numPr>
                    <w:numId w:val="47"/>
                  </w:numPr>
                  <w:autoSpaceDE w:val="0"/>
                  <w:autoSpaceDN w:val="0"/>
                  <w:adjustRightInd w:val="0"/>
                  <w:ind w:left="720" w:hanging="360"/>
                </w:pPr>
              </w:pPrChange>
            </w:pPr>
            <w:del w:id="734" w:author="Hoang Duc Thanh-OCC" w:date="2026-04-08T15:51:00Z">
              <w:r w:rsidDel="008B154B">
                <w:rPr>
                  <w:rFonts w:ascii="Arial" w:hAnsi="Arial" w:cs="Arial"/>
                  <w:color w:val="000000" w:themeColor="text1"/>
                  <w:sz w:val="18"/>
                  <w:szCs w:val="18"/>
                </w:rPr>
                <w:delText>Area Operation</w:delText>
              </w:r>
            </w:del>
          </w:p>
        </w:tc>
        <w:tc>
          <w:tcPr>
            <w:tcW w:w="5902" w:type="dxa"/>
            <w:gridSpan w:val="4"/>
            <w:vAlign w:val="center"/>
          </w:tcPr>
          <w:p w14:paraId="3AFC8E3F" w14:textId="7FD96F50" w:rsidR="00950A24" w:rsidRPr="00B474F8" w:rsidDel="008B154B" w:rsidRDefault="00950A24" w:rsidP="000912F0">
            <w:pPr>
              <w:numPr>
                <w:ilvl w:val="0"/>
                <w:numId w:val="3"/>
              </w:numPr>
              <w:autoSpaceDE w:val="0"/>
              <w:autoSpaceDN w:val="0"/>
              <w:adjustRightInd w:val="0"/>
              <w:rPr>
                <w:del w:id="735" w:author="Hoang Duc Thanh-OCC" w:date="2026-04-08T15:51:00Z"/>
                <w:rFonts w:ascii="Arial" w:hAnsi="Arial" w:cs="Arial"/>
                <w:color w:val="000000" w:themeColor="text1"/>
                <w:sz w:val="18"/>
                <w:szCs w:val="18"/>
              </w:rPr>
              <w:pPrChange w:id="736" w:author="Hoang Duc Thanh-OCC" w:date="2026-09-03T10:24:00Z">
                <w:pPr>
                  <w:numPr>
                    <w:numId w:val="47"/>
                  </w:numPr>
                  <w:autoSpaceDE w:val="0"/>
                  <w:autoSpaceDN w:val="0"/>
                  <w:adjustRightInd w:val="0"/>
                  <w:ind w:left="720" w:hanging="360"/>
                </w:pPr>
              </w:pPrChange>
            </w:pPr>
            <w:del w:id="737" w:author="Hoang Duc Thanh-OCC" w:date="2026-04-08T15:51:00Z">
              <w:r w:rsidDel="008B154B">
                <w:rPr>
                  <w:rFonts w:ascii="Arial" w:hAnsi="Arial" w:cs="Arial"/>
                  <w:color w:val="000000" w:themeColor="text1"/>
                  <w:sz w:val="18"/>
                  <w:szCs w:val="18"/>
                </w:rPr>
                <w:delText>MID/ASIA</w:delText>
              </w:r>
            </w:del>
          </w:p>
        </w:tc>
      </w:tr>
      <w:tr w:rsidR="00950A24" w:rsidRPr="00B474F8" w:rsidDel="008B154B" w14:paraId="55A5EBFD" w14:textId="2016D853" w:rsidTr="00A2240A">
        <w:trPr>
          <w:del w:id="738" w:author="Hoang Duc Thanh-OCC" w:date="2026-04-08T15:51:00Z"/>
        </w:trPr>
        <w:tc>
          <w:tcPr>
            <w:tcW w:w="1682" w:type="dxa"/>
            <w:vAlign w:val="center"/>
          </w:tcPr>
          <w:p w14:paraId="74A4BC2D" w14:textId="3BEDDC82" w:rsidR="00950A24" w:rsidRPr="00B474F8" w:rsidDel="008B154B" w:rsidRDefault="00950A24" w:rsidP="000912F0">
            <w:pPr>
              <w:numPr>
                <w:ilvl w:val="0"/>
                <w:numId w:val="3"/>
              </w:numPr>
              <w:autoSpaceDE w:val="0"/>
              <w:autoSpaceDN w:val="0"/>
              <w:adjustRightInd w:val="0"/>
              <w:rPr>
                <w:del w:id="739" w:author="Hoang Duc Thanh-OCC" w:date="2026-04-08T15:51:00Z"/>
                <w:rFonts w:ascii="Arial" w:hAnsi="Arial" w:cs="Arial"/>
                <w:color w:val="000000" w:themeColor="text1"/>
                <w:sz w:val="18"/>
                <w:szCs w:val="18"/>
              </w:rPr>
              <w:pPrChange w:id="740" w:author="Hoang Duc Thanh-OCC" w:date="2026-09-03T10:24:00Z">
                <w:pPr>
                  <w:numPr>
                    <w:numId w:val="47"/>
                  </w:numPr>
                  <w:autoSpaceDE w:val="0"/>
                  <w:autoSpaceDN w:val="0"/>
                  <w:adjustRightInd w:val="0"/>
                  <w:ind w:left="720" w:hanging="360"/>
                </w:pPr>
              </w:pPrChange>
            </w:pPr>
            <w:del w:id="741" w:author="Hoang Duc Thanh-OCC" w:date="2026-04-08T15:51:00Z">
              <w:r w:rsidRPr="00B474F8" w:rsidDel="008B154B">
                <w:rPr>
                  <w:rFonts w:ascii="Arial" w:hAnsi="Arial" w:cs="Arial"/>
                  <w:color w:val="000000" w:themeColor="text1"/>
                  <w:sz w:val="18"/>
                  <w:szCs w:val="18"/>
                </w:rPr>
                <w:delText>Preferred Enroute Alternate Airport</w:delText>
              </w:r>
            </w:del>
          </w:p>
        </w:tc>
        <w:tc>
          <w:tcPr>
            <w:tcW w:w="5902" w:type="dxa"/>
            <w:gridSpan w:val="4"/>
            <w:vAlign w:val="center"/>
          </w:tcPr>
          <w:p w14:paraId="6ED3FD36" w14:textId="5665F28C" w:rsidR="00950A24" w:rsidRPr="00B474F8" w:rsidDel="008B154B" w:rsidRDefault="00950A24" w:rsidP="000912F0">
            <w:pPr>
              <w:numPr>
                <w:ilvl w:val="0"/>
                <w:numId w:val="3"/>
              </w:numPr>
              <w:autoSpaceDE w:val="0"/>
              <w:autoSpaceDN w:val="0"/>
              <w:adjustRightInd w:val="0"/>
              <w:rPr>
                <w:del w:id="742" w:author="Hoang Duc Thanh-OCC" w:date="2026-04-08T15:51:00Z"/>
                <w:rFonts w:ascii="Arial" w:hAnsi="Arial" w:cs="Arial"/>
                <w:color w:val="000000" w:themeColor="text1"/>
                <w:sz w:val="18"/>
                <w:szCs w:val="18"/>
              </w:rPr>
              <w:pPrChange w:id="743" w:author="Hoang Duc Thanh-OCC" w:date="2026-09-03T10:24:00Z">
                <w:pPr>
                  <w:numPr>
                    <w:numId w:val="47"/>
                  </w:numPr>
                  <w:autoSpaceDE w:val="0"/>
                  <w:autoSpaceDN w:val="0"/>
                  <w:adjustRightInd w:val="0"/>
                  <w:ind w:left="720" w:hanging="360"/>
                </w:pPr>
              </w:pPrChange>
            </w:pPr>
            <w:del w:id="744" w:author="Hoang Duc Thanh-OCC" w:date="2026-04-08T15:51:00Z">
              <w:r w:rsidRPr="00B474F8" w:rsidDel="008B154B">
                <w:rPr>
                  <w:rFonts w:ascii="Arial" w:hAnsi="Arial" w:cs="Arial"/>
                  <w:color w:val="000000" w:themeColor="text1"/>
                  <w:sz w:val="18"/>
                  <w:szCs w:val="18"/>
                </w:rPr>
                <w:delText>VHHH, RCTP, RKPC</w:delText>
              </w:r>
            </w:del>
          </w:p>
        </w:tc>
      </w:tr>
      <w:tr w:rsidR="00950A24" w:rsidRPr="00B474F8" w:rsidDel="008B154B" w14:paraId="118CA13A" w14:textId="0FC31678" w:rsidTr="00A2240A">
        <w:trPr>
          <w:del w:id="745" w:author="Hoang Duc Thanh-OCC" w:date="2026-04-08T15:51:00Z"/>
        </w:trPr>
        <w:tc>
          <w:tcPr>
            <w:tcW w:w="1682" w:type="dxa"/>
            <w:vAlign w:val="center"/>
          </w:tcPr>
          <w:p w14:paraId="595B2DFD" w14:textId="2775BE79" w:rsidR="00950A24" w:rsidRPr="00B474F8" w:rsidDel="008B154B" w:rsidRDefault="00950A24" w:rsidP="000912F0">
            <w:pPr>
              <w:numPr>
                <w:ilvl w:val="0"/>
                <w:numId w:val="3"/>
              </w:numPr>
              <w:autoSpaceDE w:val="0"/>
              <w:autoSpaceDN w:val="0"/>
              <w:adjustRightInd w:val="0"/>
              <w:rPr>
                <w:del w:id="746" w:author="Hoang Duc Thanh-OCC" w:date="2026-04-08T15:51:00Z"/>
                <w:rFonts w:ascii="Arial" w:hAnsi="Arial" w:cs="Arial"/>
                <w:color w:val="000000" w:themeColor="text1"/>
                <w:sz w:val="18"/>
                <w:szCs w:val="18"/>
              </w:rPr>
              <w:pPrChange w:id="747" w:author="Hoang Duc Thanh-OCC" w:date="2026-09-03T10:24:00Z">
                <w:pPr>
                  <w:numPr>
                    <w:numId w:val="47"/>
                  </w:numPr>
                  <w:autoSpaceDE w:val="0"/>
                  <w:autoSpaceDN w:val="0"/>
                  <w:adjustRightInd w:val="0"/>
                  <w:ind w:left="720" w:hanging="360"/>
                </w:pPr>
              </w:pPrChange>
            </w:pPr>
            <w:del w:id="748" w:author="Hoang Duc Thanh-OCC" w:date="2026-04-08T15:51:00Z">
              <w:r w:rsidRPr="00B474F8" w:rsidDel="008B154B">
                <w:rPr>
                  <w:rFonts w:ascii="Arial" w:hAnsi="Arial" w:cs="Arial"/>
                  <w:color w:val="000000" w:themeColor="text1"/>
                  <w:sz w:val="18"/>
                  <w:szCs w:val="18"/>
                </w:rPr>
                <w:delText>RVSM</w:delText>
              </w:r>
            </w:del>
          </w:p>
        </w:tc>
        <w:tc>
          <w:tcPr>
            <w:tcW w:w="5902" w:type="dxa"/>
            <w:gridSpan w:val="4"/>
          </w:tcPr>
          <w:p w14:paraId="1A001E07" w14:textId="4C5FBC2E" w:rsidR="00950A24" w:rsidRPr="00B474F8" w:rsidDel="008B154B" w:rsidRDefault="00950A24" w:rsidP="000912F0">
            <w:pPr>
              <w:numPr>
                <w:ilvl w:val="0"/>
                <w:numId w:val="3"/>
              </w:numPr>
              <w:autoSpaceDE w:val="0"/>
              <w:autoSpaceDN w:val="0"/>
              <w:adjustRightInd w:val="0"/>
              <w:jc w:val="both"/>
              <w:rPr>
                <w:del w:id="749" w:author="Hoang Duc Thanh-OCC" w:date="2026-04-08T15:51:00Z"/>
                <w:rFonts w:ascii="Arial" w:hAnsi="Arial" w:cs="Arial"/>
                <w:color w:val="000000" w:themeColor="text1"/>
                <w:sz w:val="18"/>
                <w:szCs w:val="18"/>
              </w:rPr>
              <w:pPrChange w:id="750" w:author="Hoang Duc Thanh-OCC" w:date="2026-09-03T10:24:00Z">
                <w:pPr>
                  <w:numPr>
                    <w:numId w:val="47"/>
                  </w:numPr>
                  <w:autoSpaceDE w:val="0"/>
                  <w:autoSpaceDN w:val="0"/>
                  <w:adjustRightInd w:val="0"/>
                  <w:ind w:left="720" w:hanging="360"/>
                  <w:jc w:val="both"/>
                </w:pPr>
              </w:pPrChange>
            </w:pPr>
            <w:del w:id="751" w:author="Hoang Duc Thanh-OCC" w:date="2026-04-08T15:51:00Z">
              <w:r w:rsidRPr="00B474F8" w:rsidDel="008B154B">
                <w:rPr>
                  <w:rFonts w:ascii="Arial" w:hAnsi="Arial" w:cs="Arial"/>
                  <w:color w:val="000000" w:themeColor="text1"/>
                  <w:sz w:val="18"/>
                  <w:szCs w:val="18"/>
                </w:rPr>
                <w:delText>Required</w:delText>
              </w:r>
            </w:del>
          </w:p>
        </w:tc>
      </w:tr>
      <w:tr w:rsidR="00950A24" w:rsidRPr="00B474F8" w:rsidDel="008B154B" w14:paraId="4EAB54B8" w14:textId="7795F892" w:rsidTr="00A2240A">
        <w:trPr>
          <w:del w:id="752" w:author="Hoang Duc Thanh-OCC" w:date="2026-04-08T15:51:00Z"/>
        </w:trPr>
        <w:tc>
          <w:tcPr>
            <w:tcW w:w="1682" w:type="dxa"/>
            <w:vAlign w:val="center"/>
          </w:tcPr>
          <w:p w14:paraId="5B11E7C4" w14:textId="52B0B332" w:rsidR="00950A24" w:rsidRPr="00B474F8" w:rsidDel="008B154B" w:rsidRDefault="00950A24" w:rsidP="000912F0">
            <w:pPr>
              <w:numPr>
                <w:ilvl w:val="0"/>
                <w:numId w:val="3"/>
              </w:numPr>
              <w:autoSpaceDE w:val="0"/>
              <w:autoSpaceDN w:val="0"/>
              <w:adjustRightInd w:val="0"/>
              <w:rPr>
                <w:del w:id="753" w:author="Hoang Duc Thanh-OCC" w:date="2026-04-08T15:51:00Z"/>
                <w:rFonts w:ascii="Arial" w:hAnsi="Arial" w:cs="Arial"/>
                <w:color w:val="000000" w:themeColor="text1"/>
                <w:sz w:val="18"/>
                <w:szCs w:val="18"/>
              </w:rPr>
              <w:pPrChange w:id="754" w:author="Hoang Duc Thanh-OCC" w:date="2026-09-03T10:24:00Z">
                <w:pPr>
                  <w:numPr>
                    <w:numId w:val="47"/>
                  </w:numPr>
                  <w:autoSpaceDE w:val="0"/>
                  <w:autoSpaceDN w:val="0"/>
                  <w:adjustRightInd w:val="0"/>
                  <w:ind w:left="720" w:hanging="360"/>
                </w:pPr>
              </w:pPrChange>
            </w:pPr>
            <w:del w:id="755" w:author="Hoang Duc Thanh-OCC" w:date="2026-04-08T15:51:00Z">
              <w:r w:rsidDel="008B154B">
                <w:rPr>
                  <w:rFonts w:ascii="Arial" w:hAnsi="Arial" w:cs="Arial"/>
                  <w:color w:val="000000" w:themeColor="text1"/>
                  <w:sz w:val="18"/>
                  <w:szCs w:val="18"/>
                </w:rPr>
                <w:delText>EDTO</w:delText>
              </w:r>
            </w:del>
          </w:p>
        </w:tc>
        <w:tc>
          <w:tcPr>
            <w:tcW w:w="5902" w:type="dxa"/>
            <w:gridSpan w:val="4"/>
          </w:tcPr>
          <w:p w14:paraId="58F51ECC" w14:textId="2105D3AB" w:rsidR="00950A24" w:rsidRPr="00B474F8" w:rsidDel="008B154B" w:rsidRDefault="00950A24" w:rsidP="000912F0">
            <w:pPr>
              <w:numPr>
                <w:ilvl w:val="0"/>
                <w:numId w:val="3"/>
              </w:numPr>
              <w:autoSpaceDE w:val="0"/>
              <w:autoSpaceDN w:val="0"/>
              <w:adjustRightInd w:val="0"/>
              <w:rPr>
                <w:del w:id="756" w:author="Hoang Duc Thanh-OCC" w:date="2026-04-08T15:51:00Z"/>
                <w:rFonts w:ascii="Arial" w:hAnsi="Arial" w:cs="Arial"/>
                <w:color w:val="000000" w:themeColor="text1"/>
                <w:sz w:val="18"/>
                <w:szCs w:val="18"/>
              </w:rPr>
              <w:pPrChange w:id="757" w:author="Hoang Duc Thanh-OCC" w:date="2026-09-03T10:24:00Z">
                <w:pPr>
                  <w:numPr>
                    <w:numId w:val="47"/>
                  </w:numPr>
                  <w:autoSpaceDE w:val="0"/>
                  <w:autoSpaceDN w:val="0"/>
                  <w:adjustRightInd w:val="0"/>
                  <w:ind w:left="720" w:hanging="360"/>
                </w:pPr>
              </w:pPrChange>
            </w:pPr>
            <w:del w:id="758" w:author="Hoang Duc Thanh-OCC" w:date="2026-04-08T15:51:00Z">
              <w:r w:rsidDel="008B154B">
                <w:rPr>
                  <w:rFonts w:ascii="Arial" w:hAnsi="Arial" w:cs="Arial"/>
                  <w:sz w:val="18"/>
                  <w:szCs w:val="18"/>
                </w:rPr>
                <w:delText>Not-required</w:delText>
              </w:r>
            </w:del>
          </w:p>
        </w:tc>
      </w:tr>
      <w:tr w:rsidR="00950A24" w:rsidRPr="00B474F8" w:rsidDel="008B154B" w14:paraId="20DC44DA" w14:textId="5E026462" w:rsidTr="00A2240A">
        <w:trPr>
          <w:del w:id="759" w:author="Hoang Duc Thanh-OCC" w:date="2026-04-08T15:51:00Z"/>
        </w:trPr>
        <w:tc>
          <w:tcPr>
            <w:tcW w:w="1682" w:type="dxa"/>
            <w:vAlign w:val="center"/>
          </w:tcPr>
          <w:p w14:paraId="1DDE042B" w14:textId="48531908" w:rsidR="00950A24" w:rsidRPr="00B474F8" w:rsidDel="008B154B" w:rsidRDefault="00950A24" w:rsidP="000912F0">
            <w:pPr>
              <w:numPr>
                <w:ilvl w:val="0"/>
                <w:numId w:val="3"/>
              </w:numPr>
              <w:autoSpaceDE w:val="0"/>
              <w:autoSpaceDN w:val="0"/>
              <w:adjustRightInd w:val="0"/>
              <w:rPr>
                <w:del w:id="760" w:author="Hoang Duc Thanh-OCC" w:date="2026-04-08T15:51:00Z"/>
                <w:rFonts w:ascii="Arial" w:hAnsi="Arial" w:cs="Arial"/>
                <w:color w:val="000000" w:themeColor="text1"/>
                <w:sz w:val="18"/>
                <w:szCs w:val="18"/>
              </w:rPr>
              <w:pPrChange w:id="761" w:author="Hoang Duc Thanh-OCC" w:date="2026-09-03T10:24:00Z">
                <w:pPr>
                  <w:numPr>
                    <w:numId w:val="47"/>
                  </w:numPr>
                  <w:autoSpaceDE w:val="0"/>
                  <w:autoSpaceDN w:val="0"/>
                  <w:adjustRightInd w:val="0"/>
                  <w:ind w:left="720" w:hanging="360"/>
                </w:pPr>
              </w:pPrChange>
            </w:pPr>
            <w:del w:id="762" w:author="Hoang Duc Thanh-OCC" w:date="2026-04-08T15:51:00Z">
              <w:r w:rsidDel="008B154B">
                <w:rPr>
                  <w:rFonts w:ascii="Arial" w:hAnsi="Arial" w:cs="Arial"/>
                  <w:color w:val="000000" w:themeColor="text1"/>
                  <w:sz w:val="18"/>
                  <w:szCs w:val="18"/>
                </w:rPr>
                <w:delText>PBN</w:delText>
              </w:r>
            </w:del>
          </w:p>
        </w:tc>
        <w:tc>
          <w:tcPr>
            <w:tcW w:w="5902" w:type="dxa"/>
            <w:gridSpan w:val="4"/>
          </w:tcPr>
          <w:p w14:paraId="6952999E" w14:textId="44BE9261" w:rsidR="00950A24" w:rsidRPr="00B474F8" w:rsidDel="008B154B" w:rsidRDefault="00950A24" w:rsidP="000912F0">
            <w:pPr>
              <w:numPr>
                <w:ilvl w:val="0"/>
                <w:numId w:val="3"/>
              </w:numPr>
              <w:autoSpaceDE w:val="0"/>
              <w:autoSpaceDN w:val="0"/>
              <w:adjustRightInd w:val="0"/>
              <w:jc w:val="both"/>
              <w:rPr>
                <w:del w:id="763" w:author="Hoang Duc Thanh-OCC" w:date="2026-04-08T15:51:00Z"/>
                <w:rFonts w:ascii="Arial" w:hAnsi="Arial" w:cs="Arial"/>
                <w:color w:val="000000" w:themeColor="text1"/>
                <w:sz w:val="18"/>
                <w:szCs w:val="18"/>
              </w:rPr>
              <w:pPrChange w:id="764" w:author="Hoang Duc Thanh-OCC" w:date="2026-09-03T10:24:00Z">
                <w:pPr>
                  <w:numPr>
                    <w:numId w:val="47"/>
                  </w:numPr>
                  <w:autoSpaceDE w:val="0"/>
                  <w:autoSpaceDN w:val="0"/>
                  <w:adjustRightInd w:val="0"/>
                  <w:ind w:left="720" w:hanging="360"/>
                  <w:jc w:val="both"/>
                </w:pPr>
              </w:pPrChange>
            </w:pPr>
            <w:del w:id="765" w:author="Hoang Duc Thanh-OCC" w:date="2026-04-08T15:51:00Z">
              <w:r w:rsidRPr="00B474F8" w:rsidDel="008B154B">
                <w:rPr>
                  <w:rFonts w:ascii="Arial" w:hAnsi="Arial" w:cs="Arial"/>
                  <w:color w:val="000000" w:themeColor="text1"/>
                  <w:sz w:val="18"/>
                  <w:szCs w:val="18"/>
                </w:rPr>
                <w:delText>RNAV2, RNAV5</w:delText>
              </w:r>
            </w:del>
          </w:p>
        </w:tc>
      </w:tr>
      <w:tr w:rsidR="00950A24" w:rsidRPr="00B474F8" w:rsidDel="008B154B" w14:paraId="0E623EB2" w14:textId="16F74F60" w:rsidTr="00A2240A">
        <w:trPr>
          <w:del w:id="766" w:author="Hoang Duc Thanh-OCC" w:date="2026-04-08T15:51:00Z"/>
        </w:trPr>
        <w:tc>
          <w:tcPr>
            <w:tcW w:w="1682" w:type="dxa"/>
            <w:vAlign w:val="center"/>
          </w:tcPr>
          <w:p w14:paraId="3D4A1BBD" w14:textId="1CD1F8F1" w:rsidR="00950A24" w:rsidDel="008B154B" w:rsidRDefault="00950A24" w:rsidP="000912F0">
            <w:pPr>
              <w:numPr>
                <w:ilvl w:val="0"/>
                <w:numId w:val="3"/>
              </w:numPr>
              <w:autoSpaceDE w:val="0"/>
              <w:autoSpaceDN w:val="0"/>
              <w:adjustRightInd w:val="0"/>
              <w:rPr>
                <w:del w:id="767" w:author="Hoang Duc Thanh-OCC" w:date="2026-04-08T15:51:00Z"/>
                <w:rFonts w:ascii="Arial" w:hAnsi="Arial" w:cs="Arial"/>
                <w:color w:val="000000" w:themeColor="text1"/>
                <w:sz w:val="18"/>
                <w:szCs w:val="18"/>
              </w:rPr>
              <w:pPrChange w:id="768" w:author="Hoang Duc Thanh-OCC" w:date="2026-09-03T10:24:00Z">
                <w:pPr>
                  <w:numPr>
                    <w:numId w:val="47"/>
                  </w:numPr>
                  <w:autoSpaceDE w:val="0"/>
                  <w:autoSpaceDN w:val="0"/>
                  <w:adjustRightInd w:val="0"/>
                  <w:ind w:left="720" w:hanging="360"/>
                </w:pPr>
              </w:pPrChange>
            </w:pPr>
            <w:del w:id="769" w:author="Hoang Duc Thanh-OCC" w:date="2026-04-08T15:51:00Z">
              <w:r w:rsidDel="008B154B">
                <w:rPr>
                  <w:rFonts w:ascii="Arial" w:hAnsi="Arial" w:cs="Arial"/>
                  <w:color w:val="000000" w:themeColor="text1"/>
                  <w:sz w:val="18"/>
                  <w:szCs w:val="18"/>
                </w:rPr>
                <w:delText>Datalink</w:delText>
              </w:r>
            </w:del>
          </w:p>
        </w:tc>
        <w:tc>
          <w:tcPr>
            <w:tcW w:w="5902" w:type="dxa"/>
            <w:gridSpan w:val="4"/>
          </w:tcPr>
          <w:p w14:paraId="5F16F282" w14:textId="65D0D138" w:rsidR="00950A24" w:rsidRPr="00B474F8" w:rsidDel="008B154B" w:rsidRDefault="00950A24" w:rsidP="000912F0">
            <w:pPr>
              <w:numPr>
                <w:ilvl w:val="0"/>
                <w:numId w:val="3"/>
              </w:numPr>
              <w:autoSpaceDE w:val="0"/>
              <w:autoSpaceDN w:val="0"/>
              <w:adjustRightInd w:val="0"/>
              <w:jc w:val="both"/>
              <w:rPr>
                <w:del w:id="770" w:author="Hoang Duc Thanh-OCC" w:date="2026-04-08T15:51:00Z"/>
                <w:rFonts w:ascii="Arial" w:hAnsi="Arial" w:cs="Arial"/>
                <w:color w:val="000000" w:themeColor="text1"/>
                <w:sz w:val="18"/>
                <w:szCs w:val="18"/>
              </w:rPr>
              <w:pPrChange w:id="771" w:author="Hoang Duc Thanh-OCC" w:date="2026-09-03T10:24:00Z">
                <w:pPr>
                  <w:numPr>
                    <w:numId w:val="47"/>
                  </w:numPr>
                  <w:autoSpaceDE w:val="0"/>
                  <w:autoSpaceDN w:val="0"/>
                  <w:adjustRightInd w:val="0"/>
                  <w:ind w:left="720" w:hanging="360"/>
                  <w:jc w:val="both"/>
                </w:pPr>
              </w:pPrChange>
            </w:pPr>
            <w:del w:id="772" w:author="Hoang Duc Thanh-OCC" w:date="2026-04-08T15:51:00Z">
              <w:r w:rsidDel="008B154B">
                <w:rPr>
                  <w:rFonts w:ascii="Arial" w:hAnsi="Arial" w:cs="Arial"/>
                  <w:color w:val="000000" w:themeColor="text1"/>
                  <w:sz w:val="18"/>
                  <w:szCs w:val="18"/>
                </w:rPr>
                <w:delText>ADS-B</w:delText>
              </w:r>
            </w:del>
          </w:p>
        </w:tc>
      </w:tr>
      <w:tr w:rsidR="00950A24" w:rsidRPr="00B474F8" w:rsidDel="008B154B" w14:paraId="47656DBB" w14:textId="419CF9C1" w:rsidTr="00A2240A">
        <w:trPr>
          <w:del w:id="773" w:author="Hoang Duc Thanh-OCC" w:date="2026-04-08T15:51:00Z"/>
        </w:trPr>
        <w:tc>
          <w:tcPr>
            <w:tcW w:w="1682" w:type="dxa"/>
            <w:vAlign w:val="center"/>
          </w:tcPr>
          <w:p w14:paraId="6A0BE17E" w14:textId="67761D74" w:rsidR="00950A24" w:rsidRPr="00B474F8" w:rsidDel="008B154B" w:rsidRDefault="00950A24" w:rsidP="000912F0">
            <w:pPr>
              <w:numPr>
                <w:ilvl w:val="0"/>
                <w:numId w:val="3"/>
              </w:numPr>
              <w:autoSpaceDE w:val="0"/>
              <w:autoSpaceDN w:val="0"/>
              <w:adjustRightInd w:val="0"/>
              <w:rPr>
                <w:del w:id="774" w:author="Hoang Duc Thanh-OCC" w:date="2026-04-08T15:51:00Z"/>
                <w:rFonts w:ascii="Arial" w:hAnsi="Arial" w:cs="Arial"/>
                <w:color w:val="000000" w:themeColor="text1"/>
                <w:sz w:val="18"/>
                <w:szCs w:val="18"/>
              </w:rPr>
              <w:pPrChange w:id="775" w:author="Hoang Duc Thanh-OCC" w:date="2026-09-03T10:24:00Z">
                <w:pPr>
                  <w:numPr>
                    <w:numId w:val="47"/>
                  </w:numPr>
                  <w:autoSpaceDE w:val="0"/>
                  <w:autoSpaceDN w:val="0"/>
                  <w:adjustRightInd w:val="0"/>
                  <w:ind w:left="720" w:hanging="360"/>
                </w:pPr>
              </w:pPrChange>
            </w:pPr>
            <w:del w:id="776" w:author="Hoang Duc Thanh-OCC" w:date="2026-04-08T15:51:00Z">
              <w:r w:rsidRPr="00B474F8" w:rsidDel="008B154B">
                <w:rPr>
                  <w:rFonts w:ascii="Arial" w:hAnsi="Arial" w:cs="Arial"/>
                  <w:color w:val="000000" w:themeColor="text1"/>
                  <w:sz w:val="18"/>
                  <w:szCs w:val="18"/>
                </w:rPr>
                <w:delText>Flight level</w:delText>
              </w:r>
            </w:del>
          </w:p>
        </w:tc>
        <w:tc>
          <w:tcPr>
            <w:tcW w:w="5902" w:type="dxa"/>
            <w:gridSpan w:val="4"/>
          </w:tcPr>
          <w:p w14:paraId="08101C5B" w14:textId="3F9D7B1F" w:rsidR="00950A24" w:rsidRPr="00B474F8" w:rsidDel="008B154B" w:rsidRDefault="00950A24" w:rsidP="000912F0">
            <w:pPr>
              <w:numPr>
                <w:ilvl w:val="0"/>
                <w:numId w:val="3"/>
              </w:numPr>
              <w:autoSpaceDE w:val="0"/>
              <w:autoSpaceDN w:val="0"/>
              <w:adjustRightInd w:val="0"/>
              <w:jc w:val="both"/>
              <w:rPr>
                <w:del w:id="777" w:author="Hoang Duc Thanh-OCC" w:date="2026-04-08T15:51:00Z"/>
                <w:rFonts w:ascii="Arial" w:hAnsi="Arial" w:cs="Arial"/>
                <w:color w:val="000000" w:themeColor="text1"/>
                <w:sz w:val="18"/>
                <w:szCs w:val="18"/>
              </w:rPr>
              <w:pPrChange w:id="778" w:author="Hoang Duc Thanh-OCC" w:date="2026-09-03T10:24:00Z">
                <w:pPr>
                  <w:numPr>
                    <w:numId w:val="47"/>
                  </w:numPr>
                  <w:autoSpaceDE w:val="0"/>
                  <w:autoSpaceDN w:val="0"/>
                  <w:adjustRightInd w:val="0"/>
                  <w:ind w:left="720" w:hanging="360"/>
                  <w:jc w:val="both"/>
                </w:pPr>
              </w:pPrChange>
            </w:pPr>
            <w:del w:id="779" w:author="Hoang Duc Thanh-OCC" w:date="2026-04-08T15:51:00Z">
              <w:r w:rsidRPr="00B474F8" w:rsidDel="008B154B">
                <w:rPr>
                  <w:rFonts w:ascii="Arial" w:hAnsi="Arial" w:cs="Arial"/>
                  <w:color w:val="000000" w:themeColor="text1"/>
                  <w:sz w:val="18"/>
                  <w:szCs w:val="18"/>
                </w:rPr>
                <w:delText>MIN – MAX: GND – FL410</w:delText>
              </w:r>
            </w:del>
          </w:p>
          <w:p w14:paraId="15E32DEC" w14:textId="2D6CCA63" w:rsidR="00950A24" w:rsidRPr="00B474F8" w:rsidDel="008B154B" w:rsidRDefault="00950A24" w:rsidP="000912F0">
            <w:pPr>
              <w:numPr>
                <w:ilvl w:val="0"/>
                <w:numId w:val="3"/>
              </w:numPr>
              <w:autoSpaceDE w:val="0"/>
              <w:autoSpaceDN w:val="0"/>
              <w:adjustRightInd w:val="0"/>
              <w:jc w:val="both"/>
              <w:rPr>
                <w:del w:id="780" w:author="Hoang Duc Thanh-OCC" w:date="2026-04-08T15:51:00Z"/>
                <w:rFonts w:ascii="Arial" w:hAnsi="Arial" w:cs="Arial"/>
                <w:color w:val="000000" w:themeColor="text1"/>
                <w:sz w:val="18"/>
                <w:szCs w:val="18"/>
              </w:rPr>
              <w:pPrChange w:id="781" w:author="Hoang Duc Thanh-OCC" w:date="2026-09-03T10:24:00Z">
                <w:pPr>
                  <w:numPr>
                    <w:numId w:val="47"/>
                  </w:numPr>
                  <w:autoSpaceDE w:val="0"/>
                  <w:autoSpaceDN w:val="0"/>
                  <w:adjustRightInd w:val="0"/>
                  <w:ind w:left="720" w:hanging="360"/>
                  <w:jc w:val="both"/>
                </w:pPr>
              </w:pPrChange>
            </w:pPr>
            <w:del w:id="782" w:author="Hoang Duc Thanh-OCC" w:date="2026-04-08T15:51:00Z">
              <w:r w:rsidRPr="00B474F8" w:rsidDel="008B154B">
                <w:rPr>
                  <w:rFonts w:ascii="Arial" w:hAnsi="Arial" w:cs="Arial"/>
                  <w:bCs/>
                  <w:color w:val="000000" w:themeColor="text1"/>
                  <w:sz w:val="18"/>
                  <w:szCs w:val="18"/>
                </w:rPr>
                <w:delText>Remarks</w:delText>
              </w:r>
              <w:r w:rsidRPr="00B474F8" w:rsidDel="008B154B">
                <w:rPr>
                  <w:rFonts w:ascii="Arial" w:hAnsi="Arial" w:cs="Arial"/>
                  <w:color w:val="000000" w:themeColor="text1"/>
                  <w:sz w:val="18"/>
                  <w:szCs w:val="18"/>
                </w:rPr>
                <w:delText>: Nil</w:delText>
              </w:r>
            </w:del>
          </w:p>
        </w:tc>
      </w:tr>
      <w:tr w:rsidR="00950A24" w:rsidRPr="00B474F8" w:rsidDel="008B154B" w14:paraId="23A73830" w14:textId="0AE9471A" w:rsidTr="00A2240A">
        <w:trPr>
          <w:trHeight w:val="295"/>
          <w:del w:id="783" w:author="Hoang Duc Thanh-OCC" w:date="2026-04-08T15:51:00Z"/>
        </w:trPr>
        <w:tc>
          <w:tcPr>
            <w:tcW w:w="1682" w:type="dxa"/>
            <w:vAlign w:val="center"/>
          </w:tcPr>
          <w:p w14:paraId="192F8537" w14:textId="0640F38A" w:rsidR="00950A24" w:rsidRPr="00B474F8" w:rsidDel="008B154B" w:rsidRDefault="00950A24" w:rsidP="000912F0">
            <w:pPr>
              <w:numPr>
                <w:ilvl w:val="0"/>
                <w:numId w:val="3"/>
              </w:numPr>
              <w:autoSpaceDE w:val="0"/>
              <w:autoSpaceDN w:val="0"/>
              <w:adjustRightInd w:val="0"/>
              <w:rPr>
                <w:del w:id="784" w:author="Hoang Duc Thanh-OCC" w:date="2026-04-08T15:51:00Z"/>
                <w:rFonts w:ascii="Arial" w:hAnsi="Arial" w:cs="Arial"/>
                <w:color w:val="000000" w:themeColor="text1"/>
                <w:sz w:val="18"/>
                <w:szCs w:val="18"/>
              </w:rPr>
              <w:pPrChange w:id="785" w:author="Hoang Duc Thanh-OCC" w:date="2026-09-03T10:24:00Z">
                <w:pPr>
                  <w:numPr>
                    <w:numId w:val="47"/>
                  </w:numPr>
                  <w:autoSpaceDE w:val="0"/>
                  <w:autoSpaceDN w:val="0"/>
                  <w:adjustRightInd w:val="0"/>
                  <w:ind w:left="720" w:hanging="360"/>
                </w:pPr>
              </w:pPrChange>
            </w:pPr>
            <w:del w:id="786" w:author="Hoang Duc Thanh-OCC" w:date="2026-04-08T15:51:00Z">
              <w:r w:rsidRPr="00B474F8" w:rsidDel="008B154B">
                <w:rPr>
                  <w:rFonts w:ascii="Arial" w:hAnsi="Arial" w:cs="Arial"/>
                  <w:color w:val="000000" w:themeColor="text1"/>
                  <w:sz w:val="18"/>
                  <w:szCs w:val="18"/>
                </w:rPr>
                <w:delText>Restriction</w:delText>
              </w:r>
            </w:del>
          </w:p>
        </w:tc>
        <w:tc>
          <w:tcPr>
            <w:tcW w:w="5902" w:type="dxa"/>
            <w:gridSpan w:val="4"/>
          </w:tcPr>
          <w:p w14:paraId="5F2D961E" w14:textId="45A233C8" w:rsidR="00950A24" w:rsidDel="008B154B" w:rsidRDefault="00950A24" w:rsidP="000912F0">
            <w:pPr>
              <w:numPr>
                <w:ilvl w:val="0"/>
                <w:numId w:val="3"/>
              </w:numPr>
              <w:autoSpaceDE w:val="0"/>
              <w:autoSpaceDN w:val="0"/>
              <w:adjustRightInd w:val="0"/>
              <w:jc w:val="both"/>
              <w:rPr>
                <w:del w:id="787" w:author="Hoang Duc Thanh-OCC" w:date="2026-04-08T15:51:00Z"/>
                <w:rFonts w:ascii="Arial" w:hAnsi="Arial" w:cs="Arial"/>
                <w:bCs/>
                <w:color w:val="000000" w:themeColor="text1"/>
                <w:sz w:val="18"/>
                <w:szCs w:val="18"/>
              </w:rPr>
              <w:pPrChange w:id="788" w:author="Hoang Duc Thanh-OCC" w:date="2026-09-03T10:24:00Z">
                <w:pPr>
                  <w:numPr>
                    <w:numId w:val="47"/>
                  </w:numPr>
                  <w:autoSpaceDE w:val="0"/>
                  <w:autoSpaceDN w:val="0"/>
                  <w:adjustRightInd w:val="0"/>
                  <w:ind w:left="720" w:hanging="360"/>
                  <w:jc w:val="both"/>
                </w:pPr>
              </w:pPrChange>
            </w:pPr>
            <w:del w:id="789" w:author="Hoang Duc Thanh-OCC" w:date="2026-04-08T15:51:00Z">
              <w:r w:rsidDel="008B154B">
                <w:rPr>
                  <w:rFonts w:ascii="Arial" w:hAnsi="Arial" w:cs="Arial"/>
                  <w:bCs/>
                  <w:color w:val="000000" w:themeColor="text1"/>
                  <w:sz w:val="18"/>
                  <w:szCs w:val="18"/>
                </w:rPr>
                <w:delText xml:space="preserve">Airway G86: </w:delText>
              </w:r>
              <w:r w:rsidRPr="005E268B" w:rsidDel="008B154B">
                <w:rPr>
                  <w:rFonts w:ascii="Arial" w:hAnsi="Arial" w:cs="Arial"/>
                  <w:bCs/>
                  <w:color w:val="000000" w:themeColor="text1"/>
                  <w:sz w:val="18"/>
                  <w:szCs w:val="18"/>
                </w:rPr>
                <w:delText>Allocated flight levels: FL300, FL340; FL400</w:delText>
              </w:r>
              <w:r w:rsidDel="008B154B">
                <w:rPr>
                  <w:rFonts w:ascii="Arial" w:hAnsi="Arial" w:cs="Arial"/>
                  <w:bCs/>
                  <w:color w:val="000000" w:themeColor="text1"/>
                  <w:sz w:val="18"/>
                  <w:szCs w:val="18"/>
                </w:rPr>
                <w:delText xml:space="preserve"> (W-BOUND)</w:delText>
              </w:r>
            </w:del>
          </w:p>
          <w:p w14:paraId="4F164022" w14:textId="0020F1CF" w:rsidR="00950A24" w:rsidRPr="00B474F8" w:rsidDel="008B154B" w:rsidRDefault="00950A24" w:rsidP="000912F0">
            <w:pPr>
              <w:numPr>
                <w:ilvl w:val="0"/>
                <w:numId w:val="3"/>
              </w:numPr>
              <w:autoSpaceDE w:val="0"/>
              <w:autoSpaceDN w:val="0"/>
              <w:adjustRightInd w:val="0"/>
              <w:rPr>
                <w:del w:id="790" w:author="Hoang Duc Thanh-OCC" w:date="2026-04-08T15:51:00Z"/>
                <w:rFonts w:ascii="Arial" w:hAnsi="Arial" w:cs="Arial"/>
                <w:color w:val="000000" w:themeColor="text1"/>
                <w:sz w:val="18"/>
                <w:szCs w:val="18"/>
              </w:rPr>
              <w:pPrChange w:id="791" w:author="Hoang Duc Thanh-OCC" w:date="2026-09-03T10:24:00Z">
                <w:pPr>
                  <w:numPr>
                    <w:numId w:val="47"/>
                  </w:numPr>
                  <w:autoSpaceDE w:val="0"/>
                  <w:autoSpaceDN w:val="0"/>
                  <w:adjustRightInd w:val="0"/>
                  <w:ind w:left="720" w:hanging="360"/>
                </w:pPr>
              </w:pPrChange>
            </w:pPr>
            <w:del w:id="792" w:author="Hoang Duc Thanh-OCC" w:date="2026-04-08T15:44:00Z">
              <w:r w:rsidDel="008B154B">
                <w:rPr>
                  <w:rFonts w:ascii="Arial" w:hAnsi="Arial" w:cs="Arial"/>
                  <w:color w:val="000000" w:themeColor="text1"/>
                  <w:sz w:val="18"/>
                  <w:szCs w:val="18"/>
                </w:rPr>
                <w:delText>Airway A593: THE EAST OF SADLI: Flights shall flight plan FL250, FL290, FL310 or FL390 (E-BOUND); FL240 FL280, FL300 or FL400 (W-BOUND)</w:delText>
              </w:r>
            </w:del>
          </w:p>
        </w:tc>
      </w:tr>
      <w:tr w:rsidR="00A2240A" w:rsidRPr="003443AF" w:rsidDel="008B154B" w14:paraId="098DD63D" w14:textId="15933F08" w:rsidTr="00A2240A">
        <w:trPr>
          <w:del w:id="793" w:author="Hoang Duc Thanh-OCC" w:date="2026-04-08T15:51:00Z"/>
        </w:trPr>
        <w:tc>
          <w:tcPr>
            <w:tcW w:w="7584" w:type="dxa"/>
            <w:gridSpan w:val="5"/>
            <w:shd w:val="clear" w:color="auto" w:fill="323E4F" w:themeFill="text2" w:themeFillShade="BF"/>
          </w:tcPr>
          <w:p w14:paraId="7995F967" w14:textId="2BB9E502" w:rsidR="00A2240A" w:rsidRPr="003443AF" w:rsidDel="008B154B" w:rsidRDefault="00A2240A" w:rsidP="000912F0">
            <w:pPr>
              <w:pStyle w:val="ListParagraph"/>
              <w:numPr>
                <w:ilvl w:val="0"/>
                <w:numId w:val="3"/>
              </w:numPr>
              <w:autoSpaceDE w:val="0"/>
              <w:autoSpaceDN w:val="0"/>
              <w:adjustRightInd w:val="0"/>
              <w:jc w:val="both"/>
              <w:rPr>
                <w:del w:id="794" w:author="Hoang Duc Thanh-OCC" w:date="2026-04-08T15:51:00Z"/>
                <w:rFonts w:ascii="Arial" w:hAnsi="Arial" w:cs="Arial"/>
                <w:b/>
                <w:color w:val="000000" w:themeColor="text1"/>
                <w:sz w:val="18"/>
                <w:szCs w:val="18"/>
              </w:rPr>
              <w:pPrChange w:id="795" w:author="Hoang Duc Thanh-OCC" w:date="2026-09-03T10:24:00Z">
                <w:pPr>
                  <w:pStyle w:val="ListParagraph"/>
                  <w:numPr>
                    <w:numId w:val="44"/>
                  </w:numPr>
                  <w:autoSpaceDE w:val="0"/>
                  <w:autoSpaceDN w:val="0"/>
                  <w:adjustRightInd w:val="0"/>
                  <w:ind w:hanging="360"/>
                  <w:jc w:val="both"/>
                </w:pPr>
              </w:pPrChange>
            </w:pPr>
            <w:del w:id="796" w:author="Hoang Duc Thanh-OCC" w:date="2026-04-08T15:51:00Z">
              <w:r w:rsidDel="008B154B">
                <w:rPr>
                  <w:rFonts w:ascii="Arial" w:hAnsi="Arial" w:cs="Arial"/>
                  <w:b/>
                  <w:color w:val="FFFFFF" w:themeColor="background1"/>
                  <w:sz w:val="18"/>
                  <w:szCs w:val="18"/>
                </w:rPr>
                <w:delText xml:space="preserve">SGN – CTS – SGN  </w:delText>
              </w:r>
            </w:del>
          </w:p>
        </w:tc>
      </w:tr>
      <w:tr w:rsidR="00A2240A" w:rsidRPr="00B474F8" w:rsidDel="008B154B" w14:paraId="57E0B106" w14:textId="66FD6B01" w:rsidTr="00A2240A">
        <w:trPr>
          <w:del w:id="797" w:author="Hoang Duc Thanh-OCC" w:date="2026-04-08T15:51:00Z"/>
        </w:trPr>
        <w:tc>
          <w:tcPr>
            <w:tcW w:w="1682" w:type="dxa"/>
            <w:vMerge w:val="restart"/>
            <w:vAlign w:val="center"/>
          </w:tcPr>
          <w:p w14:paraId="21609257" w14:textId="4CE5C1B4" w:rsidR="00A2240A" w:rsidRPr="00B474F8" w:rsidDel="008B154B" w:rsidRDefault="00A2240A" w:rsidP="000912F0">
            <w:pPr>
              <w:numPr>
                <w:ilvl w:val="0"/>
                <w:numId w:val="3"/>
              </w:numPr>
              <w:autoSpaceDE w:val="0"/>
              <w:autoSpaceDN w:val="0"/>
              <w:adjustRightInd w:val="0"/>
              <w:rPr>
                <w:del w:id="798" w:author="Hoang Duc Thanh-OCC" w:date="2026-04-08T15:51:00Z"/>
                <w:rFonts w:ascii="Arial" w:hAnsi="Arial" w:cs="Arial"/>
                <w:color w:val="000000" w:themeColor="text1"/>
                <w:sz w:val="18"/>
                <w:szCs w:val="18"/>
              </w:rPr>
              <w:pPrChange w:id="799" w:author="Hoang Duc Thanh-OCC" w:date="2026-09-03T10:24:00Z">
                <w:pPr>
                  <w:numPr>
                    <w:numId w:val="47"/>
                  </w:numPr>
                  <w:autoSpaceDE w:val="0"/>
                  <w:autoSpaceDN w:val="0"/>
                  <w:adjustRightInd w:val="0"/>
                  <w:ind w:left="720" w:hanging="360"/>
                </w:pPr>
              </w:pPrChange>
            </w:pPr>
          </w:p>
        </w:tc>
        <w:tc>
          <w:tcPr>
            <w:tcW w:w="853" w:type="dxa"/>
          </w:tcPr>
          <w:p w14:paraId="10DAE595" w14:textId="5ED99EFD" w:rsidR="00A2240A" w:rsidRPr="00B474F8" w:rsidDel="008B154B" w:rsidRDefault="00A2240A" w:rsidP="000912F0">
            <w:pPr>
              <w:numPr>
                <w:ilvl w:val="0"/>
                <w:numId w:val="3"/>
              </w:numPr>
              <w:autoSpaceDE w:val="0"/>
              <w:autoSpaceDN w:val="0"/>
              <w:adjustRightInd w:val="0"/>
              <w:jc w:val="center"/>
              <w:rPr>
                <w:del w:id="800" w:author="Hoang Duc Thanh-OCC" w:date="2026-04-08T15:51:00Z"/>
                <w:rFonts w:ascii="Arial" w:hAnsi="Arial" w:cs="Arial"/>
                <w:color w:val="000000" w:themeColor="text1"/>
                <w:sz w:val="18"/>
                <w:szCs w:val="18"/>
              </w:rPr>
              <w:pPrChange w:id="801" w:author="Hoang Duc Thanh-OCC" w:date="2026-09-03T10:24:00Z">
                <w:pPr>
                  <w:numPr>
                    <w:numId w:val="47"/>
                  </w:numPr>
                  <w:autoSpaceDE w:val="0"/>
                  <w:autoSpaceDN w:val="0"/>
                  <w:adjustRightInd w:val="0"/>
                  <w:ind w:left="720" w:hanging="360"/>
                  <w:jc w:val="center"/>
                </w:pPr>
              </w:pPrChange>
            </w:pPr>
            <w:del w:id="802" w:author="Hoang Duc Thanh-OCC" w:date="2026-04-08T15:51:00Z">
              <w:r w:rsidDel="008B154B">
                <w:rPr>
                  <w:rFonts w:ascii="Arial" w:hAnsi="Arial" w:cs="Arial"/>
                  <w:color w:val="000000" w:themeColor="text1"/>
                  <w:sz w:val="18"/>
                  <w:szCs w:val="18"/>
                </w:rPr>
                <w:delText>VVTS</w:delText>
              </w:r>
            </w:del>
          </w:p>
        </w:tc>
        <w:tc>
          <w:tcPr>
            <w:tcW w:w="917" w:type="dxa"/>
          </w:tcPr>
          <w:p w14:paraId="38A62DAA" w14:textId="0AAAB571" w:rsidR="00A2240A" w:rsidRPr="00B474F8" w:rsidDel="008B154B" w:rsidRDefault="00A2240A" w:rsidP="000912F0">
            <w:pPr>
              <w:numPr>
                <w:ilvl w:val="0"/>
                <w:numId w:val="3"/>
              </w:numPr>
              <w:autoSpaceDE w:val="0"/>
              <w:autoSpaceDN w:val="0"/>
              <w:adjustRightInd w:val="0"/>
              <w:jc w:val="center"/>
              <w:rPr>
                <w:del w:id="803" w:author="Hoang Duc Thanh-OCC" w:date="2026-04-08T15:51:00Z"/>
                <w:rFonts w:ascii="Arial" w:hAnsi="Arial" w:cs="Arial"/>
                <w:color w:val="000000" w:themeColor="text1"/>
                <w:sz w:val="18"/>
                <w:szCs w:val="18"/>
              </w:rPr>
              <w:pPrChange w:id="804" w:author="Hoang Duc Thanh-OCC" w:date="2026-09-03T10:24:00Z">
                <w:pPr>
                  <w:numPr>
                    <w:numId w:val="47"/>
                  </w:numPr>
                  <w:autoSpaceDE w:val="0"/>
                  <w:autoSpaceDN w:val="0"/>
                  <w:adjustRightInd w:val="0"/>
                  <w:ind w:left="720" w:hanging="360"/>
                  <w:jc w:val="center"/>
                </w:pPr>
              </w:pPrChange>
            </w:pPr>
            <w:del w:id="805" w:author="Hoang Duc Thanh-OCC" w:date="2026-04-08T15:51:00Z">
              <w:r w:rsidDel="008B154B">
                <w:rPr>
                  <w:rFonts w:ascii="Arial" w:hAnsi="Arial" w:cs="Arial"/>
                  <w:color w:val="000000" w:themeColor="text1"/>
                  <w:sz w:val="18"/>
                  <w:szCs w:val="18"/>
                </w:rPr>
                <w:delText>RJCC</w:delText>
              </w:r>
            </w:del>
          </w:p>
        </w:tc>
        <w:tc>
          <w:tcPr>
            <w:tcW w:w="1696" w:type="dxa"/>
          </w:tcPr>
          <w:p w14:paraId="5A32B6DC" w14:textId="02F51261" w:rsidR="00A2240A" w:rsidRPr="00B474F8" w:rsidDel="008B154B" w:rsidRDefault="00A2240A" w:rsidP="000912F0">
            <w:pPr>
              <w:numPr>
                <w:ilvl w:val="0"/>
                <w:numId w:val="3"/>
              </w:numPr>
              <w:autoSpaceDE w:val="0"/>
              <w:autoSpaceDN w:val="0"/>
              <w:adjustRightInd w:val="0"/>
              <w:jc w:val="center"/>
              <w:rPr>
                <w:del w:id="806" w:author="Hoang Duc Thanh-OCC" w:date="2026-04-08T15:51:00Z"/>
                <w:rFonts w:ascii="Arial" w:hAnsi="Arial" w:cs="Arial"/>
                <w:color w:val="000000" w:themeColor="text1"/>
                <w:sz w:val="18"/>
                <w:szCs w:val="18"/>
              </w:rPr>
              <w:pPrChange w:id="807" w:author="Hoang Duc Thanh-OCC" w:date="2026-09-03T10:24:00Z">
                <w:pPr>
                  <w:numPr>
                    <w:numId w:val="47"/>
                  </w:numPr>
                  <w:autoSpaceDE w:val="0"/>
                  <w:autoSpaceDN w:val="0"/>
                  <w:adjustRightInd w:val="0"/>
                  <w:ind w:left="720" w:hanging="360"/>
                  <w:jc w:val="center"/>
                </w:pPr>
              </w:pPrChange>
            </w:pPr>
            <w:del w:id="808" w:author="Hoang Duc Thanh-OCC" w:date="2026-04-08T15:51:00Z">
              <w:r w:rsidDel="008B154B">
                <w:rPr>
                  <w:rFonts w:ascii="Arial" w:hAnsi="Arial" w:cs="Arial"/>
                  <w:color w:val="000000" w:themeColor="text1"/>
                  <w:sz w:val="18"/>
                  <w:szCs w:val="18"/>
                </w:rPr>
                <w:delText>SGNCTS01</w:delText>
              </w:r>
            </w:del>
          </w:p>
        </w:tc>
        <w:tc>
          <w:tcPr>
            <w:tcW w:w="2436" w:type="dxa"/>
          </w:tcPr>
          <w:p w14:paraId="669E0989" w14:textId="2B90A457" w:rsidR="00A2240A" w:rsidRPr="00B474F8" w:rsidDel="008B154B" w:rsidRDefault="00A2240A" w:rsidP="000912F0">
            <w:pPr>
              <w:numPr>
                <w:ilvl w:val="0"/>
                <w:numId w:val="3"/>
              </w:numPr>
              <w:autoSpaceDE w:val="0"/>
              <w:autoSpaceDN w:val="0"/>
              <w:adjustRightInd w:val="0"/>
              <w:rPr>
                <w:del w:id="809" w:author="Hoang Duc Thanh-OCC" w:date="2026-04-08T15:51:00Z"/>
                <w:rFonts w:ascii="Arial" w:hAnsi="Arial" w:cs="Arial"/>
                <w:color w:val="000000" w:themeColor="text1"/>
                <w:sz w:val="18"/>
                <w:szCs w:val="18"/>
              </w:rPr>
              <w:pPrChange w:id="810" w:author="Hoang Duc Thanh-OCC" w:date="2026-09-03T10:24:00Z">
                <w:pPr>
                  <w:numPr>
                    <w:numId w:val="47"/>
                  </w:numPr>
                  <w:autoSpaceDE w:val="0"/>
                  <w:autoSpaceDN w:val="0"/>
                  <w:adjustRightInd w:val="0"/>
                  <w:ind w:left="720" w:hanging="360"/>
                </w:pPr>
              </w:pPrChange>
            </w:pPr>
            <w:del w:id="811" w:author="Hoang Duc Thanh-OCC" w:date="2026-04-08T15:51:00Z">
              <w:r w:rsidDel="008B154B">
                <w:rPr>
                  <w:rFonts w:ascii="Arial" w:hAnsi="Arial" w:cs="Arial"/>
                  <w:color w:val="000000" w:themeColor="text1"/>
                  <w:sz w:val="18"/>
                  <w:szCs w:val="18"/>
                </w:rPr>
                <w:delText>RJSS, RJAA, RJTT</w:delText>
              </w:r>
            </w:del>
          </w:p>
        </w:tc>
      </w:tr>
      <w:tr w:rsidR="00A2240A" w:rsidRPr="00B474F8" w:rsidDel="008B154B" w14:paraId="69BBACB5" w14:textId="1C1B322A" w:rsidTr="00A2240A">
        <w:trPr>
          <w:del w:id="812" w:author="Hoang Duc Thanh-OCC" w:date="2026-04-08T15:51:00Z"/>
        </w:trPr>
        <w:tc>
          <w:tcPr>
            <w:tcW w:w="1682" w:type="dxa"/>
            <w:vMerge/>
            <w:vAlign w:val="center"/>
          </w:tcPr>
          <w:p w14:paraId="61F40E5E" w14:textId="22FEF78E" w:rsidR="00A2240A" w:rsidRPr="00B474F8" w:rsidDel="008B154B" w:rsidRDefault="00A2240A" w:rsidP="000912F0">
            <w:pPr>
              <w:numPr>
                <w:ilvl w:val="0"/>
                <w:numId w:val="3"/>
              </w:numPr>
              <w:autoSpaceDE w:val="0"/>
              <w:autoSpaceDN w:val="0"/>
              <w:adjustRightInd w:val="0"/>
              <w:rPr>
                <w:del w:id="813" w:author="Hoang Duc Thanh-OCC" w:date="2026-04-08T15:51:00Z"/>
                <w:rFonts w:ascii="Arial" w:hAnsi="Arial" w:cs="Arial"/>
                <w:color w:val="000000" w:themeColor="text1"/>
                <w:sz w:val="18"/>
                <w:szCs w:val="18"/>
              </w:rPr>
              <w:pPrChange w:id="814" w:author="Hoang Duc Thanh-OCC" w:date="2026-09-03T10:24:00Z">
                <w:pPr>
                  <w:numPr>
                    <w:numId w:val="47"/>
                  </w:numPr>
                  <w:autoSpaceDE w:val="0"/>
                  <w:autoSpaceDN w:val="0"/>
                  <w:adjustRightInd w:val="0"/>
                  <w:ind w:left="720" w:hanging="360"/>
                </w:pPr>
              </w:pPrChange>
            </w:pPr>
          </w:p>
        </w:tc>
        <w:tc>
          <w:tcPr>
            <w:tcW w:w="853" w:type="dxa"/>
          </w:tcPr>
          <w:p w14:paraId="6AD80828" w14:textId="05EB9F2C" w:rsidR="00A2240A" w:rsidRPr="00B474F8" w:rsidDel="008B154B" w:rsidRDefault="00A2240A" w:rsidP="000912F0">
            <w:pPr>
              <w:numPr>
                <w:ilvl w:val="0"/>
                <w:numId w:val="3"/>
              </w:numPr>
              <w:autoSpaceDE w:val="0"/>
              <w:autoSpaceDN w:val="0"/>
              <w:adjustRightInd w:val="0"/>
              <w:jc w:val="center"/>
              <w:rPr>
                <w:del w:id="815" w:author="Hoang Duc Thanh-OCC" w:date="2026-04-08T15:51:00Z"/>
                <w:rFonts w:ascii="Arial" w:hAnsi="Arial" w:cs="Arial"/>
                <w:color w:val="000000" w:themeColor="text1"/>
                <w:sz w:val="18"/>
                <w:szCs w:val="18"/>
              </w:rPr>
              <w:pPrChange w:id="816" w:author="Hoang Duc Thanh-OCC" w:date="2026-09-03T10:24:00Z">
                <w:pPr>
                  <w:numPr>
                    <w:numId w:val="47"/>
                  </w:numPr>
                  <w:autoSpaceDE w:val="0"/>
                  <w:autoSpaceDN w:val="0"/>
                  <w:adjustRightInd w:val="0"/>
                  <w:ind w:left="720" w:hanging="360"/>
                  <w:jc w:val="center"/>
                </w:pPr>
              </w:pPrChange>
            </w:pPr>
            <w:del w:id="817" w:author="Hoang Duc Thanh-OCC" w:date="2026-04-08T15:51:00Z">
              <w:r w:rsidDel="008B154B">
                <w:rPr>
                  <w:rFonts w:ascii="Arial" w:hAnsi="Arial" w:cs="Arial"/>
                  <w:color w:val="000000" w:themeColor="text1"/>
                  <w:sz w:val="18"/>
                  <w:szCs w:val="18"/>
                </w:rPr>
                <w:delText>RJCC</w:delText>
              </w:r>
            </w:del>
          </w:p>
        </w:tc>
        <w:tc>
          <w:tcPr>
            <w:tcW w:w="917" w:type="dxa"/>
          </w:tcPr>
          <w:p w14:paraId="7CBDE8D4" w14:textId="08E7DF14" w:rsidR="00A2240A" w:rsidRPr="00B474F8" w:rsidDel="008B154B" w:rsidRDefault="00A2240A" w:rsidP="000912F0">
            <w:pPr>
              <w:numPr>
                <w:ilvl w:val="0"/>
                <w:numId w:val="3"/>
              </w:numPr>
              <w:autoSpaceDE w:val="0"/>
              <w:autoSpaceDN w:val="0"/>
              <w:adjustRightInd w:val="0"/>
              <w:jc w:val="center"/>
              <w:rPr>
                <w:del w:id="818" w:author="Hoang Duc Thanh-OCC" w:date="2026-04-08T15:51:00Z"/>
                <w:rFonts w:ascii="Arial" w:hAnsi="Arial" w:cs="Arial"/>
                <w:color w:val="000000" w:themeColor="text1"/>
                <w:sz w:val="18"/>
                <w:szCs w:val="18"/>
              </w:rPr>
              <w:pPrChange w:id="819" w:author="Hoang Duc Thanh-OCC" w:date="2026-09-03T10:24:00Z">
                <w:pPr>
                  <w:numPr>
                    <w:numId w:val="47"/>
                  </w:numPr>
                  <w:autoSpaceDE w:val="0"/>
                  <w:autoSpaceDN w:val="0"/>
                  <w:adjustRightInd w:val="0"/>
                  <w:ind w:left="720" w:hanging="360"/>
                  <w:jc w:val="center"/>
                </w:pPr>
              </w:pPrChange>
            </w:pPr>
            <w:del w:id="820" w:author="Hoang Duc Thanh-OCC" w:date="2026-04-08T15:51:00Z">
              <w:r w:rsidDel="008B154B">
                <w:rPr>
                  <w:rFonts w:ascii="Arial" w:hAnsi="Arial" w:cs="Arial"/>
                  <w:color w:val="000000" w:themeColor="text1"/>
                  <w:sz w:val="18"/>
                  <w:szCs w:val="18"/>
                </w:rPr>
                <w:delText>VVTS</w:delText>
              </w:r>
            </w:del>
          </w:p>
        </w:tc>
        <w:tc>
          <w:tcPr>
            <w:tcW w:w="1696" w:type="dxa"/>
          </w:tcPr>
          <w:p w14:paraId="1C9A086D" w14:textId="18A010AF" w:rsidR="00A2240A" w:rsidRPr="00B474F8" w:rsidDel="008B154B" w:rsidRDefault="00A2240A" w:rsidP="000912F0">
            <w:pPr>
              <w:numPr>
                <w:ilvl w:val="0"/>
                <w:numId w:val="3"/>
              </w:numPr>
              <w:autoSpaceDE w:val="0"/>
              <w:autoSpaceDN w:val="0"/>
              <w:adjustRightInd w:val="0"/>
              <w:jc w:val="center"/>
              <w:rPr>
                <w:del w:id="821" w:author="Hoang Duc Thanh-OCC" w:date="2026-04-08T15:51:00Z"/>
                <w:rFonts w:ascii="Arial" w:hAnsi="Arial" w:cs="Arial"/>
                <w:color w:val="000000" w:themeColor="text1"/>
                <w:sz w:val="18"/>
                <w:szCs w:val="18"/>
              </w:rPr>
              <w:pPrChange w:id="822" w:author="Hoang Duc Thanh-OCC" w:date="2026-09-03T10:24:00Z">
                <w:pPr>
                  <w:numPr>
                    <w:numId w:val="47"/>
                  </w:numPr>
                  <w:autoSpaceDE w:val="0"/>
                  <w:autoSpaceDN w:val="0"/>
                  <w:adjustRightInd w:val="0"/>
                  <w:ind w:left="720" w:hanging="360"/>
                  <w:jc w:val="center"/>
                </w:pPr>
              </w:pPrChange>
            </w:pPr>
            <w:del w:id="823" w:author="Hoang Duc Thanh-OCC" w:date="2026-04-08T15:51:00Z">
              <w:r w:rsidDel="008B154B">
                <w:rPr>
                  <w:rFonts w:ascii="Arial" w:hAnsi="Arial" w:cs="Arial"/>
                  <w:color w:val="000000" w:themeColor="text1"/>
                  <w:sz w:val="18"/>
                  <w:szCs w:val="18"/>
                </w:rPr>
                <w:delText>CTSSGN01</w:delText>
              </w:r>
            </w:del>
          </w:p>
        </w:tc>
        <w:tc>
          <w:tcPr>
            <w:tcW w:w="2436" w:type="dxa"/>
          </w:tcPr>
          <w:p w14:paraId="5C41F75E" w14:textId="315EC793" w:rsidR="00A2240A" w:rsidRPr="00B474F8" w:rsidDel="008B154B" w:rsidRDefault="00A2240A" w:rsidP="000912F0">
            <w:pPr>
              <w:numPr>
                <w:ilvl w:val="0"/>
                <w:numId w:val="3"/>
              </w:numPr>
              <w:autoSpaceDE w:val="0"/>
              <w:autoSpaceDN w:val="0"/>
              <w:adjustRightInd w:val="0"/>
              <w:rPr>
                <w:del w:id="824" w:author="Hoang Duc Thanh-OCC" w:date="2026-04-08T15:51:00Z"/>
                <w:rFonts w:ascii="Arial" w:hAnsi="Arial" w:cs="Arial"/>
                <w:color w:val="000000" w:themeColor="text1"/>
                <w:sz w:val="18"/>
                <w:szCs w:val="18"/>
              </w:rPr>
              <w:pPrChange w:id="825" w:author="Hoang Duc Thanh-OCC" w:date="2026-09-03T10:24:00Z">
                <w:pPr>
                  <w:numPr>
                    <w:numId w:val="47"/>
                  </w:numPr>
                  <w:autoSpaceDE w:val="0"/>
                  <w:autoSpaceDN w:val="0"/>
                  <w:adjustRightInd w:val="0"/>
                  <w:ind w:left="720" w:hanging="360"/>
                </w:pPr>
              </w:pPrChange>
            </w:pPr>
            <w:del w:id="826" w:author="Hoang Duc Thanh-OCC" w:date="2026-04-08T15:51:00Z">
              <w:r w:rsidDel="008B154B">
                <w:rPr>
                  <w:rFonts w:ascii="Arial" w:hAnsi="Arial" w:cs="Arial"/>
                  <w:color w:val="000000" w:themeColor="text1"/>
                  <w:sz w:val="18"/>
                  <w:szCs w:val="18"/>
                </w:rPr>
                <w:delText>VVCR, VVPQ, VVCA</w:delText>
              </w:r>
            </w:del>
          </w:p>
        </w:tc>
      </w:tr>
      <w:tr w:rsidR="00A2240A" w:rsidRPr="00B474F8" w:rsidDel="008B154B" w14:paraId="1ACF6F35" w14:textId="5E0A11FF" w:rsidTr="00A2240A">
        <w:trPr>
          <w:del w:id="827" w:author="Hoang Duc Thanh-OCC" w:date="2026-04-08T15:51:00Z"/>
        </w:trPr>
        <w:tc>
          <w:tcPr>
            <w:tcW w:w="1682" w:type="dxa"/>
            <w:vAlign w:val="center"/>
          </w:tcPr>
          <w:p w14:paraId="5FDD9A9B" w14:textId="36D0BCEB" w:rsidR="00A2240A" w:rsidRPr="00B474F8" w:rsidDel="008B154B" w:rsidRDefault="00A2240A" w:rsidP="000912F0">
            <w:pPr>
              <w:numPr>
                <w:ilvl w:val="0"/>
                <w:numId w:val="3"/>
              </w:numPr>
              <w:autoSpaceDE w:val="0"/>
              <w:autoSpaceDN w:val="0"/>
              <w:adjustRightInd w:val="0"/>
              <w:rPr>
                <w:del w:id="828" w:author="Hoang Duc Thanh-OCC" w:date="2026-04-08T15:51:00Z"/>
                <w:rFonts w:ascii="Arial" w:hAnsi="Arial" w:cs="Arial"/>
                <w:color w:val="000000" w:themeColor="text1"/>
                <w:sz w:val="18"/>
                <w:szCs w:val="18"/>
              </w:rPr>
              <w:pPrChange w:id="829" w:author="Hoang Duc Thanh-OCC" w:date="2026-09-03T10:24:00Z">
                <w:pPr>
                  <w:numPr>
                    <w:numId w:val="47"/>
                  </w:numPr>
                  <w:autoSpaceDE w:val="0"/>
                  <w:autoSpaceDN w:val="0"/>
                  <w:adjustRightInd w:val="0"/>
                  <w:ind w:left="720" w:hanging="360"/>
                </w:pPr>
              </w:pPrChange>
            </w:pPr>
            <w:del w:id="830" w:author="Hoang Duc Thanh-OCC" w:date="2026-04-08T15:51:00Z">
              <w:r w:rsidDel="008B154B">
                <w:rPr>
                  <w:rFonts w:ascii="Arial" w:hAnsi="Arial" w:cs="Arial"/>
                  <w:color w:val="000000" w:themeColor="text1"/>
                  <w:sz w:val="18"/>
                  <w:szCs w:val="18"/>
                </w:rPr>
                <w:delText>Area Operation</w:delText>
              </w:r>
            </w:del>
          </w:p>
        </w:tc>
        <w:tc>
          <w:tcPr>
            <w:tcW w:w="5902" w:type="dxa"/>
            <w:gridSpan w:val="4"/>
            <w:vAlign w:val="center"/>
          </w:tcPr>
          <w:p w14:paraId="53811A01" w14:textId="7EB41802" w:rsidR="00A2240A" w:rsidRPr="00B474F8" w:rsidDel="008B154B" w:rsidRDefault="00A2240A" w:rsidP="000912F0">
            <w:pPr>
              <w:numPr>
                <w:ilvl w:val="0"/>
                <w:numId w:val="3"/>
              </w:numPr>
              <w:autoSpaceDE w:val="0"/>
              <w:autoSpaceDN w:val="0"/>
              <w:adjustRightInd w:val="0"/>
              <w:rPr>
                <w:del w:id="831" w:author="Hoang Duc Thanh-OCC" w:date="2026-04-08T15:51:00Z"/>
                <w:rFonts w:ascii="Arial" w:hAnsi="Arial" w:cs="Arial"/>
                <w:color w:val="000000" w:themeColor="text1"/>
                <w:sz w:val="18"/>
                <w:szCs w:val="18"/>
              </w:rPr>
              <w:pPrChange w:id="832" w:author="Hoang Duc Thanh-OCC" w:date="2026-09-03T10:24:00Z">
                <w:pPr>
                  <w:numPr>
                    <w:numId w:val="47"/>
                  </w:numPr>
                  <w:autoSpaceDE w:val="0"/>
                  <w:autoSpaceDN w:val="0"/>
                  <w:adjustRightInd w:val="0"/>
                  <w:ind w:left="720" w:hanging="360"/>
                </w:pPr>
              </w:pPrChange>
            </w:pPr>
            <w:del w:id="833" w:author="Hoang Duc Thanh-OCC" w:date="2026-04-08T15:51:00Z">
              <w:r w:rsidDel="008B154B">
                <w:rPr>
                  <w:rFonts w:ascii="Arial" w:hAnsi="Arial" w:cs="Arial"/>
                  <w:color w:val="000000" w:themeColor="text1"/>
                  <w:sz w:val="18"/>
                  <w:szCs w:val="18"/>
                </w:rPr>
                <w:delText>MID/ASIA</w:delText>
              </w:r>
            </w:del>
          </w:p>
        </w:tc>
      </w:tr>
      <w:tr w:rsidR="00A2240A" w:rsidRPr="00B474F8" w:rsidDel="008B154B" w14:paraId="7A628E80" w14:textId="0F1909E9" w:rsidTr="00A2240A">
        <w:trPr>
          <w:del w:id="834" w:author="Hoang Duc Thanh-OCC" w:date="2026-04-08T15:51:00Z"/>
        </w:trPr>
        <w:tc>
          <w:tcPr>
            <w:tcW w:w="1682" w:type="dxa"/>
            <w:vAlign w:val="center"/>
          </w:tcPr>
          <w:p w14:paraId="22EA0BBD" w14:textId="307EB07F" w:rsidR="00A2240A" w:rsidRPr="00B474F8" w:rsidDel="008B154B" w:rsidRDefault="00A2240A" w:rsidP="000912F0">
            <w:pPr>
              <w:numPr>
                <w:ilvl w:val="0"/>
                <w:numId w:val="3"/>
              </w:numPr>
              <w:autoSpaceDE w:val="0"/>
              <w:autoSpaceDN w:val="0"/>
              <w:adjustRightInd w:val="0"/>
              <w:rPr>
                <w:del w:id="835" w:author="Hoang Duc Thanh-OCC" w:date="2026-04-08T15:51:00Z"/>
                <w:rFonts w:ascii="Arial" w:hAnsi="Arial" w:cs="Arial"/>
                <w:color w:val="000000" w:themeColor="text1"/>
                <w:sz w:val="18"/>
                <w:szCs w:val="18"/>
              </w:rPr>
              <w:pPrChange w:id="836" w:author="Hoang Duc Thanh-OCC" w:date="2026-09-03T10:24:00Z">
                <w:pPr>
                  <w:numPr>
                    <w:numId w:val="47"/>
                  </w:numPr>
                  <w:autoSpaceDE w:val="0"/>
                  <w:autoSpaceDN w:val="0"/>
                  <w:adjustRightInd w:val="0"/>
                  <w:ind w:left="720" w:hanging="360"/>
                </w:pPr>
              </w:pPrChange>
            </w:pPr>
            <w:del w:id="837" w:author="Hoang Duc Thanh-OCC" w:date="2026-04-08T15:51:00Z">
              <w:r w:rsidRPr="00B474F8" w:rsidDel="008B154B">
                <w:rPr>
                  <w:rFonts w:ascii="Arial" w:hAnsi="Arial" w:cs="Arial"/>
                  <w:color w:val="000000" w:themeColor="text1"/>
                  <w:sz w:val="18"/>
                  <w:szCs w:val="18"/>
                </w:rPr>
                <w:delText>Preferred Enroute Alternate Airport</w:delText>
              </w:r>
            </w:del>
          </w:p>
        </w:tc>
        <w:tc>
          <w:tcPr>
            <w:tcW w:w="5902" w:type="dxa"/>
            <w:gridSpan w:val="4"/>
            <w:vAlign w:val="center"/>
          </w:tcPr>
          <w:p w14:paraId="07D11014" w14:textId="0DC9BB09" w:rsidR="00A2240A" w:rsidRPr="00B474F8" w:rsidDel="008B154B" w:rsidRDefault="00A2240A" w:rsidP="000912F0">
            <w:pPr>
              <w:numPr>
                <w:ilvl w:val="0"/>
                <w:numId w:val="3"/>
              </w:numPr>
              <w:autoSpaceDE w:val="0"/>
              <w:autoSpaceDN w:val="0"/>
              <w:adjustRightInd w:val="0"/>
              <w:rPr>
                <w:del w:id="838" w:author="Hoang Duc Thanh-OCC" w:date="2026-04-08T15:51:00Z"/>
                <w:rFonts w:ascii="Arial" w:hAnsi="Arial" w:cs="Arial"/>
                <w:color w:val="000000" w:themeColor="text1"/>
                <w:sz w:val="18"/>
                <w:szCs w:val="18"/>
              </w:rPr>
              <w:pPrChange w:id="839" w:author="Hoang Duc Thanh-OCC" w:date="2026-09-03T10:24:00Z">
                <w:pPr>
                  <w:numPr>
                    <w:numId w:val="47"/>
                  </w:numPr>
                  <w:autoSpaceDE w:val="0"/>
                  <w:autoSpaceDN w:val="0"/>
                  <w:adjustRightInd w:val="0"/>
                  <w:ind w:left="720" w:hanging="360"/>
                </w:pPr>
              </w:pPrChange>
            </w:pPr>
            <w:del w:id="840" w:author="Hoang Duc Thanh-OCC" w:date="2026-04-08T15:51:00Z">
              <w:r w:rsidDel="008B154B">
                <w:rPr>
                  <w:rFonts w:ascii="Arial" w:hAnsi="Arial" w:cs="Arial"/>
                  <w:color w:val="000000" w:themeColor="text1"/>
                  <w:sz w:val="18"/>
                  <w:szCs w:val="18"/>
                </w:rPr>
                <w:delText>VVDN, VVCR, VHHH, ZGGG, RCTP, RCKH, ZSPD, ROAH, RJBB</w:delText>
              </w:r>
            </w:del>
          </w:p>
        </w:tc>
      </w:tr>
      <w:tr w:rsidR="001E0ED7" w:rsidRPr="00B474F8" w:rsidDel="008B154B" w14:paraId="60A84904" w14:textId="3EAEAE26" w:rsidTr="00A2240A">
        <w:trPr>
          <w:del w:id="841" w:author="Hoang Duc Thanh-OCC" w:date="2026-04-08T15:51:00Z"/>
        </w:trPr>
        <w:tc>
          <w:tcPr>
            <w:tcW w:w="1682" w:type="dxa"/>
            <w:vAlign w:val="center"/>
          </w:tcPr>
          <w:p w14:paraId="3201D064" w14:textId="4E9DE79E" w:rsidR="001E0ED7" w:rsidRPr="00B474F8" w:rsidDel="008B154B" w:rsidRDefault="001E0ED7" w:rsidP="000912F0">
            <w:pPr>
              <w:numPr>
                <w:ilvl w:val="0"/>
                <w:numId w:val="3"/>
              </w:numPr>
              <w:autoSpaceDE w:val="0"/>
              <w:autoSpaceDN w:val="0"/>
              <w:adjustRightInd w:val="0"/>
              <w:rPr>
                <w:del w:id="842" w:author="Hoang Duc Thanh-OCC" w:date="2026-04-08T15:51:00Z"/>
                <w:rFonts w:ascii="Arial" w:hAnsi="Arial" w:cs="Arial"/>
                <w:color w:val="000000" w:themeColor="text1"/>
                <w:sz w:val="18"/>
                <w:szCs w:val="18"/>
              </w:rPr>
              <w:pPrChange w:id="843" w:author="Hoang Duc Thanh-OCC" w:date="2026-09-03T10:24:00Z">
                <w:pPr>
                  <w:numPr>
                    <w:numId w:val="47"/>
                  </w:numPr>
                  <w:autoSpaceDE w:val="0"/>
                  <w:autoSpaceDN w:val="0"/>
                  <w:adjustRightInd w:val="0"/>
                  <w:ind w:left="720" w:hanging="360"/>
                </w:pPr>
              </w:pPrChange>
            </w:pPr>
            <w:del w:id="844" w:author="Hoang Duc Thanh-OCC" w:date="2026-04-08T15:51:00Z">
              <w:r w:rsidRPr="00B474F8" w:rsidDel="008B154B">
                <w:rPr>
                  <w:rFonts w:ascii="Arial" w:hAnsi="Arial" w:cs="Arial"/>
                  <w:color w:val="000000" w:themeColor="text1"/>
                  <w:sz w:val="18"/>
                  <w:szCs w:val="18"/>
                </w:rPr>
                <w:delText>RVSM</w:delText>
              </w:r>
            </w:del>
          </w:p>
        </w:tc>
        <w:tc>
          <w:tcPr>
            <w:tcW w:w="5902" w:type="dxa"/>
            <w:gridSpan w:val="4"/>
          </w:tcPr>
          <w:p w14:paraId="0AA46AF7" w14:textId="2522AF60" w:rsidR="001E0ED7" w:rsidRPr="00B474F8" w:rsidDel="008B154B" w:rsidRDefault="001E0ED7" w:rsidP="000912F0">
            <w:pPr>
              <w:numPr>
                <w:ilvl w:val="0"/>
                <w:numId w:val="3"/>
              </w:numPr>
              <w:autoSpaceDE w:val="0"/>
              <w:autoSpaceDN w:val="0"/>
              <w:adjustRightInd w:val="0"/>
              <w:jc w:val="both"/>
              <w:rPr>
                <w:del w:id="845" w:author="Hoang Duc Thanh-OCC" w:date="2026-04-08T15:51:00Z"/>
                <w:rFonts w:ascii="Arial" w:hAnsi="Arial" w:cs="Arial"/>
                <w:color w:val="000000" w:themeColor="text1"/>
                <w:sz w:val="18"/>
                <w:szCs w:val="18"/>
              </w:rPr>
              <w:pPrChange w:id="846" w:author="Hoang Duc Thanh-OCC" w:date="2026-09-03T10:24:00Z">
                <w:pPr>
                  <w:numPr>
                    <w:numId w:val="47"/>
                  </w:numPr>
                  <w:autoSpaceDE w:val="0"/>
                  <w:autoSpaceDN w:val="0"/>
                  <w:adjustRightInd w:val="0"/>
                  <w:ind w:left="720" w:hanging="360"/>
                  <w:jc w:val="both"/>
                </w:pPr>
              </w:pPrChange>
            </w:pPr>
            <w:del w:id="847" w:author="Hoang Duc Thanh-OCC" w:date="2026-04-08T15:51:00Z">
              <w:r w:rsidRPr="00B474F8" w:rsidDel="008B154B">
                <w:rPr>
                  <w:rFonts w:ascii="Arial" w:hAnsi="Arial" w:cs="Arial"/>
                  <w:color w:val="000000" w:themeColor="text1"/>
                  <w:sz w:val="18"/>
                  <w:szCs w:val="18"/>
                </w:rPr>
                <w:delText>Required</w:delText>
              </w:r>
            </w:del>
          </w:p>
        </w:tc>
      </w:tr>
      <w:tr w:rsidR="001E0ED7" w:rsidRPr="00B474F8" w:rsidDel="008B154B" w14:paraId="00BCDC6C" w14:textId="2D6CBBEC" w:rsidTr="00A2240A">
        <w:trPr>
          <w:del w:id="848" w:author="Hoang Duc Thanh-OCC" w:date="2026-04-08T15:51:00Z"/>
        </w:trPr>
        <w:tc>
          <w:tcPr>
            <w:tcW w:w="1682" w:type="dxa"/>
            <w:vAlign w:val="center"/>
          </w:tcPr>
          <w:p w14:paraId="3305FCA4" w14:textId="2DBF6F8B" w:rsidR="001E0ED7" w:rsidRPr="00B474F8" w:rsidDel="008B154B" w:rsidRDefault="001E0ED7" w:rsidP="000912F0">
            <w:pPr>
              <w:numPr>
                <w:ilvl w:val="0"/>
                <w:numId w:val="3"/>
              </w:numPr>
              <w:autoSpaceDE w:val="0"/>
              <w:autoSpaceDN w:val="0"/>
              <w:adjustRightInd w:val="0"/>
              <w:rPr>
                <w:del w:id="849" w:author="Hoang Duc Thanh-OCC" w:date="2026-04-08T15:51:00Z"/>
                <w:rFonts w:ascii="Arial" w:hAnsi="Arial" w:cs="Arial"/>
                <w:color w:val="000000" w:themeColor="text1"/>
                <w:sz w:val="18"/>
                <w:szCs w:val="18"/>
              </w:rPr>
              <w:pPrChange w:id="850" w:author="Hoang Duc Thanh-OCC" w:date="2026-09-03T10:24:00Z">
                <w:pPr>
                  <w:numPr>
                    <w:numId w:val="47"/>
                  </w:numPr>
                  <w:autoSpaceDE w:val="0"/>
                  <w:autoSpaceDN w:val="0"/>
                  <w:adjustRightInd w:val="0"/>
                  <w:ind w:left="720" w:hanging="360"/>
                </w:pPr>
              </w:pPrChange>
            </w:pPr>
            <w:del w:id="851" w:author="Hoang Duc Thanh-OCC" w:date="2026-04-08T15:51:00Z">
              <w:r w:rsidDel="008B154B">
                <w:rPr>
                  <w:rFonts w:ascii="Arial" w:hAnsi="Arial" w:cs="Arial"/>
                  <w:color w:val="000000" w:themeColor="text1"/>
                  <w:sz w:val="18"/>
                  <w:szCs w:val="18"/>
                </w:rPr>
                <w:delText>EDTO</w:delText>
              </w:r>
            </w:del>
          </w:p>
        </w:tc>
        <w:tc>
          <w:tcPr>
            <w:tcW w:w="5902" w:type="dxa"/>
            <w:gridSpan w:val="4"/>
          </w:tcPr>
          <w:p w14:paraId="07B9DF6C" w14:textId="38298F57" w:rsidR="001E0ED7" w:rsidRPr="00B474F8" w:rsidDel="008B154B" w:rsidRDefault="001E0ED7" w:rsidP="000912F0">
            <w:pPr>
              <w:numPr>
                <w:ilvl w:val="0"/>
                <w:numId w:val="3"/>
              </w:numPr>
              <w:autoSpaceDE w:val="0"/>
              <w:autoSpaceDN w:val="0"/>
              <w:adjustRightInd w:val="0"/>
              <w:rPr>
                <w:del w:id="852" w:author="Hoang Duc Thanh-OCC" w:date="2026-04-08T15:51:00Z"/>
                <w:rFonts w:ascii="Arial" w:hAnsi="Arial" w:cs="Arial"/>
                <w:color w:val="000000" w:themeColor="text1"/>
                <w:sz w:val="18"/>
                <w:szCs w:val="18"/>
              </w:rPr>
              <w:pPrChange w:id="853" w:author="Hoang Duc Thanh-OCC" w:date="2026-09-03T10:24:00Z">
                <w:pPr>
                  <w:numPr>
                    <w:numId w:val="47"/>
                  </w:numPr>
                  <w:autoSpaceDE w:val="0"/>
                  <w:autoSpaceDN w:val="0"/>
                  <w:adjustRightInd w:val="0"/>
                  <w:ind w:left="720" w:hanging="360"/>
                </w:pPr>
              </w:pPrChange>
            </w:pPr>
            <w:del w:id="854" w:author="Hoang Duc Thanh-OCC" w:date="2026-04-08T15:51:00Z">
              <w:r w:rsidDel="008B154B">
                <w:rPr>
                  <w:rFonts w:ascii="Arial" w:hAnsi="Arial" w:cs="Arial"/>
                  <w:sz w:val="18"/>
                  <w:szCs w:val="18"/>
                </w:rPr>
                <w:delText>Not-required</w:delText>
              </w:r>
            </w:del>
          </w:p>
        </w:tc>
      </w:tr>
      <w:tr w:rsidR="001E0ED7" w:rsidRPr="00B474F8" w:rsidDel="008B154B" w14:paraId="315F1A7A" w14:textId="1838E2B4" w:rsidTr="00A2240A">
        <w:trPr>
          <w:del w:id="855" w:author="Hoang Duc Thanh-OCC" w:date="2026-04-08T15:51:00Z"/>
        </w:trPr>
        <w:tc>
          <w:tcPr>
            <w:tcW w:w="1682" w:type="dxa"/>
            <w:vAlign w:val="center"/>
          </w:tcPr>
          <w:p w14:paraId="6860D8D3" w14:textId="164AA917" w:rsidR="001E0ED7" w:rsidRPr="00B474F8" w:rsidDel="008B154B" w:rsidRDefault="001E0ED7" w:rsidP="000912F0">
            <w:pPr>
              <w:numPr>
                <w:ilvl w:val="0"/>
                <w:numId w:val="3"/>
              </w:numPr>
              <w:autoSpaceDE w:val="0"/>
              <w:autoSpaceDN w:val="0"/>
              <w:adjustRightInd w:val="0"/>
              <w:rPr>
                <w:del w:id="856" w:author="Hoang Duc Thanh-OCC" w:date="2026-04-08T15:51:00Z"/>
                <w:rFonts w:ascii="Arial" w:hAnsi="Arial" w:cs="Arial"/>
                <w:color w:val="000000" w:themeColor="text1"/>
                <w:sz w:val="18"/>
                <w:szCs w:val="18"/>
              </w:rPr>
              <w:pPrChange w:id="857" w:author="Hoang Duc Thanh-OCC" w:date="2026-09-03T10:24:00Z">
                <w:pPr>
                  <w:numPr>
                    <w:numId w:val="47"/>
                  </w:numPr>
                  <w:autoSpaceDE w:val="0"/>
                  <w:autoSpaceDN w:val="0"/>
                  <w:adjustRightInd w:val="0"/>
                  <w:ind w:left="720" w:hanging="360"/>
                </w:pPr>
              </w:pPrChange>
            </w:pPr>
            <w:del w:id="858" w:author="Hoang Duc Thanh-OCC" w:date="2026-04-08T15:51:00Z">
              <w:r w:rsidDel="008B154B">
                <w:rPr>
                  <w:rFonts w:ascii="Arial" w:hAnsi="Arial" w:cs="Arial"/>
                  <w:color w:val="000000" w:themeColor="text1"/>
                  <w:sz w:val="18"/>
                  <w:szCs w:val="18"/>
                </w:rPr>
                <w:delText>PBN</w:delText>
              </w:r>
            </w:del>
          </w:p>
        </w:tc>
        <w:tc>
          <w:tcPr>
            <w:tcW w:w="5902" w:type="dxa"/>
            <w:gridSpan w:val="4"/>
          </w:tcPr>
          <w:p w14:paraId="666AFC54" w14:textId="6EADAFA9" w:rsidR="001E0ED7" w:rsidRPr="00B474F8" w:rsidDel="008B154B" w:rsidRDefault="001E0ED7" w:rsidP="000912F0">
            <w:pPr>
              <w:numPr>
                <w:ilvl w:val="0"/>
                <w:numId w:val="3"/>
              </w:numPr>
              <w:autoSpaceDE w:val="0"/>
              <w:autoSpaceDN w:val="0"/>
              <w:adjustRightInd w:val="0"/>
              <w:jc w:val="both"/>
              <w:rPr>
                <w:del w:id="859" w:author="Hoang Duc Thanh-OCC" w:date="2026-04-08T15:51:00Z"/>
                <w:rFonts w:ascii="Arial" w:hAnsi="Arial" w:cs="Arial"/>
                <w:color w:val="000000" w:themeColor="text1"/>
                <w:sz w:val="18"/>
                <w:szCs w:val="18"/>
              </w:rPr>
              <w:pPrChange w:id="860" w:author="Hoang Duc Thanh-OCC" w:date="2026-09-03T10:24:00Z">
                <w:pPr>
                  <w:numPr>
                    <w:numId w:val="47"/>
                  </w:numPr>
                  <w:autoSpaceDE w:val="0"/>
                  <w:autoSpaceDN w:val="0"/>
                  <w:adjustRightInd w:val="0"/>
                  <w:ind w:left="720" w:hanging="360"/>
                  <w:jc w:val="both"/>
                </w:pPr>
              </w:pPrChange>
            </w:pPr>
            <w:del w:id="861" w:author="Hoang Duc Thanh-OCC" w:date="2026-04-08T15:51:00Z">
              <w:r w:rsidRPr="00B474F8" w:rsidDel="008B154B">
                <w:rPr>
                  <w:rFonts w:ascii="Arial" w:hAnsi="Arial" w:cs="Arial"/>
                  <w:color w:val="000000" w:themeColor="text1"/>
                  <w:sz w:val="18"/>
                  <w:szCs w:val="18"/>
                </w:rPr>
                <w:delText>RNAV2, RNAV5</w:delText>
              </w:r>
            </w:del>
          </w:p>
        </w:tc>
      </w:tr>
      <w:tr w:rsidR="001E0ED7" w:rsidRPr="00B474F8" w:rsidDel="008B154B" w14:paraId="730632E3" w14:textId="7A3DECC0" w:rsidTr="00A2240A">
        <w:trPr>
          <w:del w:id="862" w:author="Hoang Duc Thanh-OCC" w:date="2026-04-08T15:51:00Z"/>
        </w:trPr>
        <w:tc>
          <w:tcPr>
            <w:tcW w:w="1682" w:type="dxa"/>
            <w:vAlign w:val="center"/>
          </w:tcPr>
          <w:p w14:paraId="28878CBE" w14:textId="595DD40D" w:rsidR="001E0ED7" w:rsidDel="008B154B" w:rsidRDefault="001E0ED7" w:rsidP="000912F0">
            <w:pPr>
              <w:numPr>
                <w:ilvl w:val="0"/>
                <w:numId w:val="3"/>
              </w:numPr>
              <w:autoSpaceDE w:val="0"/>
              <w:autoSpaceDN w:val="0"/>
              <w:adjustRightInd w:val="0"/>
              <w:rPr>
                <w:del w:id="863" w:author="Hoang Duc Thanh-OCC" w:date="2026-04-08T15:51:00Z"/>
                <w:rFonts w:ascii="Arial" w:hAnsi="Arial" w:cs="Arial"/>
                <w:color w:val="000000" w:themeColor="text1"/>
                <w:sz w:val="18"/>
                <w:szCs w:val="18"/>
              </w:rPr>
              <w:pPrChange w:id="864" w:author="Hoang Duc Thanh-OCC" w:date="2026-09-03T10:24:00Z">
                <w:pPr>
                  <w:numPr>
                    <w:numId w:val="47"/>
                  </w:numPr>
                  <w:autoSpaceDE w:val="0"/>
                  <w:autoSpaceDN w:val="0"/>
                  <w:adjustRightInd w:val="0"/>
                  <w:ind w:left="720" w:hanging="360"/>
                </w:pPr>
              </w:pPrChange>
            </w:pPr>
            <w:del w:id="865" w:author="Hoang Duc Thanh-OCC" w:date="2026-04-08T15:51:00Z">
              <w:r w:rsidDel="008B154B">
                <w:rPr>
                  <w:rFonts w:ascii="Arial" w:hAnsi="Arial" w:cs="Arial"/>
                  <w:color w:val="000000" w:themeColor="text1"/>
                  <w:sz w:val="18"/>
                  <w:szCs w:val="18"/>
                </w:rPr>
                <w:delText>Datalink</w:delText>
              </w:r>
            </w:del>
          </w:p>
        </w:tc>
        <w:tc>
          <w:tcPr>
            <w:tcW w:w="5902" w:type="dxa"/>
            <w:gridSpan w:val="4"/>
          </w:tcPr>
          <w:p w14:paraId="732F275E" w14:textId="6DD0B1B2" w:rsidR="001E0ED7" w:rsidRPr="00B474F8" w:rsidDel="008B154B" w:rsidRDefault="001E0ED7" w:rsidP="000912F0">
            <w:pPr>
              <w:numPr>
                <w:ilvl w:val="0"/>
                <w:numId w:val="3"/>
              </w:numPr>
              <w:autoSpaceDE w:val="0"/>
              <w:autoSpaceDN w:val="0"/>
              <w:adjustRightInd w:val="0"/>
              <w:jc w:val="both"/>
              <w:rPr>
                <w:del w:id="866" w:author="Hoang Duc Thanh-OCC" w:date="2026-04-08T15:51:00Z"/>
                <w:rFonts w:ascii="Arial" w:hAnsi="Arial" w:cs="Arial"/>
                <w:color w:val="000000" w:themeColor="text1"/>
                <w:sz w:val="18"/>
                <w:szCs w:val="18"/>
              </w:rPr>
              <w:pPrChange w:id="867" w:author="Hoang Duc Thanh-OCC" w:date="2026-09-03T10:24:00Z">
                <w:pPr>
                  <w:numPr>
                    <w:numId w:val="47"/>
                  </w:numPr>
                  <w:autoSpaceDE w:val="0"/>
                  <w:autoSpaceDN w:val="0"/>
                  <w:adjustRightInd w:val="0"/>
                  <w:ind w:left="720" w:hanging="360"/>
                  <w:jc w:val="both"/>
                </w:pPr>
              </w:pPrChange>
            </w:pPr>
            <w:del w:id="868" w:author="Hoang Duc Thanh-OCC" w:date="2026-04-08T15:51:00Z">
              <w:r w:rsidDel="008B154B">
                <w:rPr>
                  <w:rFonts w:ascii="Arial" w:hAnsi="Arial" w:cs="Arial"/>
                  <w:color w:val="000000" w:themeColor="text1"/>
                  <w:sz w:val="18"/>
                  <w:szCs w:val="18"/>
                </w:rPr>
                <w:delText>CPDLC/ ADS-C, ADS-B</w:delText>
              </w:r>
            </w:del>
          </w:p>
        </w:tc>
      </w:tr>
      <w:tr w:rsidR="001E0ED7" w:rsidRPr="00B474F8" w:rsidDel="008B154B" w14:paraId="4A978B41" w14:textId="146291B1" w:rsidTr="00A2240A">
        <w:trPr>
          <w:del w:id="869" w:author="Hoang Duc Thanh-OCC" w:date="2026-04-08T15:51:00Z"/>
        </w:trPr>
        <w:tc>
          <w:tcPr>
            <w:tcW w:w="1682" w:type="dxa"/>
            <w:vAlign w:val="center"/>
          </w:tcPr>
          <w:p w14:paraId="4FDB247A" w14:textId="34B081F4" w:rsidR="001E0ED7" w:rsidRPr="00B474F8" w:rsidDel="008B154B" w:rsidRDefault="001E0ED7" w:rsidP="000912F0">
            <w:pPr>
              <w:numPr>
                <w:ilvl w:val="0"/>
                <w:numId w:val="3"/>
              </w:numPr>
              <w:autoSpaceDE w:val="0"/>
              <w:autoSpaceDN w:val="0"/>
              <w:adjustRightInd w:val="0"/>
              <w:rPr>
                <w:del w:id="870" w:author="Hoang Duc Thanh-OCC" w:date="2026-04-08T15:51:00Z"/>
                <w:rFonts w:ascii="Arial" w:hAnsi="Arial" w:cs="Arial"/>
                <w:color w:val="000000" w:themeColor="text1"/>
                <w:sz w:val="18"/>
                <w:szCs w:val="18"/>
              </w:rPr>
              <w:pPrChange w:id="871" w:author="Hoang Duc Thanh-OCC" w:date="2026-09-03T10:24:00Z">
                <w:pPr>
                  <w:numPr>
                    <w:numId w:val="47"/>
                  </w:numPr>
                  <w:autoSpaceDE w:val="0"/>
                  <w:autoSpaceDN w:val="0"/>
                  <w:adjustRightInd w:val="0"/>
                  <w:ind w:left="720" w:hanging="360"/>
                </w:pPr>
              </w:pPrChange>
            </w:pPr>
            <w:del w:id="872" w:author="Hoang Duc Thanh-OCC" w:date="2026-04-08T15:51:00Z">
              <w:r w:rsidRPr="00B474F8" w:rsidDel="008B154B">
                <w:rPr>
                  <w:rFonts w:ascii="Arial" w:hAnsi="Arial" w:cs="Arial"/>
                  <w:color w:val="000000" w:themeColor="text1"/>
                  <w:sz w:val="18"/>
                  <w:szCs w:val="18"/>
                </w:rPr>
                <w:delText>Flight level</w:delText>
              </w:r>
            </w:del>
          </w:p>
        </w:tc>
        <w:tc>
          <w:tcPr>
            <w:tcW w:w="5902" w:type="dxa"/>
            <w:gridSpan w:val="4"/>
          </w:tcPr>
          <w:p w14:paraId="269C3D19" w14:textId="3D88CF68" w:rsidR="001E0ED7" w:rsidRPr="00B474F8" w:rsidDel="008B154B" w:rsidRDefault="001E0ED7" w:rsidP="000912F0">
            <w:pPr>
              <w:numPr>
                <w:ilvl w:val="0"/>
                <w:numId w:val="3"/>
              </w:numPr>
              <w:autoSpaceDE w:val="0"/>
              <w:autoSpaceDN w:val="0"/>
              <w:adjustRightInd w:val="0"/>
              <w:jc w:val="both"/>
              <w:rPr>
                <w:del w:id="873" w:author="Hoang Duc Thanh-OCC" w:date="2026-04-08T15:51:00Z"/>
                <w:rFonts w:ascii="Arial" w:hAnsi="Arial" w:cs="Arial"/>
                <w:color w:val="000000" w:themeColor="text1"/>
                <w:sz w:val="18"/>
                <w:szCs w:val="18"/>
              </w:rPr>
              <w:pPrChange w:id="874" w:author="Hoang Duc Thanh-OCC" w:date="2026-09-03T10:24:00Z">
                <w:pPr>
                  <w:numPr>
                    <w:numId w:val="47"/>
                  </w:numPr>
                  <w:autoSpaceDE w:val="0"/>
                  <w:autoSpaceDN w:val="0"/>
                  <w:adjustRightInd w:val="0"/>
                  <w:ind w:left="720" w:hanging="360"/>
                  <w:jc w:val="both"/>
                </w:pPr>
              </w:pPrChange>
            </w:pPr>
            <w:del w:id="875" w:author="Hoang Duc Thanh-OCC" w:date="2026-04-08T15:51:00Z">
              <w:r w:rsidRPr="00B474F8" w:rsidDel="008B154B">
                <w:rPr>
                  <w:rFonts w:ascii="Arial" w:hAnsi="Arial" w:cs="Arial"/>
                  <w:color w:val="000000" w:themeColor="text1"/>
                  <w:sz w:val="18"/>
                  <w:szCs w:val="18"/>
                </w:rPr>
                <w:delText>MIN – MAX: GND – FL410</w:delText>
              </w:r>
            </w:del>
          </w:p>
          <w:p w14:paraId="6D900EE0" w14:textId="3ADB9151" w:rsidR="001E0ED7" w:rsidRPr="00B474F8" w:rsidDel="008B154B" w:rsidRDefault="001E0ED7" w:rsidP="000912F0">
            <w:pPr>
              <w:numPr>
                <w:ilvl w:val="0"/>
                <w:numId w:val="3"/>
              </w:numPr>
              <w:autoSpaceDE w:val="0"/>
              <w:autoSpaceDN w:val="0"/>
              <w:adjustRightInd w:val="0"/>
              <w:jc w:val="both"/>
              <w:rPr>
                <w:del w:id="876" w:author="Hoang Duc Thanh-OCC" w:date="2026-04-08T15:51:00Z"/>
                <w:rFonts w:ascii="Arial" w:hAnsi="Arial" w:cs="Arial"/>
                <w:color w:val="000000" w:themeColor="text1"/>
                <w:sz w:val="18"/>
                <w:szCs w:val="18"/>
              </w:rPr>
              <w:pPrChange w:id="877" w:author="Hoang Duc Thanh-OCC" w:date="2026-09-03T10:24:00Z">
                <w:pPr>
                  <w:numPr>
                    <w:numId w:val="47"/>
                  </w:numPr>
                  <w:autoSpaceDE w:val="0"/>
                  <w:autoSpaceDN w:val="0"/>
                  <w:adjustRightInd w:val="0"/>
                  <w:ind w:left="720" w:hanging="360"/>
                  <w:jc w:val="both"/>
                </w:pPr>
              </w:pPrChange>
            </w:pPr>
            <w:del w:id="878" w:author="Hoang Duc Thanh-OCC" w:date="2026-04-08T15:51:00Z">
              <w:r w:rsidRPr="00B474F8" w:rsidDel="008B154B">
                <w:rPr>
                  <w:rFonts w:ascii="Arial" w:hAnsi="Arial" w:cs="Arial"/>
                  <w:bCs/>
                  <w:color w:val="000000" w:themeColor="text1"/>
                  <w:sz w:val="18"/>
                  <w:szCs w:val="18"/>
                </w:rPr>
                <w:delText>Remarks</w:delText>
              </w:r>
              <w:r w:rsidRPr="00B474F8" w:rsidDel="008B154B">
                <w:rPr>
                  <w:rFonts w:ascii="Arial" w:hAnsi="Arial" w:cs="Arial"/>
                  <w:color w:val="000000" w:themeColor="text1"/>
                  <w:sz w:val="18"/>
                  <w:szCs w:val="18"/>
                </w:rPr>
                <w:delText>: Nil</w:delText>
              </w:r>
            </w:del>
          </w:p>
        </w:tc>
      </w:tr>
      <w:tr w:rsidR="001E0ED7" w:rsidRPr="00B474F8" w:rsidDel="008B154B" w14:paraId="60DEF952" w14:textId="5BF845D5" w:rsidTr="00A2240A">
        <w:trPr>
          <w:trHeight w:val="295"/>
          <w:del w:id="879" w:author="Hoang Duc Thanh-OCC" w:date="2026-04-08T15:51:00Z"/>
        </w:trPr>
        <w:tc>
          <w:tcPr>
            <w:tcW w:w="1682" w:type="dxa"/>
            <w:vAlign w:val="center"/>
          </w:tcPr>
          <w:p w14:paraId="32C61B66" w14:textId="1D64EC6C" w:rsidR="001E0ED7" w:rsidRPr="00B474F8" w:rsidDel="008B154B" w:rsidRDefault="001E0ED7" w:rsidP="000912F0">
            <w:pPr>
              <w:numPr>
                <w:ilvl w:val="0"/>
                <w:numId w:val="3"/>
              </w:numPr>
              <w:autoSpaceDE w:val="0"/>
              <w:autoSpaceDN w:val="0"/>
              <w:adjustRightInd w:val="0"/>
              <w:rPr>
                <w:del w:id="880" w:author="Hoang Duc Thanh-OCC" w:date="2026-04-08T15:51:00Z"/>
                <w:rFonts w:ascii="Arial" w:hAnsi="Arial" w:cs="Arial"/>
                <w:color w:val="000000" w:themeColor="text1"/>
                <w:sz w:val="18"/>
                <w:szCs w:val="18"/>
              </w:rPr>
              <w:pPrChange w:id="881" w:author="Hoang Duc Thanh-OCC" w:date="2026-09-03T10:24:00Z">
                <w:pPr>
                  <w:numPr>
                    <w:numId w:val="47"/>
                  </w:numPr>
                  <w:autoSpaceDE w:val="0"/>
                  <w:autoSpaceDN w:val="0"/>
                  <w:adjustRightInd w:val="0"/>
                  <w:ind w:left="720" w:hanging="360"/>
                </w:pPr>
              </w:pPrChange>
            </w:pPr>
            <w:del w:id="882" w:author="Hoang Duc Thanh-OCC" w:date="2026-04-08T15:51:00Z">
              <w:r w:rsidRPr="00B474F8" w:rsidDel="008B154B">
                <w:rPr>
                  <w:rFonts w:ascii="Arial" w:hAnsi="Arial" w:cs="Arial"/>
                  <w:color w:val="000000" w:themeColor="text1"/>
                  <w:sz w:val="18"/>
                  <w:szCs w:val="18"/>
                </w:rPr>
                <w:delText>Restriction</w:delText>
              </w:r>
            </w:del>
          </w:p>
        </w:tc>
        <w:tc>
          <w:tcPr>
            <w:tcW w:w="5902" w:type="dxa"/>
            <w:gridSpan w:val="4"/>
          </w:tcPr>
          <w:p w14:paraId="64A31EBC" w14:textId="3661AB60" w:rsidR="001E0ED7" w:rsidRPr="00B474F8" w:rsidDel="008B154B" w:rsidRDefault="001E0ED7" w:rsidP="000912F0">
            <w:pPr>
              <w:numPr>
                <w:ilvl w:val="0"/>
                <w:numId w:val="3"/>
              </w:numPr>
              <w:autoSpaceDE w:val="0"/>
              <w:autoSpaceDN w:val="0"/>
              <w:adjustRightInd w:val="0"/>
              <w:rPr>
                <w:del w:id="883" w:author="Hoang Duc Thanh-OCC" w:date="2026-04-08T15:51:00Z"/>
                <w:rFonts w:ascii="Arial" w:hAnsi="Arial" w:cs="Arial"/>
                <w:color w:val="000000" w:themeColor="text1"/>
                <w:sz w:val="18"/>
                <w:szCs w:val="18"/>
              </w:rPr>
              <w:pPrChange w:id="884" w:author="Hoang Duc Thanh-OCC" w:date="2026-09-03T10:24:00Z">
                <w:pPr>
                  <w:numPr>
                    <w:numId w:val="47"/>
                  </w:numPr>
                  <w:autoSpaceDE w:val="0"/>
                  <w:autoSpaceDN w:val="0"/>
                  <w:adjustRightInd w:val="0"/>
                  <w:ind w:left="720" w:hanging="360"/>
                </w:pPr>
              </w:pPrChange>
            </w:pPr>
            <w:del w:id="885" w:author="Hoang Duc Thanh-OCC" w:date="2026-04-08T15:51:00Z">
              <w:r w:rsidDel="008B154B">
                <w:rPr>
                  <w:rFonts w:ascii="Arial" w:hAnsi="Arial" w:cs="Arial"/>
                  <w:bCs/>
                  <w:color w:val="000000" w:themeColor="text1"/>
                  <w:sz w:val="18"/>
                  <w:szCs w:val="18"/>
                </w:rPr>
                <w:delText xml:space="preserve">Airway G86: </w:delText>
              </w:r>
              <w:r w:rsidRPr="005E268B" w:rsidDel="008B154B">
                <w:rPr>
                  <w:rFonts w:ascii="Arial" w:hAnsi="Arial" w:cs="Arial"/>
                  <w:bCs/>
                  <w:color w:val="000000" w:themeColor="text1"/>
                  <w:sz w:val="18"/>
                  <w:szCs w:val="18"/>
                </w:rPr>
                <w:delText>Allocated flight levels: FL300, FL340; FL400</w:delText>
              </w:r>
              <w:r w:rsidDel="008B154B">
                <w:rPr>
                  <w:rFonts w:ascii="Arial" w:hAnsi="Arial" w:cs="Arial"/>
                  <w:bCs/>
                  <w:color w:val="000000" w:themeColor="text1"/>
                  <w:sz w:val="18"/>
                  <w:szCs w:val="18"/>
                </w:rPr>
                <w:delText xml:space="preserve"> (W-BOUND)</w:delText>
              </w:r>
            </w:del>
          </w:p>
        </w:tc>
      </w:tr>
    </w:tbl>
    <w:tbl>
      <w:tblPr>
        <w:tblStyle w:val="TableGrid124"/>
        <w:tblW w:w="7584" w:type="dxa"/>
        <w:tblInd w:w="421" w:type="dxa"/>
        <w:tblLook w:val="04A0" w:firstRow="1" w:lastRow="0" w:firstColumn="1" w:lastColumn="0" w:noHBand="0" w:noVBand="1"/>
      </w:tblPr>
      <w:tblGrid>
        <w:gridCol w:w="1682"/>
        <w:gridCol w:w="853"/>
        <w:gridCol w:w="917"/>
        <w:gridCol w:w="1696"/>
        <w:gridCol w:w="2436"/>
      </w:tblGrid>
      <w:tr w:rsidR="008B154B" w:rsidRPr="003443AF" w14:paraId="5B32BAB6" w14:textId="77777777" w:rsidTr="000912F0">
        <w:trPr>
          <w:ins w:id="886" w:author="Hoang Duc Thanh-OCC" w:date="2026-04-08T15:50:00Z"/>
        </w:trPr>
        <w:tc>
          <w:tcPr>
            <w:tcW w:w="7584" w:type="dxa"/>
            <w:gridSpan w:val="5"/>
            <w:shd w:val="clear" w:color="auto" w:fill="323E4F" w:themeFill="text2" w:themeFillShade="BF"/>
          </w:tcPr>
          <w:p w14:paraId="1FC81DFA" w14:textId="77777777" w:rsidR="008B154B" w:rsidRPr="003443AF" w:rsidRDefault="008B154B" w:rsidP="000912F0">
            <w:pPr>
              <w:pStyle w:val="ListParagraph"/>
              <w:numPr>
                <w:ilvl w:val="0"/>
                <w:numId w:val="3"/>
              </w:numPr>
              <w:autoSpaceDE w:val="0"/>
              <w:autoSpaceDN w:val="0"/>
              <w:adjustRightInd w:val="0"/>
              <w:jc w:val="both"/>
              <w:rPr>
                <w:ins w:id="887" w:author="Hoang Duc Thanh-OCC" w:date="2026-04-08T15:50:00Z"/>
                <w:rFonts w:ascii="Arial" w:hAnsi="Arial" w:cs="Arial"/>
                <w:b/>
                <w:color w:val="000000" w:themeColor="text1"/>
                <w:sz w:val="18"/>
                <w:szCs w:val="18"/>
              </w:rPr>
              <w:pPrChange w:id="888" w:author="Hoang Duc Thanh-OCC" w:date="2026-09-03T10:24:00Z">
                <w:pPr>
                  <w:pStyle w:val="ListParagraph"/>
                  <w:numPr>
                    <w:numId w:val="45"/>
                  </w:numPr>
                  <w:autoSpaceDE w:val="0"/>
                  <w:autoSpaceDN w:val="0"/>
                  <w:adjustRightInd w:val="0"/>
                  <w:ind w:hanging="360"/>
                  <w:jc w:val="both"/>
                </w:pPr>
              </w:pPrChange>
            </w:pPr>
            <w:ins w:id="889" w:author="Hoang Duc Thanh-OCC" w:date="2026-04-08T15:50:00Z">
              <w:r>
                <w:rPr>
                  <w:rFonts w:ascii="Arial" w:hAnsi="Arial" w:cs="Arial"/>
                  <w:b/>
                  <w:color w:val="FFFFFF" w:themeColor="background1"/>
                  <w:sz w:val="18"/>
                  <w:szCs w:val="18"/>
                </w:rPr>
                <w:t>HAN – TAK – HAN</w:t>
              </w:r>
            </w:ins>
          </w:p>
        </w:tc>
      </w:tr>
      <w:tr w:rsidR="008B154B" w:rsidRPr="00B474F8" w14:paraId="14F699F6" w14:textId="77777777" w:rsidTr="000912F0">
        <w:trPr>
          <w:ins w:id="890" w:author="Hoang Duc Thanh-OCC" w:date="2026-04-08T15:50:00Z"/>
        </w:trPr>
        <w:tc>
          <w:tcPr>
            <w:tcW w:w="1682" w:type="dxa"/>
            <w:vMerge w:val="restart"/>
            <w:vAlign w:val="center"/>
          </w:tcPr>
          <w:p w14:paraId="4431CF7A" w14:textId="77777777" w:rsidR="008B154B" w:rsidRPr="00B474F8" w:rsidRDefault="008B154B" w:rsidP="000912F0">
            <w:pPr>
              <w:autoSpaceDE w:val="0"/>
              <w:autoSpaceDN w:val="0"/>
              <w:adjustRightInd w:val="0"/>
              <w:rPr>
                <w:ins w:id="891" w:author="Hoang Duc Thanh-OCC" w:date="2026-04-08T15:50:00Z"/>
                <w:rFonts w:ascii="Arial" w:hAnsi="Arial" w:cs="Arial"/>
                <w:color w:val="000000" w:themeColor="text1"/>
                <w:sz w:val="18"/>
                <w:szCs w:val="18"/>
              </w:rPr>
            </w:pPr>
          </w:p>
        </w:tc>
        <w:tc>
          <w:tcPr>
            <w:tcW w:w="853" w:type="dxa"/>
          </w:tcPr>
          <w:p w14:paraId="45F162B9" w14:textId="77777777" w:rsidR="008B154B" w:rsidRPr="00B474F8" w:rsidRDefault="008B154B" w:rsidP="000912F0">
            <w:pPr>
              <w:autoSpaceDE w:val="0"/>
              <w:autoSpaceDN w:val="0"/>
              <w:adjustRightInd w:val="0"/>
              <w:jc w:val="center"/>
              <w:rPr>
                <w:ins w:id="892" w:author="Hoang Duc Thanh-OCC" w:date="2026-04-08T15:50:00Z"/>
                <w:rFonts w:ascii="Arial" w:hAnsi="Arial" w:cs="Arial"/>
                <w:color w:val="000000" w:themeColor="text1"/>
                <w:sz w:val="18"/>
                <w:szCs w:val="18"/>
              </w:rPr>
            </w:pPr>
            <w:ins w:id="893" w:author="Hoang Duc Thanh-OCC" w:date="2026-04-08T15:50:00Z">
              <w:r>
                <w:rPr>
                  <w:rFonts w:ascii="Arial" w:hAnsi="Arial" w:cs="Arial"/>
                  <w:color w:val="000000" w:themeColor="text1"/>
                  <w:sz w:val="18"/>
                  <w:szCs w:val="18"/>
                </w:rPr>
                <w:t>VVNB</w:t>
              </w:r>
            </w:ins>
          </w:p>
        </w:tc>
        <w:tc>
          <w:tcPr>
            <w:tcW w:w="917" w:type="dxa"/>
          </w:tcPr>
          <w:p w14:paraId="58652028" w14:textId="77777777" w:rsidR="008B154B" w:rsidRPr="00B474F8" w:rsidRDefault="008B154B" w:rsidP="000912F0">
            <w:pPr>
              <w:autoSpaceDE w:val="0"/>
              <w:autoSpaceDN w:val="0"/>
              <w:adjustRightInd w:val="0"/>
              <w:jc w:val="center"/>
              <w:rPr>
                <w:ins w:id="894" w:author="Hoang Duc Thanh-OCC" w:date="2026-04-08T15:50:00Z"/>
                <w:rFonts w:ascii="Arial" w:hAnsi="Arial" w:cs="Arial"/>
                <w:color w:val="000000" w:themeColor="text1"/>
                <w:sz w:val="18"/>
                <w:szCs w:val="18"/>
              </w:rPr>
            </w:pPr>
            <w:ins w:id="895" w:author="Hoang Duc Thanh-OCC" w:date="2026-04-08T15:50:00Z">
              <w:r>
                <w:rPr>
                  <w:rFonts w:ascii="Arial" w:hAnsi="Arial" w:cs="Arial"/>
                  <w:color w:val="000000" w:themeColor="text1"/>
                  <w:sz w:val="18"/>
                  <w:szCs w:val="18"/>
                </w:rPr>
                <w:t>RJOT</w:t>
              </w:r>
            </w:ins>
          </w:p>
        </w:tc>
        <w:tc>
          <w:tcPr>
            <w:tcW w:w="1696" w:type="dxa"/>
          </w:tcPr>
          <w:p w14:paraId="3A8F8D47" w14:textId="77777777" w:rsidR="008B154B" w:rsidRPr="00B474F8" w:rsidRDefault="008B154B" w:rsidP="000912F0">
            <w:pPr>
              <w:autoSpaceDE w:val="0"/>
              <w:autoSpaceDN w:val="0"/>
              <w:adjustRightInd w:val="0"/>
              <w:jc w:val="center"/>
              <w:rPr>
                <w:ins w:id="896" w:author="Hoang Duc Thanh-OCC" w:date="2026-04-08T15:50:00Z"/>
                <w:rFonts w:ascii="Arial" w:hAnsi="Arial" w:cs="Arial"/>
                <w:color w:val="000000" w:themeColor="text1"/>
                <w:sz w:val="18"/>
                <w:szCs w:val="18"/>
              </w:rPr>
            </w:pPr>
            <w:ins w:id="897" w:author="Hoang Duc Thanh-OCC" w:date="2026-04-08T15:50:00Z">
              <w:r>
                <w:rPr>
                  <w:rFonts w:ascii="Arial" w:hAnsi="Arial" w:cs="Arial"/>
                  <w:color w:val="000000" w:themeColor="text1"/>
                  <w:sz w:val="18"/>
                  <w:szCs w:val="18"/>
                </w:rPr>
                <w:t>HANTAK01</w:t>
              </w:r>
            </w:ins>
          </w:p>
        </w:tc>
        <w:tc>
          <w:tcPr>
            <w:tcW w:w="2436" w:type="dxa"/>
          </w:tcPr>
          <w:p w14:paraId="302BA21A" w14:textId="77777777" w:rsidR="008B154B" w:rsidRPr="00B474F8" w:rsidRDefault="008B154B" w:rsidP="000912F0">
            <w:pPr>
              <w:autoSpaceDE w:val="0"/>
              <w:autoSpaceDN w:val="0"/>
              <w:adjustRightInd w:val="0"/>
              <w:rPr>
                <w:ins w:id="898" w:author="Hoang Duc Thanh-OCC" w:date="2026-04-08T15:50:00Z"/>
                <w:rFonts w:ascii="Arial" w:hAnsi="Arial" w:cs="Arial"/>
                <w:color w:val="000000" w:themeColor="text1"/>
                <w:sz w:val="18"/>
                <w:szCs w:val="18"/>
              </w:rPr>
            </w:pPr>
            <w:ins w:id="899" w:author="Hoang Duc Thanh-OCC" w:date="2026-04-08T15:50:00Z">
              <w:r>
                <w:rPr>
                  <w:rFonts w:ascii="Arial" w:hAnsi="Arial" w:cs="Arial"/>
                  <w:color w:val="000000" w:themeColor="text1"/>
                  <w:sz w:val="18"/>
                  <w:szCs w:val="18"/>
                </w:rPr>
                <w:t>RJBB, RJOO, RJFF</w:t>
              </w:r>
            </w:ins>
          </w:p>
        </w:tc>
      </w:tr>
      <w:tr w:rsidR="008B154B" w:rsidRPr="00B474F8" w14:paraId="371B11C4" w14:textId="77777777" w:rsidTr="000912F0">
        <w:trPr>
          <w:ins w:id="900" w:author="Hoang Duc Thanh-OCC" w:date="2026-04-08T15:50:00Z"/>
        </w:trPr>
        <w:tc>
          <w:tcPr>
            <w:tcW w:w="1682" w:type="dxa"/>
            <w:vMerge/>
            <w:vAlign w:val="center"/>
          </w:tcPr>
          <w:p w14:paraId="537D3607" w14:textId="77777777" w:rsidR="008B154B" w:rsidRPr="00B474F8" w:rsidRDefault="008B154B" w:rsidP="000912F0">
            <w:pPr>
              <w:autoSpaceDE w:val="0"/>
              <w:autoSpaceDN w:val="0"/>
              <w:adjustRightInd w:val="0"/>
              <w:rPr>
                <w:ins w:id="901" w:author="Hoang Duc Thanh-OCC" w:date="2026-04-08T15:50:00Z"/>
                <w:rFonts w:ascii="Arial" w:hAnsi="Arial" w:cs="Arial"/>
                <w:color w:val="000000" w:themeColor="text1"/>
                <w:sz w:val="18"/>
                <w:szCs w:val="18"/>
              </w:rPr>
            </w:pPr>
          </w:p>
        </w:tc>
        <w:tc>
          <w:tcPr>
            <w:tcW w:w="853" w:type="dxa"/>
          </w:tcPr>
          <w:p w14:paraId="058E8536" w14:textId="77777777" w:rsidR="008B154B" w:rsidRPr="00B474F8" w:rsidRDefault="008B154B" w:rsidP="000912F0">
            <w:pPr>
              <w:autoSpaceDE w:val="0"/>
              <w:autoSpaceDN w:val="0"/>
              <w:adjustRightInd w:val="0"/>
              <w:jc w:val="center"/>
              <w:rPr>
                <w:ins w:id="902" w:author="Hoang Duc Thanh-OCC" w:date="2026-04-08T15:50:00Z"/>
                <w:rFonts w:ascii="Arial" w:hAnsi="Arial" w:cs="Arial"/>
                <w:color w:val="000000" w:themeColor="text1"/>
                <w:sz w:val="18"/>
                <w:szCs w:val="18"/>
              </w:rPr>
            </w:pPr>
            <w:ins w:id="903" w:author="Hoang Duc Thanh-OCC" w:date="2026-04-08T15:50:00Z">
              <w:r>
                <w:rPr>
                  <w:rFonts w:ascii="Arial" w:hAnsi="Arial" w:cs="Arial"/>
                  <w:color w:val="000000" w:themeColor="text1"/>
                  <w:sz w:val="18"/>
                  <w:szCs w:val="18"/>
                </w:rPr>
                <w:t>RJOT</w:t>
              </w:r>
            </w:ins>
          </w:p>
        </w:tc>
        <w:tc>
          <w:tcPr>
            <w:tcW w:w="917" w:type="dxa"/>
          </w:tcPr>
          <w:p w14:paraId="479913DA" w14:textId="77777777" w:rsidR="008B154B" w:rsidRPr="00B474F8" w:rsidRDefault="008B154B" w:rsidP="000912F0">
            <w:pPr>
              <w:autoSpaceDE w:val="0"/>
              <w:autoSpaceDN w:val="0"/>
              <w:adjustRightInd w:val="0"/>
              <w:jc w:val="center"/>
              <w:rPr>
                <w:ins w:id="904" w:author="Hoang Duc Thanh-OCC" w:date="2026-04-08T15:50:00Z"/>
                <w:rFonts w:ascii="Arial" w:hAnsi="Arial" w:cs="Arial"/>
                <w:color w:val="000000" w:themeColor="text1"/>
                <w:sz w:val="18"/>
                <w:szCs w:val="18"/>
              </w:rPr>
            </w:pPr>
            <w:ins w:id="905" w:author="Hoang Duc Thanh-OCC" w:date="2026-04-08T15:50:00Z">
              <w:r>
                <w:rPr>
                  <w:rFonts w:ascii="Arial" w:hAnsi="Arial" w:cs="Arial"/>
                  <w:color w:val="000000" w:themeColor="text1"/>
                  <w:sz w:val="18"/>
                  <w:szCs w:val="18"/>
                </w:rPr>
                <w:t>VVNB</w:t>
              </w:r>
            </w:ins>
          </w:p>
        </w:tc>
        <w:tc>
          <w:tcPr>
            <w:tcW w:w="1696" w:type="dxa"/>
          </w:tcPr>
          <w:p w14:paraId="569B649E" w14:textId="77777777" w:rsidR="008B154B" w:rsidRPr="00B474F8" w:rsidRDefault="008B154B" w:rsidP="000912F0">
            <w:pPr>
              <w:autoSpaceDE w:val="0"/>
              <w:autoSpaceDN w:val="0"/>
              <w:adjustRightInd w:val="0"/>
              <w:jc w:val="center"/>
              <w:rPr>
                <w:ins w:id="906" w:author="Hoang Duc Thanh-OCC" w:date="2026-04-08T15:50:00Z"/>
                <w:rFonts w:ascii="Arial" w:hAnsi="Arial" w:cs="Arial"/>
                <w:color w:val="000000" w:themeColor="text1"/>
                <w:sz w:val="18"/>
                <w:szCs w:val="18"/>
              </w:rPr>
            </w:pPr>
            <w:ins w:id="907" w:author="Hoang Duc Thanh-OCC" w:date="2026-04-08T15:50:00Z">
              <w:r>
                <w:rPr>
                  <w:rFonts w:ascii="Arial" w:hAnsi="Arial" w:cs="Arial"/>
                  <w:color w:val="000000" w:themeColor="text1"/>
                  <w:sz w:val="18"/>
                  <w:szCs w:val="18"/>
                </w:rPr>
                <w:t>TAKHAN01</w:t>
              </w:r>
            </w:ins>
          </w:p>
        </w:tc>
        <w:tc>
          <w:tcPr>
            <w:tcW w:w="2436" w:type="dxa"/>
          </w:tcPr>
          <w:p w14:paraId="226FD3BF" w14:textId="77777777" w:rsidR="008B154B" w:rsidRPr="00B474F8" w:rsidRDefault="008B154B" w:rsidP="000912F0">
            <w:pPr>
              <w:autoSpaceDE w:val="0"/>
              <w:autoSpaceDN w:val="0"/>
              <w:adjustRightInd w:val="0"/>
              <w:rPr>
                <w:ins w:id="908" w:author="Hoang Duc Thanh-OCC" w:date="2026-04-08T15:50:00Z"/>
                <w:rFonts w:ascii="Arial" w:hAnsi="Arial" w:cs="Arial"/>
                <w:color w:val="000000" w:themeColor="text1"/>
                <w:sz w:val="18"/>
                <w:szCs w:val="18"/>
              </w:rPr>
            </w:pPr>
            <w:ins w:id="909" w:author="Hoang Duc Thanh-OCC" w:date="2026-04-08T15:50:00Z">
              <w:r>
                <w:rPr>
                  <w:rFonts w:ascii="Arial" w:hAnsi="Arial" w:cs="Arial"/>
                  <w:color w:val="000000" w:themeColor="text1"/>
                  <w:sz w:val="18"/>
                  <w:szCs w:val="18"/>
                </w:rPr>
                <w:t>VVVH, VVCI</w:t>
              </w:r>
            </w:ins>
          </w:p>
        </w:tc>
      </w:tr>
      <w:tr w:rsidR="008B154B" w:rsidRPr="00B474F8" w14:paraId="6627B599" w14:textId="77777777" w:rsidTr="000912F0">
        <w:trPr>
          <w:ins w:id="910" w:author="Hoang Duc Thanh-OCC" w:date="2026-04-08T15:50:00Z"/>
        </w:trPr>
        <w:tc>
          <w:tcPr>
            <w:tcW w:w="1682" w:type="dxa"/>
            <w:vAlign w:val="center"/>
          </w:tcPr>
          <w:p w14:paraId="24855BB4" w14:textId="77777777" w:rsidR="008B154B" w:rsidRPr="00B474F8" w:rsidRDefault="008B154B" w:rsidP="000912F0">
            <w:pPr>
              <w:autoSpaceDE w:val="0"/>
              <w:autoSpaceDN w:val="0"/>
              <w:adjustRightInd w:val="0"/>
              <w:rPr>
                <w:ins w:id="911" w:author="Hoang Duc Thanh-OCC" w:date="2026-04-08T15:50:00Z"/>
                <w:rFonts w:ascii="Arial" w:hAnsi="Arial" w:cs="Arial"/>
                <w:color w:val="000000" w:themeColor="text1"/>
                <w:sz w:val="18"/>
                <w:szCs w:val="18"/>
              </w:rPr>
            </w:pPr>
            <w:ins w:id="912" w:author="Hoang Duc Thanh-OCC" w:date="2026-04-08T15:50:00Z">
              <w:r>
                <w:rPr>
                  <w:rFonts w:ascii="Arial" w:hAnsi="Arial" w:cs="Arial"/>
                  <w:color w:val="000000" w:themeColor="text1"/>
                  <w:sz w:val="18"/>
                  <w:szCs w:val="18"/>
                </w:rPr>
                <w:t>Area Operation</w:t>
              </w:r>
            </w:ins>
          </w:p>
        </w:tc>
        <w:tc>
          <w:tcPr>
            <w:tcW w:w="5902" w:type="dxa"/>
            <w:gridSpan w:val="4"/>
          </w:tcPr>
          <w:p w14:paraId="2B1BD784" w14:textId="77777777" w:rsidR="008B154B" w:rsidRPr="00B474F8" w:rsidRDefault="008B154B" w:rsidP="000912F0">
            <w:pPr>
              <w:autoSpaceDE w:val="0"/>
              <w:autoSpaceDN w:val="0"/>
              <w:adjustRightInd w:val="0"/>
              <w:rPr>
                <w:ins w:id="913" w:author="Hoang Duc Thanh-OCC" w:date="2026-04-08T15:50:00Z"/>
                <w:rFonts w:ascii="Arial" w:hAnsi="Arial" w:cs="Arial"/>
                <w:color w:val="000000" w:themeColor="text1"/>
                <w:sz w:val="18"/>
                <w:szCs w:val="18"/>
              </w:rPr>
            </w:pPr>
            <w:ins w:id="914" w:author="Hoang Duc Thanh-OCC" w:date="2026-04-08T15:50:00Z">
              <w:r>
                <w:rPr>
                  <w:rFonts w:ascii="Arial" w:hAnsi="Arial" w:cs="Arial"/>
                  <w:color w:val="000000" w:themeColor="text1"/>
                  <w:sz w:val="18"/>
                  <w:szCs w:val="18"/>
                </w:rPr>
                <w:t>MID/ASIA</w:t>
              </w:r>
            </w:ins>
          </w:p>
        </w:tc>
      </w:tr>
      <w:tr w:rsidR="008B154B" w:rsidRPr="00B474F8" w14:paraId="43257019" w14:textId="77777777" w:rsidTr="000912F0">
        <w:trPr>
          <w:ins w:id="915" w:author="Hoang Duc Thanh-OCC" w:date="2026-04-08T15:50:00Z"/>
        </w:trPr>
        <w:tc>
          <w:tcPr>
            <w:tcW w:w="1682" w:type="dxa"/>
            <w:vAlign w:val="center"/>
          </w:tcPr>
          <w:p w14:paraId="1C6E95D6" w14:textId="77777777" w:rsidR="008B154B" w:rsidRPr="00B474F8" w:rsidRDefault="008B154B" w:rsidP="000912F0">
            <w:pPr>
              <w:autoSpaceDE w:val="0"/>
              <w:autoSpaceDN w:val="0"/>
              <w:adjustRightInd w:val="0"/>
              <w:rPr>
                <w:ins w:id="916" w:author="Hoang Duc Thanh-OCC" w:date="2026-04-08T15:50:00Z"/>
                <w:rFonts w:ascii="Arial" w:hAnsi="Arial" w:cs="Arial"/>
                <w:color w:val="000000" w:themeColor="text1"/>
                <w:sz w:val="18"/>
                <w:szCs w:val="18"/>
              </w:rPr>
            </w:pPr>
            <w:ins w:id="917" w:author="Hoang Duc Thanh-OCC" w:date="2026-04-08T15:50:00Z">
              <w:r w:rsidRPr="00B474F8">
                <w:rPr>
                  <w:rFonts w:ascii="Arial" w:hAnsi="Arial" w:cs="Arial"/>
                  <w:color w:val="000000" w:themeColor="text1"/>
                  <w:sz w:val="18"/>
                  <w:szCs w:val="18"/>
                </w:rPr>
                <w:t>Preferred Enroute Alternate Airport</w:t>
              </w:r>
            </w:ins>
          </w:p>
        </w:tc>
        <w:tc>
          <w:tcPr>
            <w:tcW w:w="5902" w:type="dxa"/>
            <w:gridSpan w:val="4"/>
            <w:vAlign w:val="center"/>
          </w:tcPr>
          <w:p w14:paraId="5976F1C1" w14:textId="77777777" w:rsidR="008B154B" w:rsidRPr="00B474F8" w:rsidRDefault="008B154B" w:rsidP="000912F0">
            <w:pPr>
              <w:autoSpaceDE w:val="0"/>
              <w:autoSpaceDN w:val="0"/>
              <w:adjustRightInd w:val="0"/>
              <w:rPr>
                <w:ins w:id="918" w:author="Hoang Duc Thanh-OCC" w:date="2026-04-08T15:50:00Z"/>
                <w:rFonts w:ascii="Arial" w:hAnsi="Arial" w:cs="Arial"/>
                <w:color w:val="000000" w:themeColor="text1"/>
                <w:sz w:val="18"/>
                <w:szCs w:val="18"/>
              </w:rPr>
            </w:pPr>
            <w:ins w:id="919" w:author="Hoang Duc Thanh-OCC" w:date="2026-04-08T15:50:00Z">
              <w:r>
                <w:rPr>
                  <w:rFonts w:ascii="Arial" w:hAnsi="Arial" w:cs="Arial"/>
                  <w:color w:val="000000" w:themeColor="text1"/>
                  <w:sz w:val="18"/>
                  <w:szCs w:val="18"/>
                </w:rPr>
                <w:t>VVDN, ZGGG, VHHH, RCTP, RJFF, RJBB</w:t>
              </w:r>
            </w:ins>
          </w:p>
        </w:tc>
      </w:tr>
      <w:tr w:rsidR="008B154B" w:rsidRPr="00B474F8" w14:paraId="20C8593E" w14:textId="77777777" w:rsidTr="000912F0">
        <w:trPr>
          <w:ins w:id="920" w:author="Hoang Duc Thanh-OCC" w:date="2026-04-08T15:50:00Z"/>
        </w:trPr>
        <w:tc>
          <w:tcPr>
            <w:tcW w:w="1682" w:type="dxa"/>
            <w:vAlign w:val="center"/>
          </w:tcPr>
          <w:p w14:paraId="0E4A5A02" w14:textId="77777777" w:rsidR="008B154B" w:rsidRPr="00B474F8" w:rsidRDefault="008B154B" w:rsidP="000912F0">
            <w:pPr>
              <w:autoSpaceDE w:val="0"/>
              <w:autoSpaceDN w:val="0"/>
              <w:adjustRightInd w:val="0"/>
              <w:rPr>
                <w:ins w:id="921" w:author="Hoang Duc Thanh-OCC" w:date="2026-04-08T15:50:00Z"/>
                <w:rFonts w:ascii="Arial" w:hAnsi="Arial" w:cs="Arial"/>
                <w:color w:val="000000" w:themeColor="text1"/>
                <w:sz w:val="18"/>
                <w:szCs w:val="18"/>
              </w:rPr>
            </w:pPr>
            <w:ins w:id="922" w:author="Hoang Duc Thanh-OCC" w:date="2026-04-08T15:50:00Z">
              <w:r w:rsidRPr="00B474F8">
                <w:rPr>
                  <w:rFonts w:ascii="Arial" w:hAnsi="Arial" w:cs="Arial"/>
                  <w:color w:val="000000" w:themeColor="text1"/>
                  <w:sz w:val="18"/>
                  <w:szCs w:val="18"/>
                </w:rPr>
                <w:t>RVSM</w:t>
              </w:r>
            </w:ins>
          </w:p>
        </w:tc>
        <w:tc>
          <w:tcPr>
            <w:tcW w:w="5902" w:type="dxa"/>
            <w:gridSpan w:val="4"/>
          </w:tcPr>
          <w:p w14:paraId="556BB9EB" w14:textId="77777777" w:rsidR="008B154B" w:rsidRPr="00B474F8" w:rsidRDefault="008B154B" w:rsidP="000912F0">
            <w:pPr>
              <w:autoSpaceDE w:val="0"/>
              <w:autoSpaceDN w:val="0"/>
              <w:adjustRightInd w:val="0"/>
              <w:jc w:val="both"/>
              <w:rPr>
                <w:ins w:id="923" w:author="Hoang Duc Thanh-OCC" w:date="2026-04-08T15:50:00Z"/>
                <w:rFonts w:ascii="Arial" w:hAnsi="Arial" w:cs="Arial"/>
                <w:color w:val="000000" w:themeColor="text1"/>
                <w:sz w:val="18"/>
                <w:szCs w:val="18"/>
              </w:rPr>
            </w:pPr>
            <w:ins w:id="924" w:author="Hoang Duc Thanh-OCC" w:date="2026-04-08T15:50:00Z">
              <w:r w:rsidRPr="00B474F8">
                <w:rPr>
                  <w:rFonts w:ascii="Arial" w:hAnsi="Arial" w:cs="Arial"/>
                  <w:color w:val="000000" w:themeColor="text1"/>
                  <w:sz w:val="18"/>
                  <w:szCs w:val="18"/>
                </w:rPr>
                <w:t>Required</w:t>
              </w:r>
            </w:ins>
          </w:p>
        </w:tc>
      </w:tr>
      <w:tr w:rsidR="008B154B" w:rsidRPr="00B474F8" w14:paraId="1D2A5E29" w14:textId="77777777" w:rsidTr="000912F0">
        <w:trPr>
          <w:ins w:id="925" w:author="Hoang Duc Thanh-OCC" w:date="2026-04-08T15:50:00Z"/>
        </w:trPr>
        <w:tc>
          <w:tcPr>
            <w:tcW w:w="1682" w:type="dxa"/>
            <w:vAlign w:val="center"/>
          </w:tcPr>
          <w:p w14:paraId="41147671" w14:textId="77777777" w:rsidR="008B154B" w:rsidRPr="00B474F8" w:rsidRDefault="008B154B" w:rsidP="000912F0">
            <w:pPr>
              <w:autoSpaceDE w:val="0"/>
              <w:autoSpaceDN w:val="0"/>
              <w:adjustRightInd w:val="0"/>
              <w:rPr>
                <w:ins w:id="926" w:author="Hoang Duc Thanh-OCC" w:date="2026-04-08T15:50:00Z"/>
                <w:rFonts w:ascii="Arial" w:hAnsi="Arial" w:cs="Arial"/>
                <w:color w:val="000000" w:themeColor="text1"/>
                <w:sz w:val="18"/>
                <w:szCs w:val="18"/>
              </w:rPr>
            </w:pPr>
            <w:ins w:id="927" w:author="Hoang Duc Thanh-OCC" w:date="2026-04-08T15:50:00Z">
              <w:r>
                <w:rPr>
                  <w:rFonts w:ascii="Arial" w:hAnsi="Arial" w:cs="Arial"/>
                  <w:color w:val="000000" w:themeColor="text1"/>
                  <w:sz w:val="18"/>
                  <w:szCs w:val="18"/>
                </w:rPr>
                <w:t>EDTO</w:t>
              </w:r>
            </w:ins>
          </w:p>
        </w:tc>
        <w:tc>
          <w:tcPr>
            <w:tcW w:w="5902" w:type="dxa"/>
            <w:gridSpan w:val="4"/>
          </w:tcPr>
          <w:p w14:paraId="49109B80" w14:textId="77777777" w:rsidR="008B154B" w:rsidRPr="00B474F8" w:rsidRDefault="008B154B" w:rsidP="000912F0">
            <w:pPr>
              <w:autoSpaceDE w:val="0"/>
              <w:autoSpaceDN w:val="0"/>
              <w:adjustRightInd w:val="0"/>
              <w:rPr>
                <w:ins w:id="928" w:author="Hoang Duc Thanh-OCC" w:date="2026-04-08T15:50:00Z"/>
                <w:rFonts w:ascii="Arial" w:hAnsi="Arial" w:cs="Arial"/>
                <w:color w:val="000000" w:themeColor="text1"/>
                <w:sz w:val="18"/>
                <w:szCs w:val="18"/>
              </w:rPr>
            </w:pPr>
            <w:ins w:id="929" w:author="Hoang Duc Thanh-OCC" w:date="2026-04-08T15:50:00Z">
              <w:r>
                <w:rPr>
                  <w:rFonts w:ascii="Arial" w:hAnsi="Arial" w:cs="Arial"/>
                  <w:sz w:val="18"/>
                  <w:szCs w:val="18"/>
                </w:rPr>
                <w:t>Not-required</w:t>
              </w:r>
            </w:ins>
          </w:p>
        </w:tc>
      </w:tr>
      <w:tr w:rsidR="008B154B" w:rsidRPr="00B474F8" w14:paraId="39126AC0" w14:textId="77777777" w:rsidTr="000912F0">
        <w:trPr>
          <w:ins w:id="930" w:author="Hoang Duc Thanh-OCC" w:date="2026-04-08T15:50:00Z"/>
        </w:trPr>
        <w:tc>
          <w:tcPr>
            <w:tcW w:w="1682" w:type="dxa"/>
            <w:vAlign w:val="center"/>
          </w:tcPr>
          <w:p w14:paraId="7D6B0A81" w14:textId="77777777" w:rsidR="008B154B" w:rsidRPr="00B474F8" w:rsidRDefault="008B154B" w:rsidP="000912F0">
            <w:pPr>
              <w:autoSpaceDE w:val="0"/>
              <w:autoSpaceDN w:val="0"/>
              <w:adjustRightInd w:val="0"/>
              <w:rPr>
                <w:ins w:id="931" w:author="Hoang Duc Thanh-OCC" w:date="2026-04-08T15:50:00Z"/>
                <w:rFonts w:ascii="Arial" w:hAnsi="Arial" w:cs="Arial"/>
                <w:color w:val="000000" w:themeColor="text1"/>
                <w:sz w:val="18"/>
                <w:szCs w:val="18"/>
              </w:rPr>
            </w:pPr>
            <w:ins w:id="932" w:author="Hoang Duc Thanh-OCC" w:date="2026-04-08T15:50:00Z">
              <w:r>
                <w:rPr>
                  <w:rFonts w:ascii="Arial" w:hAnsi="Arial" w:cs="Arial"/>
                  <w:color w:val="000000" w:themeColor="text1"/>
                  <w:sz w:val="18"/>
                  <w:szCs w:val="18"/>
                </w:rPr>
                <w:t>PBN</w:t>
              </w:r>
            </w:ins>
          </w:p>
        </w:tc>
        <w:tc>
          <w:tcPr>
            <w:tcW w:w="5902" w:type="dxa"/>
            <w:gridSpan w:val="4"/>
          </w:tcPr>
          <w:p w14:paraId="0E7EFF3C" w14:textId="77777777" w:rsidR="008B154B" w:rsidRPr="00B474F8" w:rsidRDefault="008B154B" w:rsidP="000912F0">
            <w:pPr>
              <w:autoSpaceDE w:val="0"/>
              <w:autoSpaceDN w:val="0"/>
              <w:adjustRightInd w:val="0"/>
              <w:jc w:val="both"/>
              <w:rPr>
                <w:ins w:id="933" w:author="Hoang Duc Thanh-OCC" w:date="2026-04-08T15:50:00Z"/>
                <w:rFonts w:ascii="Arial" w:hAnsi="Arial" w:cs="Arial"/>
                <w:color w:val="000000" w:themeColor="text1"/>
                <w:sz w:val="18"/>
                <w:szCs w:val="18"/>
              </w:rPr>
            </w:pPr>
            <w:ins w:id="934" w:author="Hoang Duc Thanh-OCC" w:date="2026-04-08T15:50:00Z">
              <w:r w:rsidRPr="00B474F8">
                <w:rPr>
                  <w:rFonts w:ascii="Arial" w:hAnsi="Arial" w:cs="Arial"/>
                  <w:color w:val="000000" w:themeColor="text1"/>
                  <w:sz w:val="18"/>
                  <w:szCs w:val="18"/>
                </w:rPr>
                <w:t>RNAV2</w:t>
              </w:r>
              <w:r>
                <w:rPr>
                  <w:rFonts w:ascii="Arial" w:hAnsi="Arial" w:cs="Arial"/>
                  <w:color w:val="000000" w:themeColor="text1"/>
                  <w:sz w:val="18"/>
                  <w:szCs w:val="18"/>
                </w:rPr>
                <w:t>, RNAV5</w:t>
              </w:r>
            </w:ins>
          </w:p>
        </w:tc>
      </w:tr>
      <w:tr w:rsidR="008B154B" w:rsidRPr="00B474F8" w14:paraId="607F8DCC" w14:textId="77777777" w:rsidTr="000912F0">
        <w:trPr>
          <w:ins w:id="935" w:author="Hoang Duc Thanh-OCC" w:date="2026-04-08T15:50:00Z"/>
        </w:trPr>
        <w:tc>
          <w:tcPr>
            <w:tcW w:w="1682" w:type="dxa"/>
            <w:vAlign w:val="center"/>
          </w:tcPr>
          <w:p w14:paraId="12962C4F" w14:textId="77777777" w:rsidR="008B154B" w:rsidRDefault="008B154B" w:rsidP="000912F0">
            <w:pPr>
              <w:autoSpaceDE w:val="0"/>
              <w:autoSpaceDN w:val="0"/>
              <w:adjustRightInd w:val="0"/>
              <w:rPr>
                <w:ins w:id="936" w:author="Hoang Duc Thanh-OCC" w:date="2026-04-08T15:50:00Z"/>
                <w:rFonts w:ascii="Arial" w:hAnsi="Arial" w:cs="Arial"/>
                <w:color w:val="000000" w:themeColor="text1"/>
                <w:sz w:val="18"/>
                <w:szCs w:val="18"/>
              </w:rPr>
            </w:pPr>
            <w:ins w:id="937" w:author="Hoang Duc Thanh-OCC" w:date="2026-04-08T15:50:00Z">
              <w:r>
                <w:rPr>
                  <w:rFonts w:ascii="Arial" w:hAnsi="Arial" w:cs="Arial"/>
                  <w:color w:val="000000" w:themeColor="text1"/>
                  <w:sz w:val="18"/>
                  <w:szCs w:val="18"/>
                </w:rPr>
                <w:t>Datalink</w:t>
              </w:r>
            </w:ins>
          </w:p>
        </w:tc>
        <w:tc>
          <w:tcPr>
            <w:tcW w:w="5902" w:type="dxa"/>
            <w:gridSpan w:val="4"/>
          </w:tcPr>
          <w:p w14:paraId="262E7D09" w14:textId="77777777" w:rsidR="008B154B" w:rsidRPr="00B474F8" w:rsidRDefault="008B154B" w:rsidP="000912F0">
            <w:pPr>
              <w:autoSpaceDE w:val="0"/>
              <w:autoSpaceDN w:val="0"/>
              <w:adjustRightInd w:val="0"/>
              <w:jc w:val="both"/>
              <w:rPr>
                <w:ins w:id="938" w:author="Hoang Duc Thanh-OCC" w:date="2026-04-08T15:50:00Z"/>
                <w:rFonts w:ascii="Arial" w:hAnsi="Arial" w:cs="Arial"/>
                <w:color w:val="000000" w:themeColor="text1"/>
                <w:sz w:val="18"/>
                <w:szCs w:val="18"/>
              </w:rPr>
            </w:pPr>
            <w:ins w:id="939" w:author="Hoang Duc Thanh-OCC" w:date="2026-04-08T15:50:00Z">
              <w:r>
                <w:rPr>
                  <w:rFonts w:ascii="Arial" w:hAnsi="Arial" w:cs="Arial"/>
                  <w:color w:val="000000" w:themeColor="text1"/>
                  <w:sz w:val="18"/>
                  <w:szCs w:val="18"/>
                </w:rPr>
                <w:t>CPDLC/ ADS-C, ADS-B, PBCS</w:t>
              </w:r>
            </w:ins>
          </w:p>
        </w:tc>
      </w:tr>
      <w:tr w:rsidR="008B154B" w:rsidRPr="00B474F8" w14:paraId="7FD15613" w14:textId="77777777" w:rsidTr="000912F0">
        <w:trPr>
          <w:ins w:id="940" w:author="Hoang Duc Thanh-OCC" w:date="2026-04-08T15:50:00Z"/>
        </w:trPr>
        <w:tc>
          <w:tcPr>
            <w:tcW w:w="1682" w:type="dxa"/>
            <w:vAlign w:val="center"/>
          </w:tcPr>
          <w:p w14:paraId="186FA88C" w14:textId="77777777" w:rsidR="008B154B" w:rsidRPr="00B474F8" w:rsidRDefault="008B154B" w:rsidP="000912F0">
            <w:pPr>
              <w:autoSpaceDE w:val="0"/>
              <w:autoSpaceDN w:val="0"/>
              <w:adjustRightInd w:val="0"/>
              <w:rPr>
                <w:ins w:id="941" w:author="Hoang Duc Thanh-OCC" w:date="2026-04-08T15:50:00Z"/>
                <w:rFonts w:ascii="Arial" w:hAnsi="Arial" w:cs="Arial"/>
                <w:color w:val="000000" w:themeColor="text1"/>
                <w:sz w:val="18"/>
                <w:szCs w:val="18"/>
              </w:rPr>
            </w:pPr>
            <w:ins w:id="942" w:author="Hoang Duc Thanh-OCC" w:date="2026-04-08T15:50:00Z">
              <w:r w:rsidRPr="00B474F8">
                <w:rPr>
                  <w:rFonts w:ascii="Arial" w:hAnsi="Arial" w:cs="Arial"/>
                  <w:color w:val="000000" w:themeColor="text1"/>
                  <w:sz w:val="18"/>
                  <w:szCs w:val="18"/>
                </w:rPr>
                <w:t>Flight level</w:t>
              </w:r>
            </w:ins>
          </w:p>
        </w:tc>
        <w:tc>
          <w:tcPr>
            <w:tcW w:w="5902" w:type="dxa"/>
            <w:gridSpan w:val="4"/>
          </w:tcPr>
          <w:p w14:paraId="0EA1C9BF" w14:textId="77777777" w:rsidR="008B154B" w:rsidRPr="00B474F8" w:rsidRDefault="008B154B" w:rsidP="000912F0">
            <w:pPr>
              <w:autoSpaceDE w:val="0"/>
              <w:autoSpaceDN w:val="0"/>
              <w:adjustRightInd w:val="0"/>
              <w:jc w:val="both"/>
              <w:rPr>
                <w:ins w:id="943" w:author="Hoang Duc Thanh-OCC" w:date="2026-04-08T15:50:00Z"/>
                <w:rFonts w:ascii="Arial" w:hAnsi="Arial" w:cs="Arial"/>
                <w:color w:val="000000" w:themeColor="text1"/>
                <w:sz w:val="18"/>
                <w:szCs w:val="18"/>
              </w:rPr>
            </w:pPr>
            <w:ins w:id="944" w:author="Hoang Duc Thanh-OCC" w:date="2026-04-08T15:50:00Z">
              <w:r w:rsidRPr="00B474F8">
                <w:rPr>
                  <w:rFonts w:ascii="Arial" w:hAnsi="Arial" w:cs="Arial"/>
                  <w:color w:val="000000" w:themeColor="text1"/>
                  <w:sz w:val="18"/>
                  <w:szCs w:val="18"/>
                </w:rPr>
                <w:t>MIN – MAX: GND – FL410</w:t>
              </w:r>
            </w:ins>
          </w:p>
          <w:p w14:paraId="6FC5516B" w14:textId="77777777" w:rsidR="008B154B" w:rsidRPr="00B474F8" w:rsidRDefault="008B154B" w:rsidP="000912F0">
            <w:pPr>
              <w:autoSpaceDE w:val="0"/>
              <w:autoSpaceDN w:val="0"/>
              <w:adjustRightInd w:val="0"/>
              <w:jc w:val="both"/>
              <w:rPr>
                <w:ins w:id="945" w:author="Hoang Duc Thanh-OCC" w:date="2026-04-08T15:50:00Z"/>
                <w:rFonts w:ascii="Arial" w:hAnsi="Arial" w:cs="Arial"/>
                <w:color w:val="000000" w:themeColor="text1"/>
                <w:sz w:val="18"/>
                <w:szCs w:val="18"/>
              </w:rPr>
            </w:pPr>
            <w:ins w:id="946" w:author="Hoang Duc Thanh-OCC" w:date="2026-04-08T15:50: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p>
        </w:tc>
      </w:tr>
      <w:tr w:rsidR="008B154B" w:rsidRPr="00B474F8" w14:paraId="2EE57B43" w14:textId="77777777" w:rsidTr="000912F0">
        <w:trPr>
          <w:trHeight w:val="295"/>
          <w:ins w:id="947" w:author="Hoang Duc Thanh-OCC" w:date="2026-04-08T15:50:00Z"/>
        </w:trPr>
        <w:tc>
          <w:tcPr>
            <w:tcW w:w="1682" w:type="dxa"/>
            <w:vAlign w:val="center"/>
          </w:tcPr>
          <w:p w14:paraId="1CE01FCC" w14:textId="77777777" w:rsidR="008B154B" w:rsidRPr="00B474F8" w:rsidRDefault="008B154B" w:rsidP="000912F0">
            <w:pPr>
              <w:autoSpaceDE w:val="0"/>
              <w:autoSpaceDN w:val="0"/>
              <w:adjustRightInd w:val="0"/>
              <w:rPr>
                <w:ins w:id="948" w:author="Hoang Duc Thanh-OCC" w:date="2026-04-08T15:50:00Z"/>
                <w:rFonts w:ascii="Arial" w:hAnsi="Arial" w:cs="Arial"/>
                <w:color w:val="000000" w:themeColor="text1"/>
                <w:sz w:val="18"/>
                <w:szCs w:val="18"/>
              </w:rPr>
            </w:pPr>
            <w:ins w:id="949" w:author="Hoang Duc Thanh-OCC" w:date="2026-04-08T15:50:00Z">
              <w:r w:rsidRPr="00B474F8">
                <w:rPr>
                  <w:rFonts w:ascii="Arial" w:hAnsi="Arial" w:cs="Arial"/>
                  <w:color w:val="000000" w:themeColor="text1"/>
                  <w:sz w:val="18"/>
                  <w:szCs w:val="18"/>
                </w:rPr>
                <w:t>Restriction</w:t>
              </w:r>
            </w:ins>
          </w:p>
        </w:tc>
        <w:tc>
          <w:tcPr>
            <w:tcW w:w="5902" w:type="dxa"/>
            <w:gridSpan w:val="4"/>
            <w:vAlign w:val="center"/>
          </w:tcPr>
          <w:p w14:paraId="5D30A98D" w14:textId="77777777" w:rsidR="008B154B" w:rsidRPr="00B474F8" w:rsidRDefault="008B154B" w:rsidP="000912F0">
            <w:pPr>
              <w:autoSpaceDE w:val="0"/>
              <w:autoSpaceDN w:val="0"/>
              <w:adjustRightInd w:val="0"/>
              <w:rPr>
                <w:ins w:id="950" w:author="Hoang Duc Thanh-OCC" w:date="2026-04-08T15:50:00Z"/>
                <w:rFonts w:ascii="Arial" w:hAnsi="Arial" w:cs="Arial"/>
                <w:color w:val="000000" w:themeColor="text1"/>
                <w:sz w:val="18"/>
                <w:szCs w:val="18"/>
              </w:rPr>
            </w:pPr>
            <w:ins w:id="951" w:author="Hoang Duc Thanh-OCC" w:date="2026-04-08T15:50:00Z">
              <w:r w:rsidRPr="00B474F8">
                <w:rPr>
                  <w:rFonts w:ascii="Arial" w:hAnsi="Arial" w:cs="Arial"/>
                  <w:color w:val="000000" w:themeColor="text1"/>
                  <w:sz w:val="18"/>
                  <w:szCs w:val="18"/>
                </w:rPr>
                <w:t>NIL</w:t>
              </w:r>
            </w:ins>
          </w:p>
        </w:tc>
      </w:tr>
      <w:tr w:rsidR="008B154B" w:rsidRPr="003443AF" w14:paraId="59A0EFBF" w14:textId="77777777" w:rsidTr="000912F0">
        <w:trPr>
          <w:ins w:id="952" w:author="Hoang Duc Thanh-OCC" w:date="2026-04-08T15:50:00Z"/>
        </w:trPr>
        <w:tc>
          <w:tcPr>
            <w:tcW w:w="7584" w:type="dxa"/>
            <w:gridSpan w:val="5"/>
            <w:shd w:val="clear" w:color="auto" w:fill="323E4F" w:themeFill="text2" w:themeFillShade="BF"/>
          </w:tcPr>
          <w:p w14:paraId="34B6888A" w14:textId="77777777" w:rsidR="008B154B" w:rsidRPr="003443AF" w:rsidRDefault="008B154B" w:rsidP="000912F0">
            <w:pPr>
              <w:pStyle w:val="ListParagraph"/>
              <w:numPr>
                <w:ilvl w:val="0"/>
                <w:numId w:val="3"/>
              </w:numPr>
              <w:autoSpaceDE w:val="0"/>
              <w:autoSpaceDN w:val="0"/>
              <w:adjustRightInd w:val="0"/>
              <w:jc w:val="both"/>
              <w:rPr>
                <w:ins w:id="953" w:author="Hoang Duc Thanh-OCC" w:date="2026-04-08T15:50:00Z"/>
                <w:rFonts w:ascii="Arial" w:hAnsi="Arial" w:cs="Arial"/>
                <w:b/>
                <w:color w:val="000000" w:themeColor="text1"/>
                <w:sz w:val="18"/>
                <w:szCs w:val="18"/>
              </w:rPr>
              <w:pPrChange w:id="954" w:author="Hoang Duc Thanh-OCC" w:date="2026-09-03T10:24:00Z">
                <w:pPr>
                  <w:pStyle w:val="ListParagraph"/>
                  <w:numPr>
                    <w:numId w:val="45"/>
                  </w:numPr>
                  <w:autoSpaceDE w:val="0"/>
                  <w:autoSpaceDN w:val="0"/>
                  <w:adjustRightInd w:val="0"/>
                  <w:ind w:hanging="360"/>
                  <w:jc w:val="both"/>
                </w:pPr>
              </w:pPrChange>
            </w:pPr>
            <w:ins w:id="955" w:author="Hoang Duc Thanh-OCC" w:date="2026-04-08T15:50:00Z">
              <w:r>
                <w:rPr>
                  <w:rFonts w:ascii="Arial" w:hAnsi="Arial" w:cs="Arial"/>
                  <w:b/>
                  <w:color w:val="FFFFFF" w:themeColor="background1"/>
                  <w:sz w:val="18"/>
                  <w:szCs w:val="18"/>
                </w:rPr>
                <w:t xml:space="preserve">HAN – OKJ – HAN </w:t>
              </w:r>
            </w:ins>
          </w:p>
        </w:tc>
      </w:tr>
      <w:tr w:rsidR="008B154B" w:rsidRPr="00B474F8" w14:paraId="56A38719" w14:textId="77777777" w:rsidTr="000912F0">
        <w:trPr>
          <w:ins w:id="956" w:author="Hoang Duc Thanh-OCC" w:date="2026-04-08T15:50:00Z"/>
        </w:trPr>
        <w:tc>
          <w:tcPr>
            <w:tcW w:w="1682" w:type="dxa"/>
            <w:vMerge w:val="restart"/>
            <w:vAlign w:val="center"/>
          </w:tcPr>
          <w:p w14:paraId="0E1A5585" w14:textId="77777777" w:rsidR="008B154B" w:rsidRPr="00B474F8" w:rsidRDefault="008B154B" w:rsidP="000912F0">
            <w:pPr>
              <w:autoSpaceDE w:val="0"/>
              <w:autoSpaceDN w:val="0"/>
              <w:adjustRightInd w:val="0"/>
              <w:rPr>
                <w:ins w:id="957" w:author="Hoang Duc Thanh-OCC" w:date="2026-04-08T15:50:00Z"/>
                <w:rFonts w:ascii="Arial" w:hAnsi="Arial" w:cs="Arial"/>
                <w:color w:val="000000" w:themeColor="text1"/>
                <w:sz w:val="18"/>
                <w:szCs w:val="18"/>
              </w:rPr>
            </w:pPr>
          </w:p>
        </w:tc>
        <w:tc>
          <w:tcPr>
            <w:tcW w:w="853" w:type="dxa"/>
          </w:tcPr>
          <w:p w14:paraId="234F8EB5" w14:textId="77777777" w:rsidR="008B154B" w:rsidRPr="00B474F8" w:rsidRDefault="008B154B" w:rsidP="000912F0">
            <w:pPr>
              <w:autoSpaceDE w:val="0"/>
              <w:autoSpaceDN w:val="0"/>
              <w:adjustRightInd w:val="0"/>
              <w:jc w:val="center"/>
              <w:rPr>
                <w:ins w:id="958" w:author="Hoang Duc Thanh-OCC" w:date="2026-04-08T15:50:00Z"/>
                <w:rFonts w:ascii="Arial" w:hAnsi="Arial" w:cs="Arial"/>
                <w:color w:val="000000" w:themeColor="text1"/>
                <w:sz w:val="18"/>
                <w:szCs w:val="18"/>
              </w:rPr>
            </w:pPr>
            <w:ins w:id="959" w:author="Hoang Duc Thanh-OCC" w:date="2026-04-08T15:50:00Z">
              <w:r>
                <w:rPr>
                  <w:rFonts w:ascii="Arial" w:hAnsi="Arial" w:cs="Arial"/>
                  <w:color w:val="000000" w:themeColor="text1"/>
                  <w:sz w:val="18"/>
                  <w:szCs w:val="18"/>
                </w:rPr>
                <w:t>VVNB</w:t>
              </w:r>
            </w:ins>
          </w:p>
        </w:tc>
        <w:tc>
          <w:tcPr>
            <w:tcW w:w="917" w:type="dxa"/>
          </w:tcPr>
          <w:p w14:paraId="3E2282DB" w14:textId="77777777" w:rsidR="008B154B" w:rsidRPr="00B474F8" w:rsidRDefault="008B154B" w:rsidP="000912F0">
            <w:pPr>
              <w:autoSpaceDE w:val="0"/>
              <w:autoSpaceDN w:val="0"/>
              <w:adjustRightInd w:val="0"/>
              <w:jc w:val="center"/>
              <w:rPr>
                <w:ins w:id="960" w:author="Hoang Duc Thanh-OCC" w:date="2026-04-08T15:50:00Z"/>
                <w:rFonts w:ascii="Arial" w:hAnsi="Arial" w:cs="Arial"/>
                <w:color w:val="000000" w:themeColor="text1"/>
                <w:sz w:val="18"/>
                <w:szCs w:val="18"/>
              </w:rPr>
            </w:pPr>
            <w:ins w:id="961" w:author="Hoang Duc Thanh-OCC" w:date="2026-04-08T15:50:00Z">
              <w:r>
                <w:rPr>
                  <w:rFonts w:ascii="Arial" w:hAnsi="Arial" w:cs="Arial"/>
                  <w:color w:val="000000" w:themeColor="text1"/>
                  <w:sz w:val="18"/>
                  <w:szCs w:val="18"/>
                </w:rPr>
                <w:t>RJOB</w:t>
              </w:r>
            </w:ins>
          </w:p>
        </w:tc>
        <w:tc>
          <w:tcPr>
            <w:tcW w:w="1696" w:type="dxa"/>
          </w:tcPr>
          <w:p w14:paraId="4D02E1E0" w14:textId="77777777" w:rsidR="008B154B" w:rsidRPr="00B474F8" w:rsidRDefault="008B154B" w:rsidP="000912F0">
            <w:pPr>
              <w:autoSpaceDE w:val="0"/>
              <w:autoSpaceDN w:val="0"/>
              <w:adjustRightInd w:val="0"/>
              <w:jc w:val="center"/>
              <w:rPr>
                <w:ins w:id="962" w:author="Hoang Duc Thanh-OCC" w:date="2026-04-08T15:50:00Z"/>
                <w:rFonts w:ascii="Arial" w:hAnsi="Arial" w:cs="Arial"/>
                <w:color w:val="000000" w:themeColor="text1"/>
                <w:sz w:val="18"/>
                <w:szCs w:val="18"/>
              </w:rPr>
            </w:pPr>
            <w:ins w:id="963" w:author="Hoang Duc Thanh-OCC" w:date="2026-04-08T15:50:00Z">
              <w:r>
                <w:rPr>
                  <w:rFonts w:ascii="Arial" w:hAnsi="Arial" w:cs="Arial"/>
                  <w:color w:val="000000" w:themeColor="text1"/>
                  <w:sz w:val="18"/>
                  <w:szCs w:val="18"/>
                </w:rPr>
                <w:t>HANOKJ01</w:t>
              </w:r>
            </w:ins>
          </w:p>
        </w:tc>
        <w:tc>
          <w:tcPr>
            <w:tcW w:w="2436" w:type="dxa"/>
          </w:tcPr>
          <w:p w14:paraId="02A031CF" w14:textId="77777777" w:rsidR="008B154B" w:rsidRPr="00B474F8" w:rsidRDefault="008B154B" w:rsidP="000912F0">
            <w:pPr>
              <w:autoSpaceDE w:val="0"/>
              <w:autoSpaceDN w:val="0"/>
              <w:adjustRightInd w:val="0"/>
              <w:rPr>
                <w:ins w:id="964" w:author="Hoang Duc Thanh-OCC" w:date="2026-04-08T15:50:00Z"/>
                <w:rFonts w:ascii="Arial" w:hAnsi="Arial" w:cs="Arial"/>
                <w:color w:val="000000" w:themeColor="text1"/>
                <w:sz w:val="18"/>
                <w:szCs w:val="18"/>
              </w:rPr>
            </w:pPr>
            <w:ins w:id="965" w:author="Hoang Duc Thanh-OCC" w:date="2026-04-08T15:50:00Z">
              <w:r>
                <w:rPr>
                  <w:rFonts w:ascii="Arial" w:hAnsi="Arial" w:cs="Arial"/>
                  <w:color w:val="000000" w:themeColor="text1"/>
                  <w:sz w:val="18"/>
                  <w:szCs w:val="18"/>
                </w:rPr>
                <w:t>RJFF, RJBB, RJOO</w:t>
              </w:r>
            </w:ins>
          </w:p>
        </w:tc>
      </w:tr>
      <w:tr w:rsidR="008B154B" w:rsidRPr="00B474F8" w14:paraId="62B52F5B" w14:textId="77777777" w:rsidTr="000912F0">
        <w:trPr>
          <w:ins w:id="966" w:author="Hoang Duc Thanh-OCC" w:date="2026-04-08T15:50:00Z"/>
        </w:trPr>
        <w:tc>
          <w:tcPr>
            <w:tcW w:w="1682" w:type="dxa"/>
            <w:vMerge/>
            <w:vAlign w:val="center"/>
          </w:tcPr>
          <w:p w14:paraId="5A82AD10" w14:textId="77777777" w:rsidR="008B154B" w:rsidRPr="00B474F8" w:rsidRDefault="008B154B" w:rsidP="000912F0">
            <w:pPr>
              <w:autoSpaceDE w:val="0"/>
              <w:autoSpaceDN w:val="0"/>
              <w:adjustRightInd w:val="0"/>
              <w:rPr>
                <w:ins w:id="967" w:author="Hoang Duc Thanh-OCC" w:date="2026-04-08T15:50:00Z"/>
                <w:rFonts w:ascii="Arial" w:hAnsi="Arial" w:cs="Arial"/>
                <w:color w:val="000000" w:themeColor="text1"/>
                <w:sz w:val="18"/>
                <w:szCs w:val="18"/>
              </w:rPr>
            </w:pPr>
          </w:p>
        </w:tc>
        <w:tc>
          <w:tcPr>
            <w:tcW w:w="853" w:type="dxa"/>
          </w:tcPr>
          <w:p w14:paraId="62362DA1" w14:textId="77777777" w:rsidR="008B154B" w:rsidRPr="00B474F8" w:rsidRDefault="008B154B" w:rsidP="000912F0">
            <w:pPr>
              <w:autoSpaceDE w:val="0"/>
              <w:autoSpaceDN w:val="0"/>
              <w:adjustRightInd w:val="0"/>
              <w:jc w:val="center"/>
              <w:rPr>
                <w:ins w:id="968" w:author="Hoang Duc Thanh-OCC" w:date="2026-04-08T15:50:00Z"/>
                <w:rFonts w:ascii="Arial" w:hAnsi="Arial" w:cs="Arial"/>
                <w:color w:val="000000" w:themeColor="text1"/>
                <w:sz w:val="18"/>
                <w:szCs w:val="18"/>
              </w:rPr>
            </w:pPr>
            <w:ins w:id="969" w:author="Hoang Duc Thanh-OCC" w:date="2026-04-08T15:50:00Z">
              <w:r>
                <w:rPr>
                  <w:rFonts w:ascii="Arial" w:hAnsi="Arial" w:cs="Arial"/>
                  <w:color w:val="000000" w:themeColor="text1"/>
                  <w:sz w:val="18"/>
                  <w:szCs w:val="18"/>
                </w:rPr>
                <w:t>RJOB</w:t>
              </w:r>
            </w:ins>
          </w:p>
        </w:tc>
        <w:tc>
          <w:tcPr>
            <w:tcW w:w="917" w:type="dxa"/>
          </w:tcPr>
          <w:p w14:paraId="53816C21" w14:textId="77777777" w:rsidR="008B154B" w:rsidRPr="00B474F8" w:rsidRDefault="008B154B" w:rsidP="000912F0">
            <w:pPr>
              <w:autoSpaceDE w:val="0"/>
              <w:autoSpaceDN w:val="0"/>
              <w:adjustRightInd w:val="0"/>
              <w:jc w:val="center"/>
              <w:rPr>
                <w:ins w:id="970" w:author="Hoang Duc Thanh-OCC" w:date="2026-04-08T15:50:00Z"/>
                <w:rFonts w:ascii="Arial" w:hAnsi="Arial" w:cs="Arial"/>
                <w:color w:val="000000" w:themeColor="text1"/>
                <w:sz w:val="18"/>
                <w:szCs w:val="18"/>
              </w:rPr>
            </w:pPr>
            <w:ins w:id="971" w:author="Hoang Duc Thanh-OCC" w:date="2026-04-08T15:50:00Z">
              <w:r>
                <w:rPr>
                  <w:rFonts w:ascii="Arial" w:hAnsi="Arial" w:cs="Arial"/>
                  <w:color w:val="000000" w:themeColor="text1"/>
                  <w:sz w:val="18"/>
                  <w:szCs w:val="18"/>
                </w:rPr>
                <w:t>VVNB</w:t>
              </w:r>
            </w:ins>
          </w:p>
        </w:tc>
        <w:tc>
          <w:tcPr>
            <w:tcW w:w="1696" w:type="dxa"/>
          </w:tcPr>
          <w:p w14:paraId="271E0462" w14:textId="77777777" w:rsidR="008B154B" w:rsidRPr="00B474F8" w:rsidRDefault="008B154B" w:rsidP="000912F0">
            <w:pPr>
              <w:autoSpaceDE w:val="0"/>
              <w:autoSpaceDN w:val="0"/>
              <w:adjustRightInd w:val="0"/>
              <w:jc w:val="center"/>
              <w:rPr>
                <w:ins w:id="972" w:author="Hoang Duc Thanh-OCC" w:date="2026-04-08T15:50:00Z"/>
                <w:rFonts w:ascii="Arial" w:hAnsi="Arial" w:cs="Arial"/>
                <w:color w:val="000000" w:themeColor="text1"/>
                <w:sz w:val="18"/>
                <w:szCs w:val="18"/>
              </w:rPr>
            </w:pPr>
            <w:ins w:id="973" w:author="Hoang Duc Thanh-OCC" w:date="2026-04-08T15:50:00Z">
              <w:r>
                <w:rPr>
                  <w:rFonts w:ascii="Arial" w:hAnsi="Arial" w:cs="Arial"/>
                  <w:color w:val="000000" w:themeColor="text1"/>
                  <w:sz w:val="18"/>
                  <w:szCs w:val="18"/>
                </w:rPr>
                <w:t>OKJHAN01</w:t>
              </w:r>
            </w:ins>
          </w:p>
        </w:tc>
        <w:tc>
          <w:tcPr>
            <w:tcW w:w="2436" w:type="dxa"/>
          </w:tcPr>
          <w:p w14:paraId="459AE7A3" w14:textId="77777777" w:rsidR="008B154B" w:rsidRPr="00B474F8" w:rsidRDefault="008B154B" w:rsidP="000912F0">
            <w:pPr>
              <w:autoSpaceDE w:val="0"/>
              <w:autoSpaceDN w:val="0"/>
              <w:adjustRightInd w:val="0"/>
              <w:rPr>
                <w:ins w:id="974" w:author="Hoang Duc Thanh-OCC" w:date="2026-04-08T15:50:00Z"/>
                <w:rFonts w:ascii="Arial" w:hAnsi="Arial" w:cs="Arial"/>
                <w:color w:val="000000" w:themeColor="text1"/>
                <w:sz w:val="18"/>
                <w:szCs w:val="18"/>
              </w:rPr>
            </w:pPr>
            <w:ins w:id="975" w:author="Hoang Duc Thanh-OCC" w:date="2026-04-08T15:50:00Z">
              <w:r>
                <w:rPr>
                  <w:rFonts w:ascii="Arial" w:hAnsi="Arial" w:cs="Arial"/>
                  <w:color w:val="000000" w:themeColor="text1"/>
                  <w:sz w:val="18"/>
                  <w:szCs w:val="18"/>
                </w:rPr>
                <w:t>VVVH, VVCI</w:t>
              </w:r>
            </w:ins>
          </w:p>
        </w:tc>
      </w:tr>
      <w:tr w:rsidR="008B154B" w:rsidRPr="00B474F8" w14:paraId="45A0DE93" w14:textId="77777777" w:rsidTr="000912F0">
        <w:trPr>
          <w:ins w:id="976" w:author="Hoang Duc Thanh-OCC" w:date="2026-04-08T15:50:00Z"/>
        </w:trPr>
        <w:tc>
          <w:tcPr>
            <w:tcW w:w="1682" w:type="dxa"/>
            <w:vAlign w:val="center"/>
          </w:tcPr>
          <w:p w14:paraId="5BE6996A" w14:textId="77777777" w:rsidR="008B154B" w:rsidRPr="00B474F8" w:rsidRDefault="008B154B" w:rsidP="000912F0">
            <w:pPr>
              <w:autoSpaceDE w:val="0"/>
              <w:autoSpaceDN w:val="0"/>
              <w:adjustRightInd w:val="0"/>
              <w:rPr>
                <w:ins w:id="977" w:author="Hoang Duc Thanh-OCC" w:date="2026-04-08T15:50:00Z"/>
                <w:rFonts w:ascii="Arial" w:hAnsi="Arial" w:cs="Arial"/>
                <w:color w:val="000000" w:themeColor="text1"/>
                <w:sz w:val="18"/>
                <w:szCs w:val="18"/>
              </w:rPr>
            </w:pPr>
            <w:ins w:id="978" w:author="Hoang Duc Thanh-OCC" w:date="2026-04-08T15:50:00Z">
              <w:r>
                <w:rPr>
                  <w:rFonts w:ascii="Arial" w:hAnsi="Arial" w:cs="Arial"/>
                  <w:color w:val="000000" w:themeColor="text1"/>
                  <w:sz w:val="18"/>
                  <w:szCs w:val="18"/>
                </w:rPr>
                <w:t>Area Operation</w:t>
              </w:r>
            </w:ins>
          </w:p>
        </w:tc>
        <w:tc>
          <w:tcPr>
            <w:tcW w:w="5902" w:type="dxa"/>
            <w:gridSpan w:val="4"/>
          </w:tcPr>
          <w:p w14:paraId="38984BCE" w14:textId="77777777" w:rsidR="008B154B" w:rsidRPr="00B474F8" w:rsidRDefault="008B154B" w:rsidP="000912F0">
            <w:pPr>
              <w:autoSpaceDE w:val="0"/>
              <w:autoSpaceDN w:val="0"/>
              <w:adjustRightInd w:val="0"/>
              <w:rPr>
                <w:ins w:id="979" w:author="Hoang Duc Thanh-OCC" w:date="2026-04-08T15:50:00Z"/>
                <w:rFonts w:ascii="Arial" w:hAnsi="Arial" w:cs="Arial"/>
                <w:color w:val="000000" w:themeColor="text1"/>
                <w:sz w:val="18"/>
                <w:szCs w:val="18"/>
              </w:rPr>
            </w:pPr>
            <w:ins w:id="980" w:author="Hoang Duc Thanh-OCC" w:date="2026-04-08T15:50:00Z">
              <w:r>
                <w:rPr>
                  <w:rFonts w:ascii="Arial" w:hAnsi="Arial" w:cs="Arial"/>
                  <w:color w:val="000000" w:themeColor="text1"/>
                  <w:sz w:val="18"/>
                  <w:szCs w:val="18"/>
                </w:rPr>
                <w:t>MID/ASIA</w:t>
              </w:r>
            </w:ins>
          </w:p>
        </w:tc>
      </w:tr>
      <w:tr w:rsidR="008B154B" w:rsidRPr="00B474F8" w14:paraId="628B460D" w14:textId="77777777" w:rsidTr="000912F0">
        <w:trPr>
          <w:ins w:id="981" w:author="Hoang Duc Thanh-OCC" w:date="2026-04-08T15:50:00Z"/>
        </w:trPr>
        <w:tc>
          <w:tcPr>
            <w:tcW w:w="1682" w:type="dxa"/>
            <w:vAlign w:val="center"/>
          </w:tcPr>
          <w:p w14:paraId="478784D8" w14:textId="77777777" w:rsidR="008B154B" w:rsidRPr="00B474F8" w:rsidRDefault="008B154B" w:rsidP="000912F0">
            <w:pPr>
              <w:autoSpaceDE w:val="0"/>
              <w:autoSpaceDN w:val="0"/>
              <w:adjustRightInd w:val="0"/>
              <w:rPr>
                <w:ins w:id="982" w:author="Hoang Duc Thanh-OCC" w:date="2026-04-08T15:50:00Z"/>
                <w:rFonts w:ascii="Arial" w:hAnsi="Arial" w:cs="Arial"/>
                <w:color w:val="000000" w:themeColor="text1"/>
                <w:sz w:val="18"/>
                <w:szCs w:val="18"/>
              </w:rPr>
            </w:pPr>
            <w:ins w:id="983" w:author="Hoang Duc Thanh-OCC" w:date="2026-04-08T15:50:00Z">
              <w:r w:rsidRPr="00B474F8">
                <w:rPr>
                  <w:rFonts w:ascii="Arial" w:hAnsi="Arial" w:cs="Arial"/>
                  <w:color w:val="000000" w:themeColor="text1"/>
                  <w:sz w:val="18"/>
                  <w:szCs w:val="18"/>
                </w:rPr>
                <w:t>Preferred Enroute Alternate Airport</w:t>
              </w:r>
            </w:ins>
          </w:p>
        </w:tc>
        <w:tc>
          <w:tcPr>
            <w:tcW w:w="5902" w:type="dxa"/>
            <w:gridSpan w:val="4"/>
            <w:vAlign w:val="center"/>
          </w:tcPr>
          <w:p w14:paraId="35002B56" w14:textId="77777777" w:rsidR="008B154B" w:rsidRPr="00B474F8" w:rsidRDefault="008B154B" w:rsidP="000912F0">
            <w:pPr>
              <w:autoSpaceDE w:val="0"/>
              <w:autoSpaceDN w:val="0"/>
              <w:adjustRightInd w:val="0"/>
              <w:rPr>
                <w:ins w:id="984" w:author="Hoang Duc Thanh-OCC" w:date="2026-04-08T15:50:00Z"/>
                <w:rFonts w:ascii="Arial" w:hAnsi="Arial" w:cs="Arial"/>
                <w:color w:val="000000" w:themeColor="text1"/>
                <w:sz w:val="18"/>
                <w:szCs w:val="18"/>
              </w:rPr>
            </w:pPr>
            <w:ins w:id="985" w:author="Hoang Duc Thanh-OCC" w:date="2026-04-08T15:50:00Z">
              <w:r>
                <w:rPr>
                  <w:rFonts w:ascii="Arial" w:hAnsi="Arial" w:cs="Arial"/>
                  <w:color w:val="000000" w:themeColor="text1"/>
                  <w:sz w:val="18"/>
                  <w:szCs w:val="18"/>
                </w:rPr>
                <w:t>VVDN, ZGGG, VHHH, RCTP, RJFF, RJBB</w:t>
              </w:r>
            </w:ins>
          </w:p>
        </w:tc>
      </w:tr>
      <w:tr w:rsidR="008B154B" w:rsidRPr="00B474F8" w14:paraId="3A815466" w14:textId="77777777" w:rsidTr="000912F0">
        <w:trPr>
          <w:ins w:id="986" w:author="Hoang Duc Thanh-OCC" w:date="2026-04-08T15:50:00Z"/>
        </w:trPr>
        <w:tc>
          <w:tcPr>
            <w:tcW w:w="1682" w:type="dxa"/>
            <w:vAlign w:val="center"/>
          </w:tcPr>
          <w:p w14:paraId="140B4953" w14:textId="77777777" w:rsidR="008B154B" w:rsidRPr="00B474F8" w:rsidRDefault="008B154B" w:rsidP="000912F0">
            <w:pPr>
              <w:autoSpaceDE w:val="0"/>
              <w:autoSpaceDN w:val="0"/>
              <w:adjustRightInd w:val="0"/>
              <w:rPr>
                <w:ins w:id="987" w:author="Hoang Duc Thanh-OCC" w:date="2026-04-08T15:50:00Z"/>
                <w:rFonts w:ascii="Arial" w:hAnsi="Arial" w:cs="Arial"/>
                <w:color w:val="000000" w:themeColor="text1"/>
                <w:sz w:val="18"/>
                <w:szCs w:val="18"/>
              </w:rPr>
            </w:pPr>
            <w:ins w:id="988" w:author="Hoang Duc Thanh-OCC" w:date="2026-04-08T15:50:00Z">
              <w:r w:rsidRPr="00B474F8">
                <w:rPr>
                  <w:rFonts w:ascii="Arial" w:hAnsi="Arial" w:cs="Arial"/>
                  <w:color w:val="000000" w:themeColor="text1"/>
                  <w:sz w:val="18"/>
                  <w:szCs w:val="18"/>
                </w:rPr>
                <w:t>RVSM</w:t>
              </w:r>
            </w:ins>
          </w:p>
        </w:tc>
        <w:tc>
          <w:tcPr>
            <w:tcW w:w="5902" w:type="dxa"/>
            <w:gridSpan w:val="4"/>
          </w:tcPr>
          <w:p w14:paraId="1008BE83" w14:textId="77777777" w:rsidR="008B154B" w:rsidRPr="00B474F8" w:rsidRDefault="008B154B" w:rsidP="000912F0">
            <w:pPr>
              <w:autoSpaceDE w:val="0"/>
              <w:autoSpaceDN w:val="0"/>
              <w:adjustRightInd w:val="0"/>
              <w:jc w:val="both"/>
              <w:rPr>
                <w:ins w:id="989" w:author="Hoang Duc Thanh-OCC" w:date="2026-04-08T15:50:00Z"/>
                <w:rFonts w:ascii="Arial" w:hAnsi="Arial" w:cs="Arial"/>
                <w:color w:val="000000" w:themeColor="text1"/>
                <w:sz w:val="18"/>
                <w:szCs w:val="18"/>
              </w:rPr>
            </w:pPr>
            <w:ins w:id="990" w:author="Hoang Duc Thanh-OCC" w:date="2026-04-08T15:50:00Z">
              <w:r w:rsidRPr="00B474F8">
                <w:rPr>
                  <w:rFonts w:ascii="Arial" w:hAnsi="Arial" w:cs="Arial"/>
                  <w:color w:val="000000" w:themeColor="text1"/>
                  <w:sz w:val="18"/>
                  <w:szCs w:val="18"/>
                </w:rPr>
                <w:t>Required</w:t>
              </w:r>
            </w:ins>
          </w:p>
        </w:tc>
      </w:tr>
      <w:tr w:rsidR="008B154B" w:rsidRPr="00B474F8" w14:paraId="3F5468E3" w14:textId="77777777" w:rsidTr="000912F0">
        <w:trPr>
          <w:ins w:id="991" w:author="Hoang Duc Thanh-OCC" w:date="2026-04-08T15:50:00Z"/>
        </w:trPr>
        <w:tc>
          <w:tcPr>
            <w:tcW w:w="1682" w:type="dxa"/>
            <w:vAlign w:val="center"/>
          </w:tcPr>
          <w:p w14:paraId="0E8F985C" w14:textId="77777777" w:rsidR="008B154B" w:rsidRPr="00B474F8" w:rsidRDefault="008B154B" w:rsidP="000912F0">
            <w:pPr>
              <w:autoSpaceDE w:val="0"/>
              <w:autoSpaceDN w:val="0"/>
              <w:adjustRightInd w:val="0"/>
              <w:rPr>
                <w:ins w:id="992" w:author="Hoang Duc Thanh-OCC" w:date="2026-04-08T15:50:00Z"/>
                <w:rFonts w:ascii="Arial" w:hAnsi="Arial" w:cs="Arial"/>
                <w:color w:val="000000" w:themeColor="text1"/>
                <w:sz w:val="18"/>
                <w:szCs w:val="18"/>
              </w:rPr>
            </w:pPr>
            <w:ins w:id="993" w:author="Hoang Duc Thanh-OCC" w:date="2026-04-08T15:50:00Z">
              <w:r>
                <w:rPr>
                  <w:rFonts w:ascii="Arial" w:hAnsi="Arial" w:cs="Arial"/>
                  <w:color w:val="000000" w:themeColor="text1"/>
                  <w:sz w:val="18"/>
                  <w:szCs w:val="18"/>
                </w:rPr>
                <w:t>EDTO</w:t>
              </w:r>
            </w:ins>
          </w:p>
        </w:tc>
        <w:tc>
          <w:tcPr>
            <w:tcW w:w="5902" w:type="dxa"/>
            <w:gridSpan w:val="4"/>
          </w:tcPr>
          <w:p w14:paraId="35D4C9F4" w14:textId="77777777" w:rsidR="008B154B" w:rsidRPr="00B474F8" w:rsidRDefault="008B154B" w:rsidP="000912F0">
            <w:pPr>
              <w:autoSpaceDE w:val="0"/>
              <w:autoSpaceDN w:val="0"/>
              <w:adjustRightInd w:val="0"/>
              <w:rPr>
                <w:ins w:id="994" w:author="Hoang Duc Thanh-OCC" w:date="2026-04-08T15:50:00Z"/>
                <w:rFonts w:ascii="Arial" w:hAnsi="Arial" w:cs="Arial"/>
                <w:color w:val="000000" w:themeColor="text1"/>
                <w:sz w:val="18"/>
                <w:szCs w:val="18"/>
              </w:rPr>
            </w:pPr>
            <w:ins w:id="995" w:author="Hoang Duc Thanh-OCC" w:date="2026-04-08T15:50:00Z">
              <w:r>
                <w:rPr>
                  <w:rFonts w:ascii="Arial" w:hAnsi="Arial" w:cs="Arial"/>
                  <w:sz w:val="18"/>
                  <w:szCs w:val="18"/>
                </w:rPr>
                <w:t>Not-required</w:t>
              </w:r>
            </w:ins>
          </w:p>
        </w:tc>
      </w:tr>
      <w:tr w:rsidR="008B154B" w:rsidRPr="00B474F8" w14:paraId="0E10EF2A" w14:textId="77777777" w:rsidTr="000912F0">
        <w:trPr>
          <w:ins w:id="996" w:author="Hoang Duc Thanh-OCC" w:date="2026-04-08T15:50:00Z"/>
        </w:trPr>
        <w:tc>
          <w:tcPr>
            <w:tcW w:w="1682" w:type="dxa"/>
            <w:vAlign w:val="center"/>
          </w:tcPr>
          <w:p w14:paraId="24489EBD" w14:textId="77777777" w:rsidR="008B154B" w:rsidRPr="00B474F8" w:rsidRDefault="008B154B" w:rsidP="000912F0">
            <w:pPr>
              <w:autoSpaceDE w:val="0"/>
              <w:autoSpaceDN w:val="0"/>
              <w:adjustRightInd w:val="0"/>
              <w:rPr>
                <w:ins w:id="997" w:author="Hoang Duc Thanh-OCC" w:date="2026-04-08T15:50:00Z"/>
                <w:rFonts w:ascii="Arial" w:hAnsi="Arial" w:cs="Arial"/>
                <w:color w:val="000000" w:themeColor="text1"/>
                <w:sz w:val="18"/>
                <w:szCs w:val="18"/>
              </w:rPr>
            </w:pPr>
            <w:ins w:id="998" w:author="Hoang Duc Thanh-OCC" w:date="2026-04-08T15:50:00Z">
              <w:r>
                <w:rPr>
                  <w:rFonts w:ascii="Arial" w:hAnsi="Arial" w:cs="Arial"/>
                  <w:color w:val="000000" w:themeColor="text1"/>
                  <w:sz w:val="18"/>
                  <w:szCs w:val="18"/>
                </w:rPr>
                <w:t>PBN</w:t>
              </w:r>
            </w:ins>
          </w:p>
        </w:tc>
        <w:tc>
          <w:tcPr>
            <w:tcW w:w="5902" w:type="dxa"/>
            <w:gridSpan w:val="4"/>
          </w:tcPr>
          <w:p w14:paraId="10FE7D13" w14:textId="77777777" w:rsidR="008B154B" w:rsidRPr="00B474F8" w:rsidRDefault="008B154B" w:rsidP="000912F0">
            <w:pPr>
              <w:autoSpaceDE w:val="0"/>
              <w:autoSpaceDN w:val="0"/>
              <w:adjustRightInd w:val="0"/>
              <w:jc w:val="both"/>
              <w:rPr>
                <w:ins w:id="999" w:author="Hoang Duc Thanh-OCC" w:date="2026-04-08T15:50:00Z"/>
                <w:rFonts w:ascii="Arial" w:hAnsi="Arial" w:cs="Arial"/>
                <w:color w:val="000000" w:themeColor="text1"/>
                <w:sz w:val="18"/>
                <w:szCs w:val="18"/>
              </w:rPr>
            </w:pPr>
            <w:ins w:id="1000" w:author="Hoang Duc Thanh-OCC" w:date="2026-04-08T15:50:00Z">
              <w:r w:rsidRPr="00B474F8">
                <w:rPr>
                  <w:rFonts w:ascii="Arial" w:hAnsi="Arial" w:cs="Arial"/>
                  <w:color w:val="000000" w:themeColor="text1"/>
                  <w:sz w:val="18"/>
                  <w:szCs w:val="18"/>
                </w:rPr>
                <w:t>RNAV2</w:t>
              </w:r>
              <w:r>
                <w:rPr>
                  <w:rFonts w:ascii="Arial" w:hAnsi="Arial" w:cs="Arial"/>
                  <w:color w:val="000000" w:themeColor="text1"/>
                  <w:sz w:val="18"/>
                  <w:szCs w:val="18"/>
                </w:rPr>
                <w:t>, RNAV5</w:t>
              </w:r>
            </w:ins>
          </w:p>
        </w:tc>
      </w:tr>
      <w:tr w:rsidR="008B154B" w:rsidRPr="00B474F8" w14:paraId="156ACDAB" w14:textId="77777777" w:rsidTr="000912F0">
        <w:trPr>
          <w:ins w:id="1001" w:author="Hoang Duc Thanh-OCC" w:date="2026-04-08T15:50:00Z"/>
        </w:trPr>
        <w:tc>
          <w:tcPr>
            <w:tcW w:w="1682" w:type="dxa"/>
            <w:vAlign w:val="center"/>
          </w:tcPr>
          <w:p w14:paraId="3AB3C6A5" w14:textId="77777777" w:rsidR="008B154B" w:rsidRDefault="008B154B" w:rsidP="000912F0">
            <w:pPr>
              <w:autoSpaceDE w:val="0"/>
              <w:autoSpaceDN w:val="0"/>
              <w:adjustRightInd w:val="0"/>
              <w:rPr>
                <w:ins w:id="1002" w:author="Hoang Duc Thanh-OCC" w:date="2026-04-08T15:50:00Z"/>
                <w:rFonts w:ascii="Arial" w:hAnsi="Arial" w:cs="Arial"/>
                <w:color w:val="000000" w:themeColor="text1"/>
                <w:sz w:val="18"/>
                <w:szCs w:val="18"/>
              </w:rPr>
            </w:pPr>
            <w:ins w:id="1003" w:author="Hoang Duc Thanh-OCC" w:date="2026-04-08T15:50:00Z">
              <w:r>
                <w:rPr>
                  <w:rFonts w:ascii="Arial" w:hAnsi="Arial" w:cs="Arial"/>
                  <w:color w:val="000000" w:themeColor="text1"/>
                  <w:sz w:val="18"/>
                  <w:szCs w:val="18"/>
                </w:rPr>
                <w:t>Datalink</w:t>
              </w:r>
            </w:ins>
          </w:p>
        </w:tc>
        <w:tc>
          <w:tcPr>
            <w:tcW w:w="5902" w:type="dxa"/>
            <w:gridSpan w:val="4"/>
          </w:tcPr>
          <w:p w14:paraId="1DD87E1D" w14:textId="77777777" w:rsidR="008B154B" w:rsidRPr="00B474F8" w:rsidRDefault="008B154B" w:rsidP="000912F0">
            <w:pPr>
              <w:autoSpaceDE w:val="0"/>
              <w:autoSpaceDN w:val="0"/>
              <w:adjustRightInd w:val="0"/>
              <w:jc w:val="both"/>
              <w:rPr>
                <w:ins w:id="1004" w:author="Hoang Duc Thanh-OCC" w:date="2026-04-08T15:50:00Z"/>
                <w:rFonts w:ascii="Arial" w:hAnsi="Arial" w:cs="Arial"/>
                <w:color w:val="000000" w:themeColor="text1"/>
                <w:sz w:val="18"/>
                <w:szCs w:val="18"/>
              </w:rPr>
            </w:pPr>
            <w:ins w:id="1005" w:author="Hoang Duc Thanh-OCC" w:date="2026-04-08T15:50:00Z">
              <w:r>
                <w:rPr>
                  <w:rFonts w:ascii="Arial" w:hAnsi="Arial" w:cs="Arial"/>
                  <w:color w:val="000000" w:themeColor="text1"/>
                  <w:sz w:val="18"/>
                  <w:szCs w:val="18"/>
                </w:rPr>
                <w:t>CPDLC/ ADS-C, ADS-B, PBCS</w:t>
              </w:r>
            </w:ins>
          </w:p>
        </w:tc>
      </w:tr>
      <w:tr w:rsidR="008B154B" w:rsidRPr="00B474F8" w14:paraId="20782CBF" w14:textId="77777777" w:rsidTr="000912F0">
        <w:trPr>
          <w:ins w:id="1006" w:author="Hoang Duc Thanh-OCC" w:date="2026-04-08T15:50:00Z"/>
        </w:trPr>
        <w:tc>
          <w:tcPr>
            <w:tcW w:w="1682" w:type="dxa"/>
            <w:vAlign w:val="center"/>
          </w:tcPr>
          <w:p w14:paraId="3D60D643" w14:textId="77777777" w:rsidR="008B154B" w:rsidRPr="00B474F8" w:rsidRDefault="008B154B" w:rsidP="000912F0">
            <w:pPr>
              <w:autoSpaceDE w:val="0"/>
              <w:autoSpaceDN w:val="0"/>
              <w:adjustRightInd w:val="0"/>
              <w:rPr>
                <w:ins w:id="1007" w:author="Hoang Duc Thanh-OCC" w:date="2026-04-08T15:50:00Z"/>
                <w:rFonts w:ascii="Arial" w:hAnsi="Arial" w:cs="Arial"/>
                <w:color w:val="000000" w:themeColor="text1"/>
                <w:sz w:val="18"/>
                <w:szCs w:val="18"/>
              </w:rPr>
            </w:pPr>
            <w:ins w:id="1008" w:author="Hoang Duc Thanh-OCC" w:date="2026-04-08T15:50:00Z">
              <w:r w:rsidRPr="00B474F8">
                <w:rPr>
                  <w:rFonts w:ascii="Arial" w:hAnsi="Arial" w:cs="Arial"/>
                  <w:color w:val="000000" w:themeColor="text1"/>
                  <w:sz w:val="18"/>
                  <w:szCs w:val="18"/>
                </w:rPr>
                <w:t>Flight level</w:t>
              </w:r>
            </w:ins>
          </w:p>
        </w:tc>
        <w:tc>
          <w:tcPr>
            <w:tcW w:w="5902" w:type="dxa"/>
            <w:gridSpan w:val="4"/>
          </w:tcPr>
          <w:p w14:paraId="4708AA92" w14:textId="77777777" w:rsidR="008B154B" w:rsidRPr="00B474F8" w:rsidRDefault="008B154B" w:rsidP="000912F0">
            <w:pPr>
              <w:autoSpaceDE w:val="0"/>
              <w:autoSpaceDN w:val="0"/>
              <w:adjustRightInd w:val="0"/>
              <w:jc w:val="both"/>
              <w:rPr>
                <w:ins w:id="1009" w:author="Hoang Duc Thanh-OCC" w:date="2026-04-08T15:50:00Z"/>
                <w:rFonts w:ascii="Arial" w:hAnsi="Arial" w:cs="Arial"/>
                <w:color w:val="000000" w:themeColor="text1"/>
                <w:sz w:val="18"/>
                <w:szCs w:val="18"/>
              </w:rPr>
            </w:pPr>
            <w:ins w:id="1010" w:author="Hoang Duc Thanh-OCC" w:date="2026-04-08T15:50:00Z">
              <w:r w:rsidRPr="00B474F8">
                <w:rPr>
                  <w:rFonts w:ascii="Arial" w:hAnsi="Arial" w:cs="Arial"/>
                  <w:color w:val="000000" w:themeColor="text1"/>
                  <w:sz w:val="18"/>
                  <w:szCs w:val="18"/>
                </w:rPr>
                <w:t>MIN – MAX: GND – FL410</w:t>
              </w:r>
            </w:ins>
          </w:p>
          <w:p w14:paraId="328481E6" w14:textId="77777777" w:rsidR="008B154B" w:rsidRPr="00B474F8" w:rsidRDefault="008B154B" w:rsidP="000912F0">
            <w:pPr>
              <w:autoSpaceDE w:val="0"/>
              <w:autoSpaceDN w:val="0"/>
              <w:adjustRightInd w:val="0"/>
              <w:jc w:val="both"/>
              <w:rPr>
                <w:ins w:id="1011" w:author="Hoang Duc Thanh-OCC" w:date="2026-04-08T15:50:00Z"/>
                <w:rFonts w:ascii="Arial" w:hAnsi="Arial" w:cs="Arial"/>
                <w:color w:val="000000" w:themeColor="text1"/>
                <w:sz w:val="18"/>
                <w:szCs w:val="18"/>
              </w:rPr>
            </w:pPr>
            <w:ins w:id="1012" w:author="Hoang Duc Thanh-OCC" w:date="2026-04-08T15:50: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p>
        </w:tc>
      </w:tr>
      <w:tr w:rsidR="008B154B" w:rsidRPr="00B474F8" w14:paraId="0D75271E" w14:textId="77777777" w:rsidTr="000912F0">
        <w:trPr>
          <w:trHeight w:val="295"/>
          <w:ins w:id="1013" w:author="Hoang Duc Thanh-OCC" w:date="2026-04-08T15:50:00Z"/>
        </w:trPr>
        <w:tc>
          <w:tcPr>
            <w:tcW w:w="1682" w:type="dxa"/>
            <w:vAlign w:val="center"/>
          </w:tcPr>
          <w:p w14:paraId="3D596D35" w14:textId="77777777" w:rsidR="008B154B" w:rsidRPr="00B474F8" w:rsidRDefault="008B154B" w:rsidP="000912F0">
            <w:pPr>
              <w:autoSpaceDE w:val="0"/>
              <w:autoSpaceDN w:val="0"/>
              <w:adjustRightInd w:val="0"/>
              <w:rPr>
                <w:ins w:id="1014" w:author="Hoang Duc Thanh-OCC" w:date="2026-04-08T15:50:00Z"/>
                <w:rFonts w:ascii="Arial" w:hAnsi="Arial" w:cs="Arial"/>
                <w:color w:val="000000" w:themeColor="text1"/>
                <w:sz w:val="18"/>
                <w:szCs w:val="18"/>
              </w:rPr>
            </w:pPr>
            <w:ins w:id="1015" w:author="Hoang Duc Thanh-OCC" w:date="2026-04-08T15:50:00Z">
              <w:r w:rsidRPr="00B474F8">
                <w:rPr>
                  <w:rFonts w:ascii="Arial" w:hAnsi="Arial" w:cs="Arial"/>
                  <w:color w:val="000000" w:themeColor="text1"/>
                  <w:sz w:val="18"/>
                  <w:szCs w:val="18"/>
                </w:rPr>
                <w:t>Restriction</w:t>
              </w:r>
            </w:ins>
          </w:p>
        </w:tc>
        <w:tc>
          <w:tcPr>
            <w:tcW w:w="5902" w:type="dxa"/>
            <w:gridSpan w:val="4"/>
            <w:vAlign w:val="center"/>
          </w:tcPr>
          <w:p w14:paraId="2ABF7195" w14:textId="77777777" w:rsidR="008B154B" w:rsidRPr="00B474F8" w:rsidRDefault="008B154B" w:rsidP="000912F0">
            <w:pPr>
              <w:autoSpaceDE w:val="0"/>
              <w:autoSpaceDN w:val="0"/>
              <w:adjustRightInd w:val="0"/>
              <w:rPr>
                <w:ins w:id="1016" w:author="Hoang Duc Thanh-OCC" w:date="2026-04-08T15:50:00Z"/>
                <w:rFonts w:ascii="Arial" w:hAnsi="Arial" w:cs="Arial"/>
                <w:color w:val="000000" w:themeColor="text1"/>
                <w:sz w:val="18"/>
                <w:szCs w:val="18"/>
              </w:rPr>
            </w:pPr>
            <w:ins w:id="1017" w:author="Hoang Duc Thanh-OCC" w:date="2026-04-08T15:50:00Z">
              <w:r w:rsidRPr="00B474F8">
                <w:rPr>
                  <w:rFonts w:ascii="Arial" w:hAnsi="Arial" w:cs="Arial"/>
                  <w:color w:val="000000" w:themeColor="text1"/>
                  <w:sz w:val="18"/>
                  <w:szCs w:val="18"/>
                </w:rPr>
                <w:t>NIL</w:t>
              </w:r>
            </w:ins>
          </w:p>
        </w:tc>
      </w:tr>
      <w:tr w:rsidR="008B154B" w:rsidRPr="003443AF" w14:paraId="238D5492" w14:textId="77777777" w:rsidTr="000912F0">
        <w:trPr>
          <w:ins w:id="1018" w:author="Hoang Duc Thanh-OCC" w:date="2026-04-08T15:50:00Z"/>
        </w:trPr>
        <w:tc>
          <w:tcPr>
            <w:tcW w:w="7584" w:type="dxa"/>
            <w:gridSpan w:val="5"/>
            <w:shd w:val="clear" w:color="auto" w:fill="323E4F" w:themeFill="text2" w:themeFillShade="BF"/>
          </w:tcPr>
          <w:p w14:paraId="626A5009" w14:textId="77777777" w:rsidR="008B154B" w:rsidRPr="003443AF" w:rsidRDefault="008B154B" w:rsidP="000912F0">
            <w:pPr>
              <w:pStyle w:val="ListParagraph"/>
              <w:numPr>
                <w:ilvl w:val="0"/>
                <w:numId w:val="3"/>
              </w:numPr>
              <w:autoSpaceDE w:val="0"/>
              <w:autoSpaceDN w:val="0"/>
              <w:adjustRightInd w:val="0"/>
              <w:jc w:val="both"/>
              <w:rPr>
                <w:ins w:id="1019" w:author="Hoang Duc Thanh-OCC" w:date="2026-04-08T15:50:00Z"/>
                <w:rFonts w:ascii="Arial" w:hAnsi="Arial" w:cs="Arial"/>
                <w:b/>
                <w:color w:val="000000" w:themeColor="text1"/>
                <w:sz w:val="18"/>
                <w:szCs w:val="18"/>
              </w:rPr>
              <w:pPrChange w:id="1020" w:author="Hoang Duc Thanh-OCC" w:date="2026-09-03T10:24:00Z">
                <w:pPr>
                  <w:pStyle w:val="ListParagraph"/>
                  <w:numPr>
                    <w:numId w:val="45"/>
                  </w:numPr>
                  <w:autoSpaceDE w:val="0"/>
                  <w:autoSpaceDN w:val="0"/>
                  <w:adjustRightInd w:val="0"/>
                  <w:ind w:hanging="360"/>
                  <w:jc w:val="both"/>
                </w:pPr>
              </w:pPrChange>
            </w:pPr>
            <w:ins w:id="1021" w:author="Hoang Duc Thanh-OCC" w:date="2026-04-08T15:50:00Z">
              <w:r>
                <w:rPr>
                  <w:rFonts w:ascii="Arial" w:hAnsi="Arial" w:cs="Arial"/>
                  <w:b/>
                  <w:color w:val="FFFFFF" w:themeColor="background1"/>
                  <w:sz w:val="18"/>
                  <w:szCs w:val="18"/>
                </w:rPr>
                <w:t xml:space="preserve">DAD – OKJ – DAD </w:t>
              </w:r>
            </w:ins>
          </w:p>
        </w:tc>
      </w:tr>
      <w:tr w:rsidR="008B154B" w:rsidRPr="00B474F8" w14:paraId="252CDA60" w14:textId="77777777" w:rsidTr="000912F0">
        <w:trPr>
          <w:ins w:id="1022" w:author="Hoang Duc Thanh-OCC" w:date="2026-04-08T15:50:00Z"/>
        </w:trPr>
        <w:tc>
          <w:tcPr>
            <w:tcW w:w="1682" w:type="dxa"/>
            <w:vMerge w:val="restart"/>
            <w:vAlign w:val="center"/>
          </w:tcPr>
          <w:p w14:paraId="7FF21CB5" w14:textId="77777777" w:rsidR="008B154B" w:rsidRPr="00B474F8" w:rsidRDefault="008B154B" w:rsidP="000912F0">
            <w:pPr>
              <w:autoSpaceDE w:val="0"/>
              <w:autoSpaceDN w:val="0"/>
              <w:adjustRightInd w:val="0"/>
              <w:rPr>
                <w:ins w:id="1023" w:author="Hoang Duc Thanh-OCC" w:date="2026-04-08T15:50:00Z"/>
                <w:rFonts w:ascii="Arial" w:hAnsi="Arial" w:cs="Arial"/>
                <w:color w:val="000000" w:themeColor="text1"/>
                <w:sz w:val="18"/>
                <w:szCs w:val="18"/>
              </w:rPr>
            </w:pPr>
          </w:p>
        </w:tc>
        <w:tc>
          <w:tcPr>
            <w:tcW w:w="853" w:type="dxa"/>
          </w:tcPr>
          <w:p w14:paraId="06444A63" w14:textId="77777777" w:rsidR="008B154B" w:rsidRPr="00B474F8" w:rsidRDefault="008B154B" w:rsidP="000912F0">
            <w:pPr>
              <w:autoSpaceDE w:val="0"/>
              <w:autoSpaceDN w:val="0"/>
              <w:adjustRightInd w:val="0"/>
              <w:jc w:val="center"/>
              <w:rPr>
                <w:ins w:id="1024" w:author="Hoang Duc Thanh-OCC" w:date="2026-04-08T15:50:00Z"/>
                <w:rFonts w:ascii="Arial" w:hAnsi="Arial" w:cs="Arial"/>
                <w:color w:val="000000" w:themeColor="text1"/>
                <w:sz w:val="18"/>
                <w:szCs w:val="18"/>
              </w:rPr>
            </w:pPr>
            <w:ins w:id="1025" w:author="Hoang Duc Thanh-OCC" w:date="2026-04-08T15:50:00Z">
              <w:r>
                <w:rPr>
                  <w:rFonts w:ascii="Arial" w:hAnsi="Arial" w:cs="Arial"/>
                  <w:color w:val="000000" w:themeColor="text1"/>
                  <w:sz w:val="18"/>
                  <w:szCs w:val="18"/>
                </w:rPr>
                <w:t>VVDN</w:t>
              </w:r>
            </w:ins>
          </w:p>
        </w:tc>
        <w:tc>
          <w:tcPr>
            <w:tcW w:w="917" w:type="dxa"/>
          </w:tcPr>
          <w:p w14:paraId="04E66A8C" w14:textId="77777777" w:rsidR="008B154B" w:rsidRPr="00B474F8" w:rsidRDefault="008B154B" w:rsidP="000912F0">
            <w:pPr>
              <w:autoSpaceDE w:val="0"/>
              <w:autoSpaceDN w:val="0"/>
              <w:adjustRightInd w:val="0"/>
              <w:jc w:val="center"/>
              <w:rPr>
                <w:ins w:id="1026" w:author="Hoang Duc Thanh-OCC" w:date="2026-04-08T15:50:00Z"/>
                <w:rFonts w:ascii="Arial" w:hAnsi="Arial" w:cs="Arial"/>
                <w:color w:val="000000" w:themeColor="text1"/>
                <w:sz w:val="18"/>
                <w:szCs w:val="18"/>
              </w:rPr>
            </w:pPr>
            <w:ins w:id="1027" w:author="Hoang Duc Thanh-OCC" w:date="2026-04-08T15:50:00Z">
              <w:r>
                <w:rPr>
                  <w:rFonts w:ascii="Arial" w:hAnsi="Arial" w:cs="Arial"/>
                  <w:color w:val="000000" w:themeColor="text1"/>
                  <w:sz w:val="18"/>
                  <w:szCs w:val="18"/>
                </w:rPr>
                <w:t>RJOB</w:t>
              </w:r>
            </w:ins>
          </w:p>
        </w:tc>
        <w:tc>
          <w:tcPr>
            <w:tcW w:w="1696" w:type="dxa"/>
          </w:tcPr>
          <w:p w14:paraId="16922147" w14:textId="77777777" w:rsidR="008B154B" w:rsidRPr="00B474F8" w:rsidRDefault="008B154B" w:rsidP="000912F0">
            <w:pPr>
              <w:autoSpaceDE w:val="0"/>
              <w:autoSpaceDN w:val="0"/>
              <w:adjustRightInd w:val="0"/>
              <w:jc w:val="center"/>
              <w:rPr>
                <w:ins w:id="1028" w:author="Hoang Duc Thanh-OCC" w:date="2026-04-08T15:50:00Z"/>
                <w:rFonts w:ascii="Arial" w:hAnsi="Arial" w:cs="Arial"/>
                <w:color w:val="000000" w:themeColor="text1"/>
                <w:sz w:val="18"/>
                <w:szCs w:val="18"/>
              </w:rPr>
            </w:pPr>
            <w:ins w:id="1029" w:author="Hoang Duc Thanh-OCC" w:date="2026-04-08T15:50:00Z">
              <w:r>
                <w:rPr>
                  <w:rFonts w:ascii="Arial" w:hAnsi="Arial" w:cs="Arial"/>
                  <w:color w:val="000000" w:themeColor="text1"/>
                  <w:sz w:val="18"/>
                  <w:szCs w:val="18"/>
                </w:rPr>
                <w:t>DADOKJ01</w:t>
              </w:r>
            </w:ins>
          </w:p>
        </w:tc>
        <w:tc>
          <w:tcPr>
            <w:tcW w:w="2436" w:type="dxa"/>
          </w:tcPr>
          <w:p w14:paraId="7F135EE8" w14:textId="77777777" w:rsidR="008B154B" w:rsidRPr="00B474F8" w:rsidRDefault="008B154B" w:rsidP="000912F0">
            <w:pPr>
              <w:autoSpaceDE w:val="0"/>
              <w:autoSpaceDN w:val="0"/>
              <w:adjustRightInd w:val="0"/>
              <w:rPr>
                <w:ins w:id="1030" w:author="Hoang Duc Thanh-OCC" w:date="2026-04-08T15:50:00Z"/>
                <w:rFonts w:ascii="Arial" w:hAnsi="Arial" w:cs="Arial"/>
                <w:color w:val="000000" w:themeColor="text1"/>
                <w:sz w:val="18"/>
                <w:szCs w:val="18"/>
              </w:rPr>
            </w:pPr>
            <w:ins w:id="1031" w:author="Hoang Duc Thanh-OCC" w:date="2026-04-08T15:50:00Z">
              <w:r>
                <w:rPr>
                  <w:rFonts w:ascii="Arial" w:hAnsi="Arial" w:cs="Arial"/>
                  <w:color w:val="000000" w:themeColor="text1"/>
                  <w:sz w:val="18"/>
                  <w:szCs w:val="18"/>
                </w:rPr>
                <w:t>RJFF, RJBB, RJOO</w:t>
              </w:r>
            </w:ins>
          </w:p>
        </w:tc>
      </w:tr>
      <w:tr w:rsidR="008B154B" w:rsidRPr="00B474F8" w14:paraId="7E0296E8" w14:textId="77777777" w:rsidTr="000912F0">
        <w:trPr>
          <w:ins w:id="1032" w:author="Hoang Duc Thanh-OCC" w:date="2026-04-08T15:50:00Z"/>
        </w:trPr>
        <w:tc>
          <w:tcPr>
            <w:tcW w:w="1682" w:type="dxa"/>
            <w:vMerge/>
            <w:vAlign w:val="center"/>
          </w:tcPr>
          <w:p w14:paraId="44C26486" w14:textId="77777777" w:rsidR="008B154B" w:rsidRPr="00B474F8" w:rsidRDefault="008B154B" w:rsidP="000912F0">
            <w:pPr>
              <w:autoSpaceDE w:val="0"/>
              <w:autoSpaceDN w:val="0"/>
              <w:adjustRightInd w:val="0"/>
              <w:rPr>
                <w:ins w:id="1033" w:author="Hoang Duc Thanh-OCC" w:date="2026-04-08T15:50:00Z"/>
                <w:rFonts w:ascii="Arial" w:hAnsi="Arial" w:cs="Arial"/>
                <w:color w:val="000000" w:themeColor="text1"/>
                <w:sz w:val="18"/>
                <w:szCs w:val="18"/>
              </w:rPr>
            </w:pPr>
          </w:p>
        </w:tc>
        <w:tc>
          <w:tcPr>
            <w:tcW w:w="853" w:type="dxa"/>
          </w:tcPr>
          <w:p w14:paraId="709745BD" w14:textId="77777777" w:rsidR="008B154B" w:rsidRPr="00B474F8" w:rsidRDefault="008B154B" w:rsidP="000912F0">
            <w:pPr>
              <w:autoSpaceDE w:val="0"/>
              <w:autoSpaceDN w:val="0"/>
              <w:adjustRightInd w:val="0"/>
              <w:jc w:val="center"/>
              <w:rPr>
                <w:ins w:id="1034" w:author="Hoang Duc Thanh-OCC" w:date="2026-04-08T15:50:00Z"/>
                <w:rFonts w:ascii="Arial" w:hAnsi="Arial" w:cs="Arial"/>
                <w:color w:val="000000" w:themeColor="text1"/>
                <w:sz w:val="18"/>
                <w:szCs w:val="18"/>
              </w:rPr>
            </w:pPr>
            <w:ins w:id="1035" w:author="Hoang Duc Thanh-OCC" w:date="2026-04-08T15:50:00Z">
              <w:r>
                <w:rPr>
                  <w:rFonts w:ascii="Arial" w:hAnsi="Arial" w:cs="Arial"/>
                  <w:color w:val="000000" w:themeColor="text1"/>
                  <w:sz w:val="18"/>
                  <w:szCs w:val="18"/>
                </w:rPr>
                <w:t>RJOB</w:t>
              </w:r>
            </w:ins>
          </w:p>
        </w:tc>
        <w:tc>
          <w:tcPr>
            <w:tcW w:w="917" w:type="dxa"/>
          </w:tcPr>
          <w:p w14:paraId="765B546D" w14:textId="77777777" w:rsidR="008B154B" w:rsidRPr="00B474F8" w:rsidRDefault="008B154B" w:rsidP="000912F0">
            <w:pPr>
              <w:autoSpaceDE w:val="0"/>
              <w:autoSpaceDN w:val="0"/>
              <w:adjustRightInd w:val="0"/>
              <w:jc w:val="center"/>
              <w:rPr>
                <w:ins w:id="1036" w:author="Hoang Duc Thanh-OCC" w:date="2026-04-08T15:50:00Z"/>
                <w:rFonts w:ascii="Arial" w:hAnsi="Arial" w:cs="Arial"/>
                <w:color w:val="000000" w:themeColor="text1"/>
                <w:sz w:val="18"/>
                <w:szCs w:val="18"/>
              </w:rPr>
            </w:pPr>
            <w:ins w:id="1037" w:author="Hoang Duc Thanh-OCC" w:date="2026-04-08T15:50:00Z">
              <w:r>
                <w:rPr>
                  <w:rFonts w:ascii="Arial" w:hAnsi="Arial" w:cs="Arial"/>
                  <w:color w:val="000000" w:themeColor="text1"/>
                  <w:sz w:val="18"/>
                  <w:szCs w:val="18"/>
                </w:rPr>
                <w:t>VVDN</w:t>
              </w:r>
            </w:ins>
          </w:p>
        </w:tc>
        <w:tc>
          <w:tcPr>
            <w:tcW w:w="1696" w:type="dxa"/>
          </w:tcPr>
          <w:p w14:paraId="28C2C1AD" w14:textId="77777777" w:rsidR="008B154B" w:rsidRPr="00B474F8" w:rsidRDefault="008B154B" w:rsidP="000912F0">
            <w:pPr>
              <w:autoSpaceDE w:val="0"/>
              <w:autoSpaceDN w:val="0"/>
              <w:adjustRightInd w:val="0"/>
              <w:jc w:val="center"/>
              <w:rPr>
                <w:ins w:id="1038" w:author="Hoang Duc Thanh-OCC" w:date="2026-04-08T15:50:00Z"/>
                <w:rFonts w:ascii="Arial" w:hAnsi="Arial" w:cs="Arial"/>
                <w:color w:val="000000" w:themeColor="text1"/>
                <w:sz w:val="18"/>
                <w:szCs w:val="18"/>
              </w:rPr>
            </w:pPr>
            <w:ins w:id="1039" w:author="Hoang Duc Thanh-OCC" w:date="2026-04-08T15:50:00Z">
              <w:r>
                <w:rPr>
                  <w:rFonts w:ascii="Arial" w:hAnsi="Arial" w:cs="Arial"/>
                  <w:color w:val="000000" w:themeColor="text1"/>
                  <w:sz w:val="18"/>
                  <w:szCs w:val="18"/>
                </w:rPr>
                <w:t>OKJDAD01</w:t>
              </w:r>
            </w:ins>
          </w:p>
        </w:tc>
        <w:tc>
          <w:tcPr>
            <w:tcW w:w="2436" w:type="dxa"/>
          </w:tcPr>
          <w:p w14:paraId="528CC8DD" w14:textId="77777777" w:rsidR="008B154B" w:rsidRPr="00B474F8" w:rsidRDefault="008B154B" w:rsidP="000912F0">
            <w:pPr>
              <w:autoSpaceDE w:val="0"/>
              <w:autoSpaceDN w:val="0"/>
              <w:adjustRightInd w:val="0"/>
              <w:rPr>
                <w:ins w:id="1040" w:author="Hoang Duc Thanh-OCC" w:date="2026-04-08T15:50:00Z"/>
                <w:rFonts w:ascii="Arial" w:hAnsi="Arial" w:cs="Arial"/>
                <w:color w:val="000000" w:themeColor="text1"/>
                <w:sz w:val="18"/>
                <w:szCs w:val="18"/>
              </w:rPr>
            </w:pPr>
            <w:ins w:id="1041" w:author="Hoang Duc Thanh-OCC" w:date="2026-04-08T15:50:00Z">
              <w:r>
                <w:rPr>
                  <w:rFonts w:ascii="Arial" w:hAnsi="Arial" w:cs="Arial"/>
                  <w:color w:val="000000" w:themeColor="text1"/>
                  <w:sz w:val="18"/>
                  <w:szCs w:val="18"/>
                </w:rPr>
                <w:t>VVPB, VVBM, VVCR</w:t>
              </w:r>
            </w:ins>
          </w:p>
        </w:tc>
      </w:tr>
      <w:tr w:rsidR="008B154B" w:rsidRPr="00B474F8" w14:paraId="3E0BB328" w14:textId="77777777" w:rsidTr="000912F0">
        <w:trPr>
          <w:ins w:id="1042" w:author="Hoang Duc Thanh-OCC" w:date="2026-04-08T15:50:00Z"/>
        </w:trPr>
        <w:tc>
          <w:tcPr>
            <w:tcW w:w="1682" w:type="dxa"/>
            <w:vAlign w:val="center"/>
          </w:tcPr>
          <w:p w14:paraId="44642D34" w14:textId="77777777" w:rsidR="008B154B" w:rsidRPr="00B474F8" w:rsidRDefault="008B154B" w:rsidP="000912F0">
            <w:pPr>
              <w:autoSpaceDE w:val="0"/>
              <w:autoSpaceDN w:val="0"/>
              <w:adjustRightInd w:val="0"/>
              <w:rPr>
                <w:ins w:id="1043" w:author="Hoang Duc Thanh-OCC" w:date="2026-04-08T15:50:00Z"/>
                <w:rFonts w:ascii="Arial" w:hAnsi="Arial" w:cs="Arial"/>
                <w:color w:val="000000" w:themeColor="text1"/>
                <w:sz w:val="18"/>
                <w:szCs w:val="18"/>
              </w:rPr>
            </w:pPr>
            <w:ins w:id="1044" w:author="Hoang Duc Thanh-OCC" w:date="2026-04-08T15:50:00Z">
              <w:r>
                <w:rPr>
                  <w:rFonts w:ascii="Arial" w:hAnsi="Arial" w:cs="Arial"/>
                  <w:color w:val="000000" w:themeColor="text1"/>
                  <w:sz w:val="18"/>
                  <w:szCs w:val="18"/>
                </w:rPr>
                <w:t>Area Operation</w:t>
              </w:r>
            </w:ins>
          </w:p>
        </w:tc>
        <w:tc>
          <w:tcPr>
            <w:tcW w:w="5902" w:type="dxa"/>
            <w:gridSpan w:val="4"/>
          </w:tcPr>
          <w:p w14:paraId="52270585" w14:textId="77777777" w:rsidR="008B154B" w:rsidRPr="00B474F8" w:rsidRDefault="008B154B" w:rsidP="000912F0">
            <w:pPr>
              <w:autoSpaceDE w:val="0"/>
              <w:autoSpaceDN w:val="0"/>
              <w:adjustRightInd w:val="0"/>
              <w:rPr>
                <w:ins w:id="1045" w:author="Hoang Duc Thanh-OCC" w:date="2026-04-08T15:50:00Z"/>
                <w:rFonts w:ascii="Arial" w:hAnsi="Arial" w:cs="Arial"/>
                <w:color w:val="000000" w:themeColor="text1"/>
                <w:sz w:val="18"/>
                <w:szCs w:val="18"/>
              </w:rPr>
            </w:pPr>
            <w:ins w:id="1046" w:author="Hoang Duc Thanh-OCC" w:date="2026-04-08T15:50:00Z">
              <w:r>
                <w:rPr>
                  <w:rFonts w:ascii="Arial" w:hAnsi="Arial" w:cs="Arial"/>
                  <w:color w:val="000000" w:themeColor="text1"/>
                  <w:sz w:val="18"/>
                  <w:szCs w:val="18"/>
                </w:rPr>
                <w:t>MID/ASIA</w:t>
              </w:r>
            </w:ins>
          </w:p>
        </w:tc>
      </w:tr>
      <w:tr w:rsidR="008B154B" w:rsidRPr="00B474F8" w14:paraId="30772FBE" w14:textId="77777777" w:rsidTr="000912F0">
        <w:trPr>
          <w:ins w:id="1047" w:author="Hoang Duc Thanh-OCC" w:date="2026-04-08T15:50:00Z"/>
        </w:trPr>
        <w:tc>
          <w:tcPr>
            <w:tcW w:w="1682" w:type="dxa"/>
            <w:vAlign w:val="center"/>
          </w:tcPr>
          <w:p w14:paraId="61E4D853" w14:textId="77777777" w:rsidR="008B154B" w:rsidRPr="00B474F8" w:rsidRDefault="008B154B" w:rsidP="000912F0">
            <w:pPr>
              <w:autoSpaceDE w:val="0"/>
              <w:autoSpaceDN w:val="0"/>
              <w:adjustRightInd w:val="0"/>
              <w:rPr>
                <w:ins w:id="1048" w:author="Hoang Duc Thanh-OCC" w:date="2026-04-08T15:50:00Z"/>
                <w:rFonts w:ascii="Arial" w:hAnsi="Arial" w:cs="Arial"/>
                <w:color w:val="000000" w:themeColor="text1"/>
                <w:sz w:val="18"/>
                <w:szCs w:val="18"/>
              </w:rPr>
            </w:pPr>
            <w:ins w:id="1049" w:author="Hoang Duc Thanh-OCC" w:date="2026-04-08T15:50:00Z">
              <w:r w:rsidRPr="00B474F8">
                <w:rPr>
                  <w:rFonts w:ascii="Arial" w:hAnsi="Arial" w:cs="Arial"/>
                  <w:color w:val="000000" w:themeColor="text1"/>
                  <w:sz w:val="18"/>
                  <w:szCs w:val="18"/>
                </w:rPr>
                <w:t>Preferred Enroute Alternate Airport</w:t>
              </w:r>
            </w:ins>
          </w:p>
        </w:tc>
        <w:tc>
          <w:tcPr>
            <w:tcW w:w="5902" w:type="dxa"/>
            <w:gridSpan w:val="4"/>
            <w:vAlign w:val="center"/>
          </w:tcPr>
          <w:p w14:paraId="234BDD58" w14:textId="77777777" w:rsidR="008B154B" w:rsidRPr="00B474F8" w:rsidRDefault="008B154B" w:rsidP="000912F0">
            <w:pPr>
              <w:autoSpaceDE w:val="0"/>
              <w:autoSpaceDN w:val="0"/>
              <w:adjustRightInd w:val="0"/>
              <w:rPr>
                <w:ins w:id="1050" w:author="Hoang Duc Thanh-OCC" w:date="2026-04-08T15:50:00Z"/>
                <w:rFonts w:ascii="Arial" w:hAnsi="Arial" w:cs="Arial"/>
                <w:color w:val="000000" w:themeColor="text1"/>
                <w:sz w:val="18"/>
                <w:szCs w:val="18"/>
              </w:rPr>
            </w:pPr>
            <w:ins w:id="1051" w:author="Hoang Duc Thanh-OCC" w:date="2026-04-08T15:50:00Z">
              <w:r>
                <w:rPr>
                  <w:rFonts w:ascii="Arial" w:hAnsi="Arial" w:cs="Arial"/>
                  <w:color w:val="000000" w:themeColor="text1"/>
                  <w:sz w:val="18"/>
                  <w:szCs w:val="18"/>
                </w:rPr>
                <w:t>ZGGG, VHHH, RCTP, RJFF, RJBB</w:t>
              </w:r>
            </w:ins>
          </w:p>
        </w:tc>
      </w:tr>
      <w:tr w:rsidR="008B154B" w:rsidRPr="00B474F8" w14:paraId="6E4DF2BF" w14:textId="77777777" w:rsidTr="000912F0">
        <w:trPr>
          <w:ins w:id="1052" w:author="Hoang Duc Thanh-OCC" w:date="2026-04-08T15:50:00Z"/>
        </w:trPr>
        <w:tc>
          <w:tcPr>
            <w:tcW w:w="1682" w:type="dxa"/>
            <w:vAlign w:val="center"/>
          </w:tcPr>
          <w:p w14:paraId="676F5D65" w14:textId="77777777" w:rsidR="008B154B" w:rsidRPr="00B474F8" w:rsidRDefault="008B154B" w:rsidP="000912F0">
            <w:pPr>
              <w:autoSpaceDE w:val="0"/>
              <w:autoSpaceDN w:val="0"/>
              <w:adjustRightInd w:val="0"/>
              <w:rPr>
                <w:ins w:id="1053" w:author="Hoang Duc Thanh-OCC" w:date="2026-04-08T15:50:00Z"/>
                <w:rFonts w:ascii="Arial" w:hAnsi="Arial" w:cs="Arial"/>
                <w:color w:val="000000" w:themeColor="text1"/>
                <w:sz w:val="18"/>
                <w:szCs w:val="18"/>
              </w:rPr>
            </w:pPr>
            <w:ins w:id="1054" w:author="Hoang Duc Thanh-OCC" w:date="2026-04-08T15:50:00Z">
              <w:r w:rsidRPr="00B474F8">
                <w:rPr>
                  <w:rFonts w:ascii="Arial" w:hAnsi="Arial" w:cs="Arial"/>
                  <w:color w:val="000000" w:themeColor="text1"/>
                  <w:sz w:val="18"/>
                  <w:szCs w:val="18"/>
                </w:rPr>
                <w:t>RVSM</w:t>
              </w:r>
            </w:ins>
          </w:p>
        </w:tc>
        <w:tc>
          <w:tcPr>
            <w:tcW w:w="5902" w:type="dxa"/>
            <w:gridSpan w:val="4"/>
          </w:tcPr>
          <w:p w14:paraId="365ECF92" w14:textId="77777777" w:rsidR="008B154B" w:rsidRPr="00B474F8" w:rsidRDefault="008B154B" w:rsidP="000912F0">
            <w:pPr>
              <w:autoSpaceDE w:val="0"/>
              <w:autoSpaceDN w:val="0"/>
              <w:adjustRightInd w:val="0"/>
              <w:jc w:val="both"/>
              <w:rPr>
                <w:ins w:id="1055" w:author="Hoang Duc Thanh-OCC" w:date="2026-04-08T15:50:00Z"/>
                <w:rFonts w:ascii="Arial" w:hAnsi="Arial" w:cs="Arial"/>
                <w:color w:val="000000" w:themeColor="text1"/>
                <w:sz w:val="18"/>
                <w:szCs w:val="18"/>
              </w:rPr>
            </w:pPr>
            <w:ins w:id="1056" w:author="Hoang Duc Thanh-OCC" w:date="2026-04-08T15:50:00Z">
              <w:r w:rsidRPr="00B474F8">
                <w:rPr>
                  <w:rFonts w:ascii="Arial" w:hAnsi="Arial" w:cs="Arial"/>
                  <w:color w:val="000000" w:themeColor="text1"/>
                  <w:sz w:val="18"/>
                  <w:szCs w:val="18"/>
                </w:rPr>
                <w:t>Required</w:t>
              </w:r>
            </w:ins>
          </w:p>
        </w:tc>
      </w:tr>
      <w:tr w:rsidR="008B154B" w:rsidRPr="00B474F8" w14:paraId="5260E60B" w14:textId="77777777" w:rsidTr="000912F0">
        <w:trPr>
          <w:ins w:id="1057" w:author="Hoang Duc Thanh-OCC" w:date="2026-04-08T15:50:00Z"/>
        </w:trPr>
        <w:tc>
          <w:tcPr>
            <w:tcW w:w="1682" w:type="dxa"/>
            <w:vAlign w:val="center"/>
          </w:tcPr>
          <w:p w14:paraId="3F667A01" w14:textId="77777777" w:rsidR="008B154B" w:rsidRPr="00B474F8" w:rsidRDefault="008B154B" w:rsidP="000912F0">
            <w:pPr>
              <w:autoSpaceDE w:val="0"/>
              <w:autoSpaceDN w:val="0"/>
              <w:adjustRightInd w:val="0"/>
              <w:rPr>
                <w:ins w:id="1058" w:author="Hoang Duc Thanh-OCC" w:date="2026-04-08T15:50:00Z"/>
                <w:rFonts w:ascii="Arial" w:hAnsi="Arial" w:cs="Arial"/>
                <w:color w:val="000000" w:themeColor="text1"/>
                <w:sz w:val="18"/>
                <w:szCs w:val="18"/>
              </w:rPr>
            </w:pPr>
            <w:ins w:id="1059" w:author="Hoang Duc Thanh-OCC" w:date="2026-04-08T15:50:00Z">
              <w:r>
                <w:rPr>
                  <w:rFonts w:ascii="Arial" w:hAnsi="Arial" w:cs="Arial"/>
                  <w:color w:val="000000" w:themeColor="text1"/>
                  <w:sz w:val="18"/>
                  <w:szCs w:val="18"/>
                </w:rPr>
                <w:t>EDTO</w:t>
              </w:r>
            </w:ins>
          </w:p>
        </w:tc>
        <w:tc>
          <w:tcPr>
            <w:tcW w:w="5902" w:type="dxa"/>
            <w:gridSpan w:val="4"/>
          </w:tcPr>
          <w:p w14:paraId="59635280" w14:textId="77777777" w:rsidR="008B154B" w:rsidRPr="00B474F8" w:rsidRDefault="008B154B" w:rsidP="000912F0">
            <w:pPr>
              <w:autoSpaceDE w:val="0"/>
              <w:autoSpaceDN w:val="0"/>
              <w:adjustRightInd w:val="0"/>
              <w:rPr>
                <w:ins w:id="1060" w:author="Hoang Duc Thanh-OCC" w:date="2026-04-08T15:50:00Z"/>
                <w:rFonts w:ascii="Arial" w:hAnsi="Arial" w:cs="Arial"/>
                <w:color w:val="000000" w:themeColor="text1"/>
                <w:sz w:val="18"/>
                <w:szCs w:val="18"/>
              </w:rPr>
            </w:pPr>
            <w:ins w:id="1061" w:author="Hoang Duc Thanh-OCC" w:date="2026-04-08T15:50:00Z">
              <w:r>
                <w:rPr>
                  <w:rFonts w:ascii="Arial" w:hAnsi="Arial" w:cs="Arial"/>
                  <w:sz w:val="18"/>
                  <w:szCs w:val="18"/>
                </w:rPr>
                <w:t>Not-required</w:t>
              </w:r>
            </w:ins>
          </w:p>
        </w:tc>
      </w:tr>
      <w:tr w:rsidR="008B154B" w:rsidRPr="00B474F8" w14:paraId="6B80B4A0" w14:textId="77777777" w:rsidTr="000912F0">
        <w:trPr>
          <w:ins w:id="1062" w:author="Hoang Duc Thanh-OCC" w:date="2026-04-08T15:50:00Z"/>
        </w:trPr>
        <w:tc>
          <w:tcPr>
            <w:tcW w:w="1682" w:type="dxa"/>
            <w:vAlign w:val="center"/>
          </w:tcPr>
          <w:p w14:paraId="6A662343" w14:textId="77777777" w:rsidR="008B154B" w:rsidRPr="00B474F8" w:rsidRDefault="008B154B" w:rsidP="000912F0">
            <w:pPr>
              <w:autoSpaceDE w:val="0"/>
              <w:autoSpaceDN w:val="0"/>
              <w:adjustRightInd w:val="0"/>
              <w:rPr>
                <w:ins w:id="1063" w:author="Hoang Duc Thanh-OCC" w:date="2026-04-08T15:50:00Z"/>
                <w:rFonts w:ascii="Arial" w:hAnsi="Arial" w:cs="Arial"/>
                <w:color w:val="000000" w:themeColor="text1"/>
                <w:sz w:val="18"/>
                <w:szCs w:val="18"/>
              </w:rPr>
            </w:pPr>
            <w:ins w:id="1064" w:author="Hoang Duc Thanh-OCC" w:date="2026-04-08T15:50:00Z">
              <w:r>
                <w:rPr>
                  <w:rFonts w:ascii="Arial" w:hAnsi="Arial" w:cs="Arial"/>
                  <w:color w:val="000000" w:themeColor="text1"/>
                  <w:sz w:val="18"/>
                  <w:szCs w:val="18"/>
                </w:rPr>
                <w:t>PBN</w:t>
              </w:r>
            </w:ins>
          </w:p>
        </w:tc>
        <w:tc>
          <w:tcPr>
            <w:tcW w:w="5902" w:type="dxa"/>
            <w:gridSpan w:val="4"/>
          </w:tcPr>
          <w:p w14:paraId="6B63B76D" w14:textId="77777777" w:rsidR="008B154B" w:rsidRPr="00B474F8" w:rsidRDefault="008B154B" w:rsidP="000912F0">
            <w:pPr>
              <w:autoSpaceDE w:val="0"/>
              <w:autoSpaceDN w:val="0"/>
              <w:adjustRightInd w:val="0"/>
              <w:jc w:val="both"/>
              <w:rPr>
                <w:ins w:id="1065" w:author="Hoang Duc Thanh-OCC" w:date="2026-04-08T15:50:00Z"/>
                <w:rFonts w:ascii="Arial" w:hAnsi="Arial" w:cs="Arial"/>
                <w:color w:val="000000" w:themeColor="text1"/>
                <w:sz w:val="18"/>
                <w:szCs w:val="18"/>
              </w:rPr>
            </w:pPr>
            <w:ins w:id="1066" w:author="Hoang Duc Thanh-OCC" w:date="2026-04-08T15:50:00Z">
              <w:r w:rsidRPr="00B474F8">
                <w:rPr>
                  <w:rFonts w:ascii="Arial" w:hAnsi="Arial" w:cs="Arial"/>
                  <w:color w:val="000000" w:themeColor="text1"/>
                  <w:sz w:val="18"/>
                  <w:szCs w:val="18"/>
                </w:rPr>
                <w:t>RNAV2</w:t>
              </w:r>
              <w:r>
                <w:rPr>
                  <w:rFonts w:ascii="Arial" w:hAnsi="Arial" w:cs="Arial"/>
                  <w:color w:val="000000" w:themeColor="text1"/>
                  <w:sz w:val="18"/>
                  <w:szCs w:val="18"/>
                </w:rPr>
                <w:t>, RNAV5</w:t>
              </w:r>
            </w:ins>
          </w:p>
        </w:tc>
      </w:tr>
      <w:tr w:rsidR="008B154B" w:rsidRPr="00B474F8" w14:paraId="5DFBF520" w14:textId="77777777" w:rsidTr="000912F0">
        <w:trPr>
          <w:ins w:id="1067" w:author="Hoang Duc Thanh-OCC" w:date="2026-04-08T15:50:00Z"/>
        </w:trPr>
        <w:tc>
          <w:tcPr>
            <w:tcW w:w="1682" w:type="dxa"/>
            <w:vAlign w:val="center"/>
          </w:tcPr>
          <w:p w14:paraId="439E4AD9" w14:textId="77777777" w:rsidR="008B154B" w:rsidRDefault="008B154B" w:rsidP="000912F0">
            <w:pPr>
              <w:autoSpaceDE w:val="0"/>
              <w:autoSpaceDN w:val="0"/>
              <w:adjustRightInd w:val="0"/>
              <w:rPr>
                <w:ins w:id="1068" w:author="Hoang Duc Thanh-OCC" w:date="2026-04-08T15:50:00Z"/>
                <w:rFonts w:ascii="Arial" w:hAnsi="Arial" w:cs="Arial"/>
                <w:color w:val="000000" w:themeColor="text1"/>
                <w:sz w:val="18"/>
                <w:szCs w:val="18"/>
              </w:rPr>
            </w:pPr>
            <w:ins w:id="1069" w:author="Hoang Duc Thanh-OCC" w:date="2026-04-08T15:50:00Z">
              <w:r>
                <w:rPr>
                  <w:rFonts w:ascii="Arial" w:hAnsi="Arial" w:cs="Arial"/>
                  <w:color w:val="000000" w:themeColor="text1"/>
                  <w:sz w:val="18"/>
                  <w:szCs w:val="18"/>
                </w:rPr>
                <w:t>Datalink</w:t>
              </w:r>
            </w:ins>
          </w:p>
        </w:tc>
        <w:tc>
          <w:tcPr>
            <w:tcW w:w="5902" w:type="dxa"/>
            <w:gridSpan w:val="4"/>
          </w:tcPr>
          <w:p w14:paraId="2AAA2FE4" w14:textId="77777777" w:rsidR="008B154B" w:rsidRPr="00B474F8" w:rsidRDefault="008B154B" w:rsidP="000912F0">
            <w:pPr>
              <w:autoSpaceDE w:val="0"/>
              <w:autoSpaceDN w:val="0"/>
              <w:adjustRightInd w:val="0"/>
              <w:jc w:val="both"/>
              <w:rPr>
                <w:ins w:id="1070" w:author="Hoang Duc Thanh-OCC" w:date="2026-04-08T15:50:00Z"/>
                <w:rFonts w:ascii="Arial" w:hAnsi="Arial" w:cs="Arial"/>
                <w:color w:val="000000" w:themeColor="text1"/>
                <w:sz w:val="18"/>
                <w:szCs w:val="18"/>
              </w:rPr>
            </w:pPr>
            <w:ins w:id="1071" w:author="Hoang Duc Thanh-OCC" w:date="2026-04-08T15:50:00Z">
              <w:r>
                <w:rPr>
                  <w:rFonts w:ascii="Arial" w:hAnsi="Arial" w:cs="Arial"/>
                  <w:color w:val="000000" w:themeColor="text1"/>
                  <w:sz w:val="18"/>
                  <w:szCs w:val="18"/>
                </w:rPr>
                <w:t>CPDLC/ ADS-C, ADS-B, PBCS</w:t>
              </w:r>
            </w:ins>
          </w:p>
        </w:tc>
      </w:tr>
      <w:tr w:rsidR="008B154B" w:rsidRPr="00B474F8" w14:paraId="2BE59933" w14:textId="77777777" w:rsidTr="000912F0">
        <w:trPr>
          <w:ins w:id="1072" w:author="Hoang Duc Thanh-OCC" w:date="2026-04-08T15:50:00Z"/>
        </w:trPr>
        <w:tc>
          <w:tcPr>
            <w:tcW w:w="1682" w:type="dxa"/>
            <w:vAlign w:val="center"/>
          </w:tcPr>
          <w:p w14:paraId="25F7A86A" w14:textId="77777777" w:rsidR="008B154B" w:rsidRPr="00B474F8" w:rsidRDefault="008B154B" w:rsidP="000912F0">
            <w:pPr>
              <w:autoSpaceDE w:val="0"/>
              <w:autoSpaceDN w:val="0"/>
              <w:adjustRightInd w:val="0"/>
              <w:rPr>
                <w:ins w:id="1073" w:author="Hoang Duc Thanh-OCC" w:date="2026-04-08T15:50:00Z"/>
                <w:rFonts w:ascii="Arial" w:hAnsi="Arial" w:cs="Arial"/>
                <w:color w:val="000000" w:themeColor="text1"/>
                <w:sz w:val="18"/>
                <w:szCs w:val="18"/>
              </w:rPr>
            </w:pPr>
            <w:ins w:id="1074" w:author="Hoang Duc Thanh-OCC" w:date="2026-04-08T15:50:00Z">
              <w:r w:rsidRPr="00B474F8">
                <w:rPr>
                  <w:rFonts w:ascii="Arial" w:hAnsi="Arial" w:cs="Arial"/>
                  <w:color w:val="000000" w:themeColor="text1"/>
                  <w:sz w:val="18"/>
                  <w:szCs w:val="18"/>
                </w:rPr>
                <w:t>Flight level</w:t>
              </w:r>
            </w:ins>
          </w:p>
        </w:tc>
        <w:tc>
          <w:tcPr>
            <w:tcW w:w="5902" w:type="dxa"/>
            <w:gridSpan w:val="4"/>
          </w:tcPr>
          <w:p w14:paraId="2904B18B" w14:textId="77777777" w:rsidR="008B154B" w:rsidRPr="00B474F8" w:rsidRDefault="008B154B" w:rsidP="000912F0">
            <w:pPr>
              <w:autoSpaceDE w:val="0"/>
              <w:autoSpaceDN w:val="0"/>
              <w:adjustRightInd w:val="0"/>
              <w:jc w:val="both"/>
              <w:rPr>
                <w:ins w:id="1075" w:author="Hoang Duc Thanh-OCC" w:date="2026-04-08T15:50:00Z"/>
                <w:rFonts w:ascii="Arial" w:hAnsi="Arial" w:cs="Arial"/>
                <w:color w:val="000000" w:themeColor="text1"/>
                <w:sz w:val="18"/>
                <w:szCs w:val="18"/>
              </w:rPr>
            </w:pPr>
            <w:ins w:id="1076" w:author="Hoang Duc Thanh-OCC" w:date="2026-04-08T15:50:00Z">
              <w:r w:rsidRPr="00B474F8">
                <w:rPr>
                  <w:rFonts w:ascii="Arial" w:hAnsi="Arial" w:cs="Arial"/>
                  <w:color w:val="000000" w:themeColor="text1"/>
                  <w:sz w:val="18"/>
                  <w:szCs w:val="18"/>
                </w:rPr>
                <w:t>MIN – MAX: GND – FL410</w:t>
              </w:r>
            </w:ins>
          </w:p>
          <w:p w14:paraId="341BDC77" w14:textId="77777777" w:rsidR="008B154B" w:rsidRPr="00B474F8" w:rsidRDefault="008B154B" w:rsidP="000912F0">
            <w:pPr>
              <w:autoSpaceDE w:val="0"/>
              <w:autoSpaceDN w:val="0"/>
              <w:adjustRightInd w:val="0"/>
              <w:jc w:val="both"/>
              <w:rPr>
                <w:ins w:id="1077" w:author="Hoang Duc Thanh-OCC" w:date="2026-04-08T15:50:00Z"/>
                <w:rFonts w:ascii="Arial" w:hAnsi="Arial" w:cs="Arial"/>
                <w:color w:val="000000" w:themeColor="text1"/>
                <w:sz w:val="18"/>
                <w:szCs w:val="18"/>
              </w:rPr>
            </w:pPr>
            <w:ins w:id="1078" w:author="Hoang Duc Thanh-OCC" w:date="2026-04-08T15:50: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p>
        </w:tc>
      </w:tr>
      <w:tr w:rsidR="008B154B" w:rsidRPr="00B474F8" w14:paraId="68317DE1" w14:textId="77777777" w:rsidTr="000912F0">
        <w:trPr>
          <w:trHeight w:val="295"/>
          <w:ins w:id="1079" w:author="Hoang Duc Thanh-OCC" w:date="2026-04-08T15:50:00Z"/>
        </w:trPr>
        <w:tc>
          <w:tcPr>
            <w:tcW w:w="1682" w:type="dxa"/>
            <w:vAlign w:val="center"/>
          </w:tcPr>
          <w:p w14:paraId="2232F672" w14:textId="77777777" w:rsidR="008B154B" w:rsidRPr="00B474F8" w:rsidRDefault="008B154B" w:rsidP="000912F0">
            <w:pPr>
              <w:autoSpaceDE w:val="0"/>
              <w:autoSpaceDN w:val="0"/>
              <w:adjustRightInd w:val="0"/>
              <w:rPr>
                <w:ins w:id="1080" w:author="Hoang Duc Thanh-OCC" w:date="2026-04-08T15:50:00Z"/>
                <w:rFonts w:ascii="Arial" w:hAnsi="Arial" w:cs="Arial"/>
                <w:color w:val="000000" w:themeColor="text1"/>
                <w:sz w:val="18"/>
                <w:szCs w:val="18"/>
              </w:rPr>
            </w:pPr>
            <w:ins w:id="1081" w:author="Hoang Duc Thanh-OCC" w:date="2026-04-08T15:50:00Z">
              <w:r w:rsidRPr="00B474F8">
                <w:rPr>
                  <w:rFonts w:ascii="Arial" w:hAnsi="Arial" w:cs="Arial"/>
                  <w:color w:val="000000" w:themeColor="text1"/>
                  <w:sz w:val="18"/>
                  <w:szCs w:val="18"/>
                </w:rPr>
                <w:t>Restriction</w:t>
              </w:r>
            </w:ins>
          </w:p>
        </w:tc>
        <w:tc>
          <w:tcPr>
            <w:tcW w:w="5902" w:type="dxa"/>
            <w:gridSpan w:val="4"/>
            <w:vAlign w:val="center"/>
          </w:tcPr>
          <w:p w14:paraId="182540BE" w14:textId="77777777" w:rsidR="008B154B" w:rsidRPr="00B474F8" w:rsidRDefault="008B154B" w:rsidP="000912F0">
            <w:pPr>
              <w:autoSpaceDE w:val="0"/>
              <w:autoSpaceDN w:val="0"/>
              <w:adjustRightInd w:val="0"/>
              <w:rPr>
                <w:ins w:id="1082" w:author="Hoang Duc Thanh-OCC" w:date="2026-04-08T15:50:00Z"/>
                <w:rFonts w:ascii="Arial" w:hAnsi="Arial" w:cs="Arial"/>
                <w:color w:val="000000" w:themeColor="text1"/>
                <w:sz w:val="18"/>
                <w:szCs w:val="18"/>
              </w:rPr>
            </w:pPr>
            <w:ins w:id="1083" w:author="Hoang Duc Thanh-OCC" w:date="2026-04-08T15:50:00Z">
              <w:r w:rsidRPr="00B474F8">
                <w:rPr>
                  <w:rFonts w:ascii="Arial" w:hAnsi="Arial" w:cs="Arial"/>
                  <w:color w:val="000000" w:themeColor="text1"/>
                  <w:sz w:val="18"/>
                  <w:szCs w:val="18"/>
                </w:rPr>
                <w:t>NIL</w:t>
              </w:r>
            </w:ins>
          </w:p>
        </w:tc>
      </w:tr>
      <w:tr w:rsidR="008B154B" w:rsidRPr="003443AF" w14:paraId="050D3403" w14:textId="77777777" w:rsidTr="000912F0">
        <w:trPr>
          <w:ins w:id="1084" w:author="Hoang Duc Thanh-OCC" w:date="2026-04-08T15:50:00Z"/>
        </w:trPr>
        <w:tc>
          <w:tcPr>
            <w:tcW w:w="7584" w:type="dxa"/>
            <w:gridSpan w:val="5"/>
            <w:shd w:val="clear" w:color="auto" w:fill="323E4F" w:themeFill="text2" w:themeFillShade="BF"/>
          </w:tcPr>
          <w:p w14:paraId="4DB71E2B" w14:textId="77777777" w:rsidR="008B154B" w:rsidRPr="003443AF" w:rsidRDefault="008B154B" w:rsidP="000912F0">
            <w:pPr>
              <w:pStyle w:val="ListParagraph"/>
              <w:numPr>
                <w:ilvl w:val="0"/>
                <w:numId w:val="3"/>
              </w:numPr>
              <w:autoSpaceDE w:val="0"/>
              <w:autoSpaceDN w:val="0"/>
              <w:adjustRightInd w:val="0"/>
              <w:jc w:val="both"/>
              <w:rPr>
                <w:ins w:id="1085" w:author="Hoang Duc Thanh-OCC" w:date="2026-04-08T15:50:00Z"/>
                <w:rFonts w:ascii="Arial" w:hAnsi="Arial" w:cs="Arial"/>
                <w:b/>
                <w:color w:val="000000" w:themeColor="text1"/>
                <w:sz w:val="18"/>
                <w:szCs w:val="18"/>
              </w:rPr>
              <w:pPrChange w:id="1086" w:author="Hoang Duc Thanh-OCC" w:date="2026-09-03T10:24:00Z">
                <w:pPr>
                  <w:pStyle w:val="ListParagraph"/>
                  <w:numPr>
                    <w:numId w:val="45"/>
                  </w:numPr>
                  <w:autoSpaceDE w:val="0"/>
                  <w:autoSpaceDN w:val="0"/>
                  <w:adjustRightInd w:val="0"/>
                  <w:ind w:hanging="360"/>
                  <w:jc w:val="both"/>
                </w:pPr>
              </w:pPrChange>
            </w:pPr>
            <w:ins w:id="1087" w:author="Hoang Duc Thanh-OCC" w:date="2026-04-08T15:50:00Z">
              <w:r>
                <w:rPr>
                  <w:rFonts w:ascii="Arial" w:hAnsi="Arial" w:cs="Arial"/>
                  <w:b/>
                  <w:color w:val="FFFFFF" w:themeColor="background1"/>
                  <w:sz w:val="18"/>
                  <w:szCs w:val="18"/>
                </w:rPr>
                <w:t xml:space="preserve">HUI– ICN – HUI </w:t>
              </w:r>
            </w:ins>
          </w:p>
        </w:tc>
      </w:tr>
      <w:tr w:rsidR="008B154B" w:rsidRPr="00B474F8" w14:paraId="755F21E3" w14:textId="77777777" w:rsidTr="000912F0">
        <w:trPr>
          <w:ins w:id="1088" w:author="Hoang Duc Thanh-OCC" w:date="2026-04-08T15:50:00Z"/>
        </w:trPr>
        <w:tc>
          <w:tcPr>
            <w:tcW w:w="1682" w:type="dxa"/>
            <w:vMerge w:val="restart"/>
            <w:vAlign w:val="center"/>
          </w:tcPr>
          <w:p w14:paraId="66910924" w14:textId="77777777" w:rsidR="008B154B" w:rsidRPr="00B474F8" w:rsidRDefault="008B154B" w:rsidP="000912F0">
            <w:pPr>
              <w:autoSpaceDE w:val="0"/>
              <w:autoSpaceDN w:val="0"/>
              <w:adjustRightInd w:val="0"/>
              <w:rPr>
                <w:ins w:id="1089" w:author="Hoang Duc Thanh-OCC" w:date="2026-04-08T15:50:00Z"/>
                <w:rFonts w:ascii="Arial" w:hAnsi="Arial" w:cs="Arial"/>
                <w:color w:val="000000" w:themeColor="text1"/>
                <w:sz w:val="18"/>
                <w:szCs w:val="18"/>
              </w:rPr>
            </w:pPr>
          </w:p>
        </w:tc>
        <w:tc>
          <w:tcPr>
            <w:tcW w:w="853" w:type="dxa"/>
          </w:tcPr>
          <w:p w14:paraId="651890CE" w14:textId="77777777" w:rsidR="008B154B" w:rsidRPr="00B474F8" w:rsidRDefault="008B154B" w:rsidP="000912F0">
            <w:pPr>
              <w:autoSpaceDE w:val="0"/>
              <w:autoSpaceDN w:val="0"/>
              <w:adjustRightInd w:val="0"/>
              <w:jc w:val="center"/>
              <w:rPr>
                <w:ins w:id="1090" w:author="Hoang Duc Thanh-OCC" w:date="2026-04-08T15:50:00Z"/>
                <w:rFonts w:ascii="Arial" w:hAnsi="Arial" w:cs="Arial"/>
                <w:color w:val="000000" w:themeColor="text1"/>
                <w:sz w:val="18"/>
                <w:szCs w:val="18"/>
              </w:rPr>
            </w:pPr>
            <w:ins w:id="1091" w:author="Hoang Duc Thanh-OCC" w:date="2026-04-08T15:50:00Z">
              <w:r>
                <w:rPr>
                  <w:rFonts w:ascii="Arial" w:hAnsi="Arial" w:cs="Arial"/>
                  <w:color w:val="000000" w:themeColor="text1"/>
                  <w:sz w:val="18"/>
                  <w:szCs w:val="18"/>
                </w:rPr>
                <w:t>VVPB</w:t>
              </w:r>
            </w:ins>
          </w:p>
        </w:tc>
        <w:tc>
          <w:tcPr>
            <w:tcW w:w="917" w:type="dxa"/>
          </w:tcPr>
          <w:p w14:paraId="7A7809CC" w14:textId="77777777" w:rsidR="008B154B" w:rsidRPr="00B474F8" w:rsidRDefault="008B154B" w:rsidP="000912F0">
            <w:pPr>
              <w:autoSpaceDE w:val="0"/>
              <w:autoSpaceDN w:val="0"/>
              <w:adjustRightInd w:val="0"/>
              <w:jc w:val="center"/>
              <w:rPr>
                <w:ins w:id="1092" w:author="Hoang Duc Thanh-OCC" w:date="2026-04-08T15:50:00Z"/>
                <w:rFonts w:ascii="Arial" w:hAnsi="Arial" w:cs="Arial"/>
                <w:color w:val="000000" w:themeColor="text1"/>
                <w:sz w:val="18"/>
                <w:szCs w:val="18"/>
              </w:rPr>
            </w:pPr>
            <w:ins w:id="1093" w:author="Hoang Duc Thanh-OCC" w:date="2026-04-08T15:50:00Z">
              <w:r>
                <w:rPr>
                  <w:rFonts w:ascii="Arial" w:hAnsi="Arial" w:cs="Arial"/>
                  <w:color w:val="000000" w:themeColor="text1"/>
                  <w:sz w:val="18"/>
                  <w:szCs w:val="18"/>
                </w:rPr>
                <w:t>RKSI</w:t>
              </w:r>
            </w:ins>
          </w:p>
        </w:tc>
        <w:tc>
          <w:tcPr>
            <w:tcW w:w="1696" w:type="dxa"/>
          </w:tcPr>
          <w:p w14:paraId="6A1CC494" w14:textId="77777777" w:rsidR="008B154B" w:rsidRPr="00B474F8" w:rsidRDefault="008B154B" w:rsidP="000912F0">
            <w:pPr>
              <w:autoSpaceDE w:val="0"/>
              <w:autoSpaceDN w:val="0"/>
              <w:adjustRightInd w:val="0"/>
              <w:jc w:val="center"/>
              <w:rPr>
                <w:ins w:id="1094" w:author="Hoang Duc Thanh-OCC" w:date="2026-04-08T15:50:00Z"/>
                <w:rFonts w:ascii="Arial" w:hAnsi="Arial" w:cs="Arial"/>
                <w:color w:val="000000" w:themeColor="text1"/>
                <w:sz w:val="18"/>
                <w:szCs w:val="18"/>
              </w:rPr>
            </w:pPr>
            <w:ins w:id="1095" w:author="Hoang Duc Thanh-OCC" w:date="2026-04-08T15:50:00Z">
              <w:r>
                <w:rPr>
                  <w:rFonts w:ascii="Arial" w:hAnsi="Arial" w:cs="Arial"/>
                  <w:color w:val="000000" w:themeColor="text1"/>
                  <w:sz w:val="18"/>
                  <w:szCs w:val="18"/>
                </w:rPr>
                <w:t>HUIICN01</w:t>
              </w:r>
            </w:ins>
          </w:p>
        </w:tc>
        <w:tc>
          <w:tcPr>
            <w:tcW w:w="2436" w:type="dxa"/>
          </w:tcPr>
          <w:p w14:paraId="6CAE4A23" w14:textId="77777777" w:rsidR="008B154B" w:rsidRPr="00B474F8" w:rsidRDefault="008B154B" w:rsidP="000912F0">
            <w:pPr>
              <w:autoSpaceDE w:val="0"/>
              <w:autoSpaceDN w:val="0"/>
              <w:adjustRightInd w:val="0"/>
              <w:rPr>
                <w:ins w:id="1096" w:author="Hoang Duc Thanh-OCC" w:date="2026-04-08T15:50:00Z"/>
                <w:rFonts w:ascii="Arial" w:hAnsi="Arial" w:cs="Arial"/>
                <w:color w:val="000000" w:themeColor="text1"/>
                <w:sz w:val="18"/>
                <w:szCs w:val="18"/>
              </w:rPr>
            </w:pPr>
            <w:ins w:id="1097" w:author="Hoang Duc Thanh-OCC" w:date="2026-04-08T15:50:00Z">
              <w:r>
                <w:rPr>
                  <w:rFonts w:ascii="Arial" w:hAnsi="Arial" w:cs="Arial"/>
                  <w:color w:val="000000" w:themeColor="text1"/>
                  <w:sz w:val="18"/>
                  <w:szCs w:val="18"/>
                </w:rPr>
                <w:t>RKSS, RKSM, RKTU</w:t>
              </w:r>
            </w:ins>
          </w:p>
        </w:tc>
      </w:tr>
      <w:tr w:rsidR="008B154B" w:rsidRPr="00B474F8" w14:paraId="6E2E9C5A" w14:textId="77777777" w:rsidTr="000912F0">
        <w:trPr>
          <w:ins w:id="1098" w:author="Hoang Duc Thanh-OCC" w:date="2026-04-08T15:50:00Z"/>
        </w:trPr>
        <w:tc>
          <w:tcPr>
            <w:tcW w:w="1682" w:type="dxa"/>
            <w:vMerge/>
            <w:vAlign w:val="center"/>
          </w:tcPr>
          <w:p w14:paraId="5DA4075C" w14:textId="77777777" w:rsidR="008B154B" w:rsidRPr="00B474F8" w:rsidRDefault="008B154B" w:rsidP="000912F0">
            <w:pPr>
              <w:autoSpaceDE w:val="0"/>
              <w:autoSpaceDN w:val="0"/>
              <w:adjustRightInd w:val="0"/>
              <w:rPr>
                <w:ins w:id="1099" w:author="Hoang Duc Thanh-OCC" w:date="2026-04-08T15:50:00Z"/>
                <w:rFonts w:ascii="Arial" w:hAnsi="Arial" w:cs="Arial"/>
                <w:color w:val="000000" w:themeColor="text1"/>
                <w:sz w:val="18"/>
                <w:szCs w:val="18"/>
              </w:rPr>
            </w:pPr>
          </w:p>
        </w:tc>
        <w:tc>
          <w:tcPr>
            <w:tcW w:w="853" w:type="dxa"/>
          </w:tcPr>
          <w:p w14:paraId="78BB4509" w14:textId="77777777" w:rsidR="008B154B" w:rsidRPr="00B474F8" w:rsidRDefault="008B154B" w:rsidP="000912F0">
            <w:pPr>
              <w:autoSpaceDE w:val="0"/>
              <w:autoSpaceDN w:val="0"/>
              <w:adjustRightInd w:val="0"/>
              <w:jc w:val="center"/>
              <w:rPr>
                <w:ins w:id="1100" w:author="Hoang Duc Thanh-OCC" w:date="2026-04-08T15:50:00Z"/>
                <w:rFonts w:ascii="Arial" w:hAnsi="Arial" w:cs="Arial"/>
                <w:color w:val="000000" w:themeColor="text1"/>
                <w:sz w:val="18"/>
                <w:szCs w:val="18"/>
              </w:rPr>
            </w:pPr>
            <w:ins w:id="1101" w:author="Hoang Duc Thanh-OCC" w:date="2026-04-08T15:50:00Z">
              <w:r>
                <w:rPr>
                  <w:rFonts w:ascii="Arial" w:hAnsi="Arial" w:cs="Arial"/>
                  <w:color w:val="000000" w:themeColor="text1"/>
                  <w:sz w:val="18"/>
                  <w:szCs w:val="18"/>
                </w:rPr>
                <w:t>RKSI</w:t>
              </w:r>
            </w:ins>
          </w:p>
        </w:tc>
        <w:tc>
          <w:tcPr>
            <w:tcW w:w="917" w:type="dxa"/>
          </w:tcPr>
          <w:p w14:paraId="43546AB2" w14:textId="77777777" w:rsidR="008B154B" w:rsidRPr="00B474F8" w:rsidRDefault="008B154B" w:rsidP="000912F0">
            <w:pPr>
              <w:autoSpaceDE w:val="0"/>
              <w:autoSpaceDN w:val="0"/>
              <w:adjustRightInd w:val="0"/>
              <w:jc w:val="center"/>
              <w:rPr>
                <w:ins w:id="1102" w:author="Hoang Duc Thanh-OCC" w:date="2026-04-08T15:50:00Z"/>
                <w:rFonts w:ascii="Arial" w:hAnsi="Arial" w:cs="Arial"/>
                <w:color w:val="000000" w:themeColor="text1"/>
                <w:sz w:val="18"/>
                <w:szCs w:val="18"/>
              </w:rPr>
            </w:pPr>
            <w:ins w:id="1103" w:author="Hoang Duc Thanh-OCC" w:date="2026-04-08T15:50:00Z">
              <w:r>
                <w:rPr>
                  <w:rFonts w:ascii="Arial" w:hAnsi="Arial" w:cs="Arial"/>
                  <w:color w:val="000000" w:themeColor="text1"/>
                  <w:sz w:val="18"/>
                  <w:szCs w:val="18"/>
                </w:rPr>
                <w:t>VVPB</w:t>
              </w:r>
            </w:ins>
          </w:p>
        </w:tc>
        <w:tc>
          <w:tcPr>
            <w:tcW w:w="1696" w:type="dxa"/>
          </w:tcPr>
          <w:p w14:paraId="188E1565" w14:textId="77777777" w:rsidR="008B154B" w:rsidRPr="00B474F8" w:rsidRDefault="008B154B" w:rsidP="000912F0">
            <w:pPr>
              <w:autoSpaceDE w:val="0"/>
              <w:autoSpaceDN w:val="0"/>
              <w:adjustRightInd w:val="0"/>
              <w:jc w:val="center"/>
              <w:rPr>
                <w:ins w:id="1104" w:author="Hoang Duc Thanh-OCC" w:date="2026-04-08T15:50:00Z"/>
                <w:rFonts w:ascii="Arial" w:hAnsi="Arial" w:cs="Arial"/>
                <w:color w:val="000000" w:themeColor="text1"/>
                <w:sz w:val="18"/>
                <w:szCs w:val="18"/>
              </w:rPr>
            </w:pPr>
            <w:ins w:id="1105" w:author="Hoang Duc Thanh-OCC" w:date="2026-04-08T15:50:00Z">
              <w:r>
                <w:rPr>
                  <w:rFonts w:ascii="Arial" w:hAnsi="Arial" w:cs="Arial"/>
                  <w:color w:val="000000" w:themeColor="text1"/>
                  <w:sz w:val="18"/>
                  <w:szCs w:val="18"/>
                </w:rPr>
                <w:t>ICNHUI01</w:t>
              </w:r>
            </w:ins>
          </w:p>
        </w:tc>
        <w:tc>
          <w:tcPr>
            <w:tcW w:w="2436" w:type="dxa"/>
          </w:tcPr>
          <w:p w14:paraId="1DD7784B" w14:textId="77777777" w:rsidR="008B154B" w:rsidRPr="00B474F8" w:rsidRDefault="008B154B" w:rsidP="000912F0">
            <w:pPr>
              <w:autoSpaceDE w:val="0"/>
              <w:autoSpaceDN w:val="0"/>
              <w:adjustRightInd w:val="0"/>
              <w:rPr>
                <w:ins w:id="1106" w:author="Hoang Duc Thanh-OCC" w:date="2026-04-08T15:50:00Z"/>
                <w:rFonts w:ascii="Arial" w:hAnsi="Arial" w:cs="Arial"/>
                <w:color w:val="000000" w:themeColor="text1"/>
                <w:sz w:val="18"/>
                <w:szCs w:val="18"/>
              </w:rPr>
            </w:pPr>
            <w:ins w:id="1107" w:author="Hoang Duc Thanh-OCC" w:date="2026-04-08T15:50:00Z">
              <w:r>
                <w:rPr>
                  <w:rFonts w:ascii="Arial" w:hAnsi="Arial" w:cs="Arial"/>
                  <w:color w:val="000000" w:themeColor="text1"/>
                  <w:sz w:val="18"/>
                  <w:szCs w:val="18"/>
                </w:rPr>
                <w:t>VVDN, VVBM, VVCR</w:t>
              </w:r>
            </w:ins>
          </w:p>
        </w:tc>
      </w:tr>
      <w:tr w:rsidR="008B154B" w:rsidRPr="00B474F8" w14:paraId="147B8457" w14:textId="77777777" w:rsidTr="000912F0">
        <w:trPr>
          <w:ins w:id="1108" w:author="Hoang Duc Thanh-OCC" w:date="2026-04-08T15:50:00Z"/>
        </w:trPr>
        <w:tc>
          <w:tcPr>
            <w:tcW w:w="1682" w:type="dxa"/>
            <w:vAlign w:val="center"/>
          </w:tcPr>
          <w:p w14:paraId="0D311100" w14:textId="77777777" w:rsidR="008B154B" w:rsidRPr="00B474F8" w:rsidRDefault="008B154B" w:rsidP="000912F0">
            <w:pPr>
              <w:autoSpaceDE w:val="0"/>
              <w:autoSpaceDN w:val="0"/>
              <w:adjustRightInd w:val="0"/>
              <w:rPr>
                <w:ins w:id="1109" w:author="Hoang Duc Thanh-OCC" w:date="2026-04-08T15:50:00Z"/>
                <w:rFonts w:ascii="Arial" w:hAnsi="Arial" w:cs="Arial"/>
                <w:color w:val="000000" w:themeColor="text1"/>
                <w:sz w:val="18"/>
                <w:szCs w:val="18"/>
              </w:rPr>
            </w:pPr>
            <w:ins w:id="1110" w:author="Hoang Duc Thanh-OCC" w:date="2026-04-08T15:50:00Z">
              <w:r>
                <w:rPr>
                  <w:rFonts w:ascii="Arial" w:hAnsi="Arial" w:cs="Arial"/>
                  <w:color w:val="000000" w:themeColor="text1"/>
                  <w:sz w:val="18"/>
                  <w:szCs w:val="18"/>
                </w:rPr>
                <w:t>Area Operation</w:t>
              </w:r>
            </w:ins>
          </w:p>
        </w:tc>
        <w:tc>
          <w:tcPr>
            <w:tcW w:w="5902" w:type="dxa"/>
            <w:gridSpan w:val="4"/>
            <w:vAlign w:val="center"/>
          </w:tcPr>
          <w:p w14:paraId="2E65DA7C" w14:textId="77777777" w:rsidR="008B154B" w:rsidRPr="00B474F8" w:rsidRDefault="008B154B" w:rsidP="000912F0">
            <w:pPr>
              <w:autoSpaceDE w:val="0"/>
              <w:autoSpaceDN w:val="0"/>
              <w:adjustRightInd w:val="0"/>
              <w:rPr>
                <w:ins w:id="1111" w:author="Hoang Duc Thanh-OCC" w:date="2026-04-08T15:50:00Z"/>
                <w:rFonts w:ascii="Arial" w:hAnsi="Arial" w:cs="Arial"/>
                <w:color w:val="000000" w:themeColor="text1"/>
                <w:sz w:val="18"/>
                <w:szCs w:val="18"/>
              </w:rPr>
            </w:pPr>
            <w:ins w:id="1112" w:author="Hoang Duc Thanh-OCC" w:date="2026-04-08T15:50:00Z">
              <w:r>
                <w:rPr>
                  <w:rFonts w:ascii="Arial" w:hAnsi="Arial" w:cs="Arial"/>
                  <w:color w:val="000000" w:themeColor="text1"/>
                  <w:sz w:val="18"/>
                  <w:szCs w:val="18"/>
                </w:rPr>
                <w:t>MID/ASIA</w:t>
              </w:r>
            </w:ins>
          </w:p>
        </w:tc>
      </w:tr>
      <w:tr w:rsidR="008B154B" w:rsidRPr="00B474F8" w14:paraId="28CE5AC8" w14:textId="77777777" w:rsidTr="000912F0">
        <w:trPr>
          <w:ins w:id="1113" w:author="Hoang Duc Thanh-OCC" w:date="2026-04-08T15:50:00Z"/>
        </w:trPr>
        <w:tc>
          <w:tcPr>
            <w:tcW w:w="1682" w:type="dxa"/>
            <w:vAlign w:val="center"/>
          </w:tcPr>
          <w:p w14:paraId="6190C768" w14:textId="77777777" w:rsidR="008B154B" w:rsidRPr="00B474F8" w:rsidRDefault="008B154B" w:rsidP="000912F0">
            <w:pPr>
              <w:autoSpaceDE w:val="0"/>
              <w:autoSpaceDN w:val="0"/>
              <w:adjustRightInd w:val="0"/>
              <w:rPr>
                <w:ins w:id="1114" w:author="Hoang Duc Thanh-OCC" w:date="2026-04-08T15:50:00Z"/>
                <w:rFonts w:ascii="Arial" w:hAnsi="Arial" w:cs="Arial"/>
                <w:color w:val="000000" w:themeColor="text1"/>
                <w:sz w:val="18"/>
                <w:szCs w:val="18"/>
              </w:rPr>
            </w:pPr>
            <w:ins w:id="1115" w:author="Hoang Duc Thanh-OCC" w:date="2026-04-08T15:50:00Z">
              <w:r w:rsidRPr="00B474F8">
                <w:rPr>
                  <w:rFonts w:ascii="Arial" w:hAnsi="Arial" w:cs="Arial"/>
                  <w:color w:val="000000" w:themeColor="text1"/>
                  <w:sz w:val="18"/>
                  <w:szCs w:val="18"/>
                </w:rPr>
                <w:t>Preferred Enroute Alternate Airport</w:t>
              </w:r>
            </w:ins>
          </w:p>
        </w:tc>
        <w:tc>
          <w:tcPr>
            <w:tcW w:w="5902" w:type="dxa"/>
            <w:gridSpan w:val="4"/>
            <w:vAlign w:val="center"/>
          </w:tcPr>
          <w:p w14:paraId="0A3EDDC4" w14:textId="77777777" w:rsidR="008B154B" w:rsidRPr="00B474F8" w:rsidRDefault="008B154B" w:rsidP="000912F0">
            <w:pPr>
              <w:autoSpaceDE w:val="0"/>
              <w:autoSpaceDN w:val="0"/>
              <w:adjustRightInd w:val="0"/>
              <w:rPr>
                <w:ins w:id="1116" w:author="Hoang Duc Thanh-OCC" w:date="2026-04-08T15:50:00Z"/>
                <w:rFonts w:ascii="Arial" w:hAnsi="Arial" w:cs="Arial"/>
                <w:color w:val="000000" w:themeColor="text1"/>
                <w:sz w:val="18"/>
                <w:szCs w:val="18"/>
              </w:rPr>
            </w:pPr>
            <w:ins w:id="1117" w:author="Hoang Duc Thanh-OCC" w:date="2026-04-08T15:50:00Z">
              <w:r w:rsidRPr="00B474F8">
                <w:rPr>
                  <w:rFonts w:ascii="Arial" w:hAnsi="Arial" w:cs="Arial"/>
                  <w:color w:val="000000" w:themeColor="text1"/>
                  <w:sz w:val="18"/>
                  <w:szCs w:val="18"/>
                </w:rPr>
                <w:t>VHHH, RCTP, RKPC</w:t>
              </w:r>
            </w:ins>
          </w:p>
        </w:tc>
      </w:tr>
      <w:tr w:rsidR="008B154B" w:rsidRPr="00B474F8" w14:paraId="6AAB3390" w14:textId="77777777" w:rsidTr="000912F0">
        <w:trPr>
          <w:ins w:id="1118" w:author="Hoang Duc Thanh-OCC" w:date="2026-04-08T15:50:00Z"/>
        </w:trPr>
        <w:tc>
          <w:tcPr>
            <w:tcW w:w="1682" w:type="dxa"/>
            <w:vAlign w:val="center"/>
          </w:tcPr>
          <w:p w14:paraId="0F7D7570" w14:textId="77777777" w:rsidR="008B154B" w:rsidRPr="00B474F8" w:rsidRDefault="008B154B" w:rsidP="000912F0">
            <w:pPr>
              <w:autoSpaceDE w:val="0"/>
              <w:autoSpaceDN w:val="0"/>
              <w:adjustRightInd w:val="0"/>
              <w:rPr>
                <w:ins w:id="1119" w:author="Hoang Duc Thanh-OCC" w:date="2026-04-08T15:50:00Z"/>
                <w:rFonts w:ascii="Arial" w:hAnsi="Arial" w:cs="Arial"/>
                <w:color w:val="000000" w:themeColor="text1"/>
                <w:sz w:val="18"/>
                <w:szCs w:val="18"/>
              </w:rPr>
            </w:pPr>
            <w:ins w:id="1120" w:author="Hoang Duc Thanh-OCC" w:date="2026-04-08T15:50:00Z">
              <w:r w:rsidRPr="00B474F8">
                <w:rPr>
                  <w:rFonts w:ascii="Arial" w:hAnsi="Arial" w:cs="Arial"/>
                  <w:color w:val="000000" w:themeColor="text1"/>
                  <w:sz w:val="18"/>
                  <w:szCs w:val="18"/>
                </w:rPr>
                <w:t>RVSM</w:t>
              </w:r>
            </w:ins>
          </w:p>
        </w:tc>
        <w:tc>
          <w:tcPr>
            <w:tcW w:w="5902" w:type="dxa"/>
            <w:gridSpan w:val="4"/>
          </w:tcPr>
          <w:p w14:paraId="5B0F07CD" w14:textId="77777777" w:rsidR="008B154B" w:rsidRPr="00B474F8" w:rsidRDefault="008B154B" w:rsidP="000912F0">
            <w:pPr>
              <w:autoSpaceDE w:val="0"/>
              <w:autoSpaceDN w:val="0"/>
              <w:adjustRightInd w:val="0"/>
              <w:jc w:val="both"/>
              <w:rPr>
                <w:ins w:id="1121" w:author="Hoang Duc Thanh-OCC" w:date="2026-04-08T15:50:00Z"/>
                <w:rFonts w:ascii="Arial" w:hAnsi="Arial" w:cs="Arial"/>
                <w:color w:val="000000" w:themeColor="text1"/>
                <w:sz w:val="18"/>
                <w:szCs w:val="18"/>
              </w:rPr>
            </w:pPr>
            <w:ins w:id="1122" w:author="Hoang Duc Thanh-OCC" w:date="2026-04-08T15:50:00Z">
              <w:r w:rsidRPr="00B474F8">
                <w:rPr>
                  <w:rFonts w:ascii="Arial" w:hAnsi="Arial" w:cs="Arial"/>
                  <w:color w:val="000000" w:themeColor="text1"/>
                  <w:sz w:val="18"/>
                  <w:szCs w:val="18"/>
                </w:rPr>
                <w:t>Required</w:t>
              </w:r>
            </w:ins>
          </w:p>
        </w:tc>
      </w:tr>
      <w:tr w:rsidR="008B154B" w:rsidRPr="00B474F8" w14:paraId="56E45A62" w14:textId="77777777" w:rsidTr="000912F0">
        <w:trPr>
          <w:ins w:id="1123" w:author="Hoang Duc Thanh-OCC" w:date="2026-04-08T15:50:00Z"/>
        </w:trPr>
        <w:tc>
          <w:tcPr>
            <w:tcW w:w="1682" w:type="dxa"/>
            <w:vAlign w:val="center"/>
          </w:tcPr>
          <w:p w14:paraId="44E61153" w14:textId="77777777" w:rsidR="008B154B" w:rsidRPr="00B474F8" w:rsidRDefault="008B154B" w:rsidP="000912F0">
            <w:pPr>
              <w:autoSpaceDE w:val="0"/>
              <w:autoSpaceDN w:val="0"/>
              <w:adjustRightInd w:val="0"/>
              <w:rPr>
                <w:ins w:id="1124" w:author="Hoang Duc Thanh-OCC" w:date="2026-04-08T15:50:00Z"/>
                <w:rFonts w:ascii="Arial" w:hAnsi="Arial" w:cs="Arial"/>
                <w:color w:val="000000" w:themeColor="text1"/>
                <w:sz w:val="18"/>
                <w:szCs w:val="18"/>
              </w:rPr>
            </w:pPr>
            <w:ins w:id="1125" w:author="Hoang Duc Thanh-OCC" w:date="2026-04-08T15:50:00Z">
              <w:r>
                <w:rPr>
                  <w:rFonts w:ascii="Arial" w:hAnsi="Arial" w:cs="Arial"/>
                  <w:color w:val="000000" w:themeColor="text1"/>
                  <w:sz w:val="18"/>
                  <w:szCs w:val="18"/>
                </w:rPr>
                <w:t>EDTO</w:t>
              </w:r>
            </w:ins>
          </w:p>
        </w:tc>
        <w:tc>
          <w:tcPr>
            <w:tcW w:w="5902" w:type="dxa"/>
            <w:gridSpan w:val="4"/>
          </w:tcPr>
          <w:p w14:paraId="49337A37" w14:textId="77777777" w:rsidR="008B154B" w:rsidRPr="00B474F8" w:rsidRDefault="008B154B" w:rsidP="000912F0">
            <w:pPr>
              <w:autoSpaceDE w:val="0"/>
              <w:autoSpaceDN w:val="0"/>
              <w:adjustRightInd w:val="0"/>
              <w:rPr>
                <w:ins w:id="1126" w:author="Hoang Duc Thanh-OCC" w:date="2026-04-08T15:50:00Z"/>
                <w:rFonts w:ascii="Arial" w:hAnsi="Arial" w:cs="Arial"/>
                <w:color w:val="000000" w:themeColor="text1"/>
                <w:sz w:val="18"/>
                <w:szCs w:val="18"/>
              </w:rPr>
            </w:pPr>
            <w:ins w:id="1127" w:author="Hoang Duc Thanh-OCC" w:date="2026-04-08T15:50:00Z">
              <w:r>
                <w:rPr>
                  <w:rFonts w:ascii="Arial" w:hAnsi="Arial" w:cs="Arial"/>
                  <w:sz w:val="18"/>
                  <w:szCs w:val="18"/>
                </w:rPr>
                <w:t>Not-required</w:t>
              </w:r>
            </w:ins>
          </w:p>
        </w:tc>
      </w:tr>
      <w:tr w:rsidR="008B154B" w:rsidRPr="00B474F8" w14:paraId="63FCD2EE" w14:textId="77777777" w:rsidTr="000912F0">
        <w:trPr>
          <w:ins w:id="1128" w:author="Hoang Duc Thanh-OCC" w:date="2026-04-08T15:50:00Z"/>
        </w:trPr>
        <w:tc>
          <w:tcPr>
            <w:tcW w:w="1682" w:type="dxa"/>
            <w:vAlign w:val="center"/>
          </w:tcPr>
          <w:p w14:paraId="116C499B" w14:textId="77777777" w:rsidR="008B154B" w:rsidRPr="00B474F8" w:rsidRDefault="008B154B" w:rsidP="000912F0">
            <w:pPr>
              <w:autoSpaceDE w:val="0"/>
              <w:autoSpaceDN w:val="0"/>
              <w:adjustRightInd w:val="0"/>
              <w:rPr>
                <w:ins w:id="1129" w:author="Hoang Duc Thanh-OCC" w:date="2026-04-08T15:50:00Z"/>
                <w:rFonts w:ascii="Arial" w:hAnsi="Arial" w:cs="Arial"/>
                <w:color w:val="000000" w:themeColor="text1"/>
                <w:sz w:val="18"/>
                <w:szCs w:val="18"/>
              </w:rPr>
            </w:pPr>
            <w:ins w:id="1130" w:author="Hoang Duc Thanh-OCC" w:date="2026-04-08T15:50:00Z">
              <w:r>
                <w:rPr>
                  <w:rFonts w:ascii="Arial" w:hAnsi="Arial" w:cs="Arial"/>
                  <w:color w:val="000000" w:themeColor="text1"/>
                  <w:sz w:val="18"/>
                  <w:szCs w:val="18"/>
                </w:rPr>
                <w:t>PBN</w:t>
              </w:r>
            </w:ins>
          </w:p>
        </w:tc>
        <w:tc>
          <w:tcPr>
            <w:tcW w:w="5902" w:type="dxa"/>
            <w:gridSpan w:val="4"/>
          </w:tcPr>
          <w:p w14:paraId="02507749" w14:textId="77777777" w:rsidR="008B154B" w:rsidRPr="00B474F8" w:rsidRDefault="008B154B" w:rsidP="000912F0">
            <w:pPr>
              <w:autoSpaceDE w:val="0"/>
              <w:autoSpaceDN w:val="0"/>
              <w:adjustRightInd w:val="0"/>
              <w:jc w:val="both"/>
              <w:rPr>
                <w:ins w:id="1131" w:author="Hoang Duc Thanh-OCC" w:date="2026-04-08T15:50:00Z"/>
                <w:rFonts w:ascii="Arial" w:hAnsi="Arial" w:cs="Arial"/>
                <w:color w:val="000000" w:themeColor="text1"/>
                <w:sz w:val="18"/>
                <w:szCs w:val="18"/>
              </w:rPr>
            </w:pPr>
            <w:ins w:id="1132" w:author="Hoang Duc Thanh-OCC" w:date="2026-04-08T15:50:00Z">
              <w:r w:rsidRPr="00B474F8">
                <w:rPr>
                  <w:rFonts w:ascii="Arial" w:hAnsi="Arial" w:cs="Arial"/>
                  <w:color w:val="000000" w:themeColor="text1"/>
                  <w:sz w:val="18"/>
                  <w:szCs w:val="18"/>
                </w:rPr>
                <w:t>RNAV2, RNAV5</w:t>
              </w:r>
            </w:ins>
          </w:p>
        </w:tc>
      </w:tr>
      <w:tr w:rsidR="008B154B" w:rsidRPr="00B474F8" w14:paraId="08F5D650" w14:textId="77777777" w:rsidTr="000912F0">
        <w:trPr>
          <w:ins w:id="1133" w:author="Hoang Duc Thanh-OCC" w:date="2026-04-08T15:50:00Z"/>
        </w:trPr>
        <w:tc>
          <w:tcPr>
            <w:tcW w:w="1682" w:type="dxa"/>
            <w:vAlign w:val="center"/>
          </w:tcPr>
          <w:p w14:paraId="7534E321" w14:textId="77777777" w:rsidR="008B154B" w:rsidRDefault="008B154B" w:rsidP="000912F0">
            <w:pPr>
              <w:autoSpaceDE w:val="0"/>
              <w:autoSpaceDN w:val="0"/>
              <w:adjustRightInd w:val="0"/>
              <w:rPr>
                <w:ins w:id="1134" w:author="Hoang Duc Thanh-OCC" w:date="2026-04-08T15:50:00Z"/>
                <w:rFonts w:ascii="Arial" w:hAnsi="Arial" w:cs="Arial"/>
                <w:color w:val="000000" w:themeColor="text1"/>
                <w:sz w:val="18"/>
                <w:szCs w:val="18"/>
              </w:rPr>
            </w:pPr>
            <w:ins w:id="1135" w:author="Hoang Duc Thanh-OCC" w:date="2026-04-08T15:50:00Z">
              <w:r>
                <w:rPr>
                  <w:rFonts w:ascii="Arial" w:hAnsi="Arial" w:cs="Arial"/>
                  <w:color w:val="000000" w:themeColor="text1"/>
                  <w:sz w:val="18"/>
                  <w:szCs w:val="18"/>
                </w:rPr>
                <w:t>Datalink</w:t>
              </w:r>
            </w:ins>
          </w:p>
        </w:tc>
        <w:tc>
          <w:tcPr>
            <w:tcW w:w="5902" w:type="dxa"/>
            <w:gridSpan w:val="4"/>
          </w:tcPr>
          <w:p w14:paraId="08FA64B3" w14:textId="77777777" w:rsidR="008B154B" w:rsidRPr="00B474F8" w:rsidRDefault="008B154B" w:rsidP="000912F0">
            <w:pPr>
              <w:autoSpaceDE w:val="0"/>
              <w:autoSpaceDN w:val="0"/>
              <w:adjustRightInd w:val="0"/>
              <w:jc w:val="both"/>
              <w:rPr>
                <w:ins w:id="1136" w:author="Hoang Duc Thanh-OCC" w:date="2026-04-08T15:50:00Z"/>
                <w:rFonts w:ascii="Arial" w:hAnsi="Arial" w:cs="Arial"/>
                <w:color w:val="000000" w:themeColor="text1"/>
                <w:sz w:val="18"/>
                <w:szCs w:val="18"/>
              </w:rPr>
            </w:pPr>
            <w:ins w:id="1137" w:author="Hoang Duc Thanh-OCC" w:date="2026-04-08T15:50:00Z">
              <w:r>
                <w:rPr>
                  <w:rFonts w:ascii="Arial" w:hAnsi="Arial" w:cs="Arial"/>
                  <w:color w:val="000000" w:themeColor="text1"/>
                  <w:sz w:val="18"/>
                  <w:szCs w:val="18"/>
                </w:rPr>
                <w:t>ADS-B</w:t>
              </w:r>
            </w:ins>
          </w:p>
        </w:tc>
      </w:tr>
      <w:tr w:rsidR="008B154B" w:rsidRPr="00B474F8" w14:paraId="11667C5B" w14:textId="77777777" w:rsidTr="000912F0">
        <w:trPr>
          <w:ins w:id="1138" w:author="Hoang Duc Thanh-OCC" w:date="2026-04-08T15:50:00Z"/>
        </w:trPr>
        <w:tc>
          <w:tcPr>
            <w:tcW w:w="1682" w:type="dxa"/>
            <w:vAlign w:val="center"/>
          </w:tcPr>
          <w:p w14:paraId="5A2B5FC7" w14:textId="77777777" w:rsidR="008B154B" w:rsidRPr="00B474F8" w:rsidRDefault="008B154B" w:rsidP="000912F0">
            <w:pPr>
              <w:autoSpaceDE w:val="0"/>
              <w:autoSpaceDN w:val="0"/>
              <w:adjustRightInd w:val="0"/>
              <w:rPr>
                <w:ins w:id="1139" w:author="Hoang Duc Thanh-OCC" w:date="2026-04-08T15:50:00Z"/>
                <w:rFonts w:ascii="Arial" w:hAnsi="Arial" w:cs="Arial"/>
                <w:color w:val="000000" w:themeColor="text1"/>
                <w:sz w:val="18"/>
                <w:szCs w:val="18"/>
              </w:rPr>
            </w:pPr>
            <w:ins w:id="1140" w:author="Hoang Duc Thanh-OCC" w:date="2026-04-08T15:50:00Z">
              <w:r w:rsidRPr="00B474F8">
                <w:rPr>
                  <w:rFonts w:ascii="Arial" w:hAnsi="Arial" w:cs="Arial"/>
                  <w:color w:val="000000" w:themeColor="text1"/>
                  <w:sz w:val="18"/>
                  <w:szCs w:val="18"/>
                </w:rPr>
                <w:t>Flight level</w:t>
              </w:r>
            </w:ins>
          </w:p>
        </w:tc>
        <w:tc>
          <w:tcPr>
            <w:tcW w:w="5902" w:type="dxa"/>
            <w:gridSpan w:val="4"/>
          </w:tcPr>
          <w:p w14:paraId="4D062F48" w14:textId="77777777" w:rsidR="008B154B" w:rsidRPr="00B474F8" w:rsidRDefault="008B154B" w:rsidP="000912F0">
            <w:pPr>
              <w:autoSpaceDE w:val="0"/>
              <w:autoSpaceDN w:val="0"/>
              <w:adjustRightInd w:val="0"/>
              <w:jc w:val="both"/>
              <w:rPr>
                <w:ins w:id="1141" w:author="Hoang Duc Thanh-OCC" w:date="2026-04-08T15:50:00Z"/>
                <w:rFonts w:ascii="Arial" w:hAnsi="Arial" w:cs="Arial"/>
                <w:color w:val="000000" w:themeColor="text1"/>
                <w:sz w:val="18"/>
                <w:szCs w:val="18"/>
              </w:rPr>
            </w:pPr>
            <w:ins w:id="1142" w:author="Hoang Duc Thanh-OCC" w:date="2026-04-08T15:50:00Z">
              <w:r w:rsidRPr="00B474F8">
                <w:rPr>
                  <w:rFonts w:ascii="Arial" w:hAnsi="Arial" w:cs="Arial"/>
                  <w:color w:val="000000" w:themeColor="text1"/>
                  <w:sz w:val="18"/>
                  <w:szCs w:val="18"/>
                </w:rPr>
                <w:t>MIN – MAX: GND – FL410</w:t>
              </w:r>
            </w:ins>
          </w:p>
          <w:p w14:paraId="0150BCC5" w14:textId="77777777" w:rsidR="008B154B" w:rsidRPr="00B474F8" w:rsidRDefault="008B154B" w:rsidP="000912F0">
            <w:pPr>
              <w:autoSpaceDE w:val="0"/>
              <w:autoSpaceDN w:val="0"/>
              <w:adjustRightInd w:val="0"/>
              <w:jc w:val="both"/>
              <w:rPr>
                <w:ins w:id="1143" w:author="Hoang Duc Thanh-OCC" w:date="2026-04-08T15:50:00Z"/>
                <w:rFonts w:ascii="Arial" w:hAnsi="Arial" w:cs="Arial"/>
                <w:color w:val="000000" w:themeColor="text1"/>
                <w:sz w:val="18"/>
                <w:szCs w:val="18"/>
              </w:rPr>
            </w:pPr>
            <w:ins w:id="1144" w:author="Hoang Duc Thanh-OCC" w:date="2026-04-08T15:50: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p>
        </w:tc>
      </w:tr>
      <w:tr w:rsidR="008B154B" w:rsidRPr="00B474F8" w14:paraId="61C54117" w14:textId="77777777" w:rsidTr="000912F0">
        <w:trPr>
          <w:trHeight w:val="295"/>
          <w:ins w:id="1145" w:author="Hoang Duc Thanh-OCC" w:date="2026-04-08T15:50:00Z"/>
        </w:trPr>
        <w:tc>
          <w:tcPr>
            <w:tcW w:w="1682" w:type="dxa"/>
            <w:vAlign w:val="center"/>
          </w:tcPr>
          <w:p w14:paraId="23BD57AC" w14:textId="77777777" w:rsidR="008B154B" w:rsidRPr="00B474F8" w:rsidRDefault="008B154B" w:rsidP="000912F0">
            <w:pPr>
              <w:autoSpaceDE w:val="0"/>
              <w:autoSpaceDN w:val="0"/>
              <w:adjustRightInd w:val="0"/>
              <w:rPr>
                <w:ins w:id="1146" w:author="Hoang Duc Thanh-OCC" w:date="2026-04-08T15:50:00Z"/>
                <w:rFonts w:ascii="Arial" w:hAnsi="Arial" w:cs="Arial"/>
                <w:color w:val="000000" w:themeColor="text1"/>
                <w:sz w:val="18"/>
                <w:szCs w:val="18"/>
              </w:rPr>
            </w:pPr>
            <w:ins w:id="1147" w:author="Hoang Duc Thanh-OCC" w:date="2026-04-08T15:50:00Z">
              <w:r w:rsidRPr="00B474F8">
                <w:rPr>
                  <w:rFonts w:ascii="Arial" w:hAnsi="Arial" w:cs="Arial"/>
                  <w:color w:val="000000" w:themeColor="text1"/>
                  <w:sz w:val="18"/>
                  <w:szCs w:val="18"/>
                </w:rPr>
                <w:t>Restriction</w:t>
              </w:r>
            </w:ins>
          </w:p>
        </w:tc>
        <w:tc>
          <w:tcPr>
            <w:tcW w:w="5902" w:type="dxa"/>
            <w:gridSpan w:val="4"/>
          </w:tcPr>
          <w:p w14:paraId="31D931B2" w14:textId="77777777" w:rsidR="008B154B" w:rsidRDefault="008B154B" w:rsidP="000912F0">
            <w:pPr>
              <w:autoSpaceDE w:val="0"/>
              <w:autoSpaceDN w:val="0"/>
              <w:adjustRightInd w:val="0"/>
              <w:jc w:val="both"/>
              <w:rPr>
                <w:ins w:id="1148" w:author="Hoang Duc Thanh-OCC" w:date="2026-04-08T15:50:00Z"/>
                <w:rFonts w:ascii="Arial" w:hAnsi="Arial" w:cs="Arial"/>
                <w:bCs/>
                <w:color w:val="000000" w:themeColor="text1"/>
                <w:sz w:val="18"/>
                <w:szCs w:val="18"/>
              </w:rPr>
            </w:pPr>
            <w:ins w:id="1149" w:author="Hoang Duc Thanh-OCC" w:date="2026-04-08T15:50:00Z">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ins>
          </w:p>
          <w:p w14:paraId="74545171" w14:textId="77777777" w:rsidR="008B154B" w:rsidRPr="00B474F8" w:rsidRDefault="008B154B" w:rsidP="000912F0">
            <w:pPr>
              <w:autoSpaceDE w:val="0"/>
              <w:autoSpaceDN w:val="0"/>
              <w:adjustRightInd w:val="0"/>
              <w:rPr>
                <w:ins w:id="1150" w:author="Hoang Duc Thanh-OCC" w:date="2026-04-08T15:50:00Z"/>
                <w:rFonts w:ascii="Arial" w:hAnsi="Arial" w:cs="Arial"/>
                <w:color w:val="000000" w:themeColor="text1"/>
                <w:sz w:val="18"/>
                <w:szCs w:val="18"/>
              </w:rPr>
            </w:pPr>
            <w:ins w:id="1151" w:author="Hoang Duc Thanh-OCC" w:date="2026-04-08T15:50:00Z">
              <w:r>
                <w:rPr>
                  <w:rFonts w:ascii="Arial" w:hAnsi="Arial" w:cs="Arial"/>
                  <w:color w:val="000000" w:themeColor="text1"/>
                  <w:sz w:val="18"/>
                  <w:szCs w:val="18"/>
                </w:rPr>
                <w:t>Airway A593: THE EAST OF SADLI: Flights shall flight plan FL250, FL290, FL310 or FL390 (E-BOUND); FL240 FL280, FL300 or FL400 (W-BOUND)</w:t>
              </w:r>
            </w:ins>
          </w:p>
        </w:tc>
      </w:tr>
      <w:tr w:rsidR="008B154B" w:rsidRPr="003443AF" w14:paraId="41B4575A" w14:textId="77777777" w:rsidTr="000912F0">
        <w:trPr>
          <w:ins w:id="1152" w:author="Hoang Duc Thanh-OCC" w:date="2026-04-08T15:50:00Z"/>
        </w:trPr>
        <w:tc>
          <w:tcPr>
            <w:tcW w:w="7584" w:type="dxa"/>
            <w:gridSpan w:val="5"/>
            <w:shd w:val="clear" w:color="auto" w:fill="323E4F" w:themeFill="text2" w:themeFillShade="BF"/>
          </w:tcPr>
          <w:p w14:paraId="675EFA47" w14:textId="77777777" w:rsidR="008B154B" w:rsidRPr="003443AF" w:rsidRDefault="008B154B" w:rsidP="000912F0">
            <w:pPr>
              <w:pStyle w:val="ListParagraph"/>
              <w:numPr>
                <w:ilvl w:val="0"/>
                <w:numId w:val="3"/>
              </w:numPr>
              <w:autoSpaceDE w:val="0"/>
              <w:autoSpaceDN w:val="0"/>
              <w:adjustRightInd w:val="0"/>
              <w:jc w:val="both"/>
              <w:rPr>
                <w:ins w:id="1153" w:author="Hoang Duc Thanh-OCC" w:date="2026-04-08T15:50:00Z"/>
                <w:rFonts w:ascii="Arial" w:hAnsi="Arial" w:cs="Arial"/>
                <w:b/>
                <w:color w:val="000000" w:themeColor="text1"/>
                <w:sz w:val="18"/>
                <w:szCs w:val="18"/>
              </w:rPr>
              <w:pPrChange w:id="1154" w:author="Hoang Duc Thanh-OCC" w:date="2026-09-03T10:24:00Z">
                <w:pPr>
                  <w:pStyle w:val="ListParagraph"/>
                  <w:numPr>
                    <w:numId w:val="45"/>
                  </w:numPr>
                  <w:autoSpaceDE w:val="0"/>
                  <w:autoSpaceDN w:val="0"/>
                  <w:adjustRightInd w:val="0"/>
                  <w:ind w:hanging="360"/>
                  <w:jc w:val="both"/>
                </w:pPr>
              </w:pPrChange>
            </w:pPr>
            <w:ins w:id="1155" w:author="Hoang Duc Thanh-OCC" w:date="2026-04-08T15:50:00Z">
              <w:r>
                <w:rPr>
                  <w:rFonts w:ascii="Arial" w:hAnsi="Arial" w:cs="Arial"/>
                  <w:b/>
                  <w:color w:val="FFFFFF" w:themeColor="background1"/>
                  <w:sz w:val="18"/>
                  <w:szCs w:val="18"/>
                </w:rPr>
                <w:t xml:space="preserve">SGN – CTS – SGN  </w:t>
              </w:r>
            </w:ins>
          </w:p>
        </w:tc>
      </w:tr>
      <w:tr w:rsidR="008B154B" w:rsidRPr="00B474F8" w14:paraId="01EC2905" w14:textId="77777777" w:rsidTr="000912F0">
        <w:trPr>
          <w:ins w:id="1156" w:author="Hoang Duc Thanh-OCC" w:date="2026-04-08T15:50:00Z"/>
        </w:trPr>
        <w:tc>
          <w:tcPr>
            <w:tcW w:w="1682" w:type="dxa"/>
            <w:vMerge w:val="restart"/>
            <w:vAlign w:val="center"/>
          </w:tcPr>
          <w:p w14:paraId="3E87DE34" w14:textId="77777777" w:rsidR="008B154B" w:rsidRPr="00B474F8" w:rsidRDefault="008B154B" w:rsidP="000912F0">
            <w:pPr>
              <w:autoSpaceDE w:val="0"/>
              <w:autoSpaceDN w:val="0"/>
              <w:adjustRightInd w:val="0"/>
              <w:rPr>
                <w:ins w:id="1157" w:author="Hoang Duc Thanh-OCC" w:date="2026-04-08T15:50:00Z"/>
                <w:rFonts w:ascii="Arial" w:hAnsi="Arial" w:cs="Arial"/>
                <w:color w:val="000000" w:themeColor="text1"/>
                <w:sz w:val="18"/>
                <w:szCs w:val="18"/>
              </w:rPr>
            </w:pPr>
          </w:p>
        </w:tc>
        <w:tc>
          <w:tcPr>
            <w:tcW w:w="853" w:type="dxa"/>
          </w:tcPr>
          <w:p w14:paraId="7D6447CE" w14:textId="77777777" w:rsidR="008B154B" w:rsidRPr="00B474F8" w:rsidRDefault="008B154B" w:rsidP="000912F0">
            <w:pPr>
              <w:autoSpaceDE w:val="0"/>
              <w:autoSpaceDN w:val="0"/>
              <w:adjustRightInd w:val="0"/>
              <w:jc w:val="center"/>
              <w:rPr>
                <w:ins w:id="1158" w:author="Hoang Duc Thanh-OCC" w:date="2026-04-08T15:50:00Z"/>
                <w:rFonts w:ascii="Arial" w:hAnsi="Arial" w:cs="Arial"/>
                <w:color w:val="000000" w:themeColor="text1"/>
                <w:sz w:val="18"/>
                <w:szCs w:val="18"/>
              </w:rPr>
            </w:pPr>
            <w:ins w:id="1159" w:author="Hoang Duc Thanh-OCC" w:date="2026-04-08T15:50:00Z">
              <w:r>
                <w:rPr>
                  <w:rFonts w:ascii="Arial" w:hAnsi="Arial" w:cs="Arial"/>
                  <w:color w:val="000000" w:themeColor="text1"/>
                  <w:sz w:val="18"/>
                  <w:szCs w:val="18"/>
                </w:rPr>
                <w:t>VVTS</w:t>
              </w:r>
            </w:ins>
          </w:p>
        </w:tc>
        <w:tc>
          <w:tcPr>
            <w:tcW w:w="917" w:type="dxa"/>
          </w:tcPr>
          <w:p w14:paraId="0B239EA7" w14:textId="77777777" w:rsidR="008B154B" w:rsidRPr="00B474F8" w:rsidRDefault="008B154B" w:rsidP="000912F0">
            <w:pPr>
              <w:autoSpaceDE w:val="0"/>
              <w:autoSpaceDN w:val="0"/>
              <w:adjustRightInd w:val="0"/>
              <w:jc w:val="center"/>
              <w:rPr>
                <w:ins w:id="1160" w:author="Hoang Duc Thanh-OCC" w:date="2026-04-08T15:50:00Z"/>
                <w:rFonts w:ascii="Arial" w:hAnsi="Arial" w:cs="Arial"/>
                <w:color w:val="000000" w:themeColor="text1"/>
                <w:sz w:val="18"/>
                <w:szCs w:val="18"/>
              </w:rPr>
            </w:pPr>
            <w:ins w:id="1161" w:author="Hoang Duc Thanh-OCC" w:date="2026-04-08T15:50:00Z">
              <w:r>
                <w:rPr>
                  <w:rFonts w:ascii="Arial" w:hAnsi="Arial" w:cs="Arial"/>
                  <w:color w:val="000000" w:themeColor="text1"/>
                  <w:sz w:val="18"/>
                  <w:szCs w:val="18"/>
                </w:rPr>
                <w:t>RJCC</w:t>
              </w:r>
            </w:ins>
          </w:p>
        </w:tc>
        <w:tc>
          <w:tcPr>
            <w:tcW w:w="1696" w:type="dxa"/>
          </w:tcPr>
          <w:p w14:paraId="708A2709" w14:textId="77777777" w:rsidR="008B154B" w:rsidRPr="00B474F8" w:rsidRDefault="008B154B" w:rsidP="000912F0">
            <w:pPr>
              <w:autoSpaceDE w:val="0"/>
              <w:autoSpaceDN w:val="0"/>
              <w:adjustRightInd w:val="0"/>
              <w:jc w:val="center"/>
              <w:rPr>
                <w:ins w:id="1162" w:author="Hoang Duc Thanh-OCC" w:date="2026-04-08T15:50:00Z"/>
                <w:rFonts w:ascii="Arial" w:hAnsi="Arial" w:cs="Arial"/>
                <w:color w:val="000000" w:themeColor="text1"/>
                <w:sz w:val="18"/>
                <w:szCs w:val="18"/>
              </w:rPr>
            </w:pPr>
            <w:ins w:id="1163" w:author="Hoang Duc Thanh-OCC" w:date="2026-04-08T15:50:00Z">
              <w:r>
                <w:rPr>
                  <w:rFonts w:ascii="Arial" w:hAnsi="Arial" w:cs="Arial"/>
                  <w:color w:val="000000" w:themeColor="text1"/>
                  <w:sz w:val="18"/>
                  <w:szCs w:val="18"/>
                </w:rPr>
                <w:t>SGNCTS01</w:t>
              </w:r>
            </w:ins>
          </w:p>
        </w:tc>
        <w:tc>
          <w:tcPr>
            <w:tcW w:w="2436" w:type="dxa"/>
          </w:tcPr>
          <w:p w14:paraId="7F087136" w14:textId="77777777" w:rsidR="008B154B" w:rsidRPr="00B474F8" w:rsidRDefault="008B154B" w:rsidP="000912F0">
            <w:pPr>
              <w:autoSpaceDE w:val="0"/>
              <w:autoSpaceDN w:val="0"/>
              <w:adjustRightInd w:val="0"/>
              <w:rPr>
                <w:ins w:id="1164" w:author="Hoang Duc Thanh-OCC" w:date="2026-04-08T15:50:00Z"/>
                <w:rFonts w:ascii="Arial" w:hAnsi="Arial" w:cs="Arial"/>
                <w:color w:val="000000" w:themeColor="text1"/>
                <w:sz w:val="18"/>
                <w:szCs w:val="18"/>
              </w:rPr>
            </w:pPr>
            <w:ins w:id="1165" w:author="Hoang Duc Thanh-OCC" w:date="2026-04-08T15:50:00Z">
              <w:r>
                <w:rPr>
                  <w:rFonts w:ascii="Arial" w:hAnsi="Arial" w:cs="Arial"/>
                  <w:color w:val="000000" w:themeColor="text1"/>
                  <w:sz w:val="18"/>
                  <w:szCs w:val="18"/>
                </w:rPr>
                <w:t>RJSS, RJAA, RJTT</w:t>
              </w:r>
            </w:ins>
          </w:p>
        </w:tc>
      </w:tr>
      <w:tr w:rsidR="008B154B" w:rsidRPr="00B474F8" w14:paraId="5C5BBA8F" w14:textId="77777777" w:rsidTr="000912F0">
        <w:trPr>
          <w:ins w:id="1166" w:author="Hoang Duc Thanh-OCC" w:date="2026-04-08T15:50:00Z"/>
        </w:trPr>
        <w:tc>
          <w:tcPr>
            <w:tcW w:w="1682" w:type="dxa"/>
            <w:vMerge/>
            <w:vAlign w:val="center"/>
          </w:tcPr>
          <w:p w14:paraId="5BEE56CB" w14:textId="77777777" w:rsidR="008B154B" w:rsidRPr="00B474F8" w:rsidRDefault="008B154B" w:rsidP="000912F0">
            <w:pPr>
              <w:autoSpaceDE w:val="0"/>
              <w:autoSpaceDN w:val="0"/>
              <w:adjustRightInd w:val="0"/>
              <w:rPr>
                <w:ins w:id="1167" w:author="Hoang Duc Thanh-OCC" w:date="2026-04-08T15:50:00Z"/>
                <w:rFonts w:ascii="Arial" w:hAnsi="Arial" w:cs="Arial"/>
                <w:color w:val="000000" w:themeColor="text1"/>
                <w:sz w:val="18"/>
                <w:szCs w:val="18"/>
              </w:rPr>
            </w:pPr>
          </w:p>
        </w:tc>
        <w:tc>
          <w:tcPr>
            <w:tcW w:w="853" w:type="dxa"/>
          </w:tcPr>
          <w:p w14:paraId="61848981" w14:textId="77777777" w:rsidR="008B154B" w:rsidRPr="00B474F8" w:rsidRDefault="008B154B" w:rsidP="000912F0">
            <w:pPr>
              <w:autoSpaceDE w:val="0"/>
              <w:autoSpaceDN w:val="0"/>
              <w:adjustRightInd w:val="0"/>
              <w:jc w:val="center"/>
              <w:rPr>
                <w:ins w:id="1168" w:author="Hoang Duc Thanh-OCC" w:date="2026-04-08T15:50:00Z"/>
                <w:rFonts w:ascii="Arial" w:hAnsi="Arial" w:cs="Arial"/>
                <w:color w:val="000000" w:themeColor="text1"/>
                <w:sz w:val="18"/>
                <w:szCs w:val="18"/>
              </w:rPr>
            </w:pPr>
            <w:ins w:id="1169" w:author="Hoang Duc Thanh-OCC" w:date="2026-04-08T15:50:00Z">
              <w:r>
                <w:rPr>
                  <w:rFonts w:ascii="Arial" w:hAnsi="Arial" w:cs="Arial"/>
                  <w:color w:val="000000" w:themeColor="text1"/>
                  <w:sz w:val="18"/>
                  <w:szCs w:val="18"/>
                </w:rPr>
                <w:t>RJCC</w:t>
              </w:r>
            </w:ins>
          </w:p>
        </w:tc>
        <w:tc>
          <w:tcPr>
            <w:tcW w:w="917" w:type="dxa"/>
          </w:tcPr>
          <w:p w14:paraId="349C0FF4" w14:textId="77777777" w:rsidR="008B154B" w:rsidRPr="00B474F8" w:rsidRDefault="008B154B" w:rsidP="000912F0">
            <w:pPr>
              <w:autoSpaceDE w:val="0"/>
              <w:autoSpaceDN w:val="0"/>
              <w:adjustRightInd w:val="0"/>
              <w:jc w:val="center"/>
              <w:rPr>
                <w:ins w:id="1170" w:author="Hoang Duc Thanh-OCC" w:date="2026-04-08T15:50:00Z"/>
                <w:rFonts w:ascii="Arial" w:hAnsi="Arial" w:cs="Arial"/>
                <w:color w:val="000000" w:themeColor="text1"/>
                <w:sz w:val="18"/>
                <w:szCs w:val="18"/>
              </w:rPr>
            </w:pPr>
            <w:ins w:id="1171" w:author="Hoang Duc Thanh-OCC" w:date="2026-04-08T15:50:00Z">
              <w:r>
                <w:rPr>
                  <w:rFonts w:ascii="Arial" w:hAnsi="Arial" w:cs="Arial"/>
                  <w:color w:val="000000" w:themeColor="text1"/>
                  <w:sz w:val="18"/>
                  <w:szCs w:val="18"/>
                </w:rPr>
                <w:t>VVTS</w:t>
              </w:r>
            </w:ins>
          </w:p>
        </w:tc>
        <w:tc>
          <w:tcPr>
            <w:tcW w:w="1696" w:type="dxa"/>
          </w:tcPr>
          <w:p w14:paraId="621CC14E" w14:textId="77777777" w:rsidR="008B154B" w:rsidRPr="00B474F8" w:rsidRDefault="008B154B" w:rsidP="000912F0">
            <w:pPr>
              <w:autoSpaceDE w:val="0"/>
              <w:autoSpaceDN w:val="0"/>
              <w:adjustRightInd w:val="0"/>
              <w:jc w:val="center"/>
              <w:rPr>
                <w:ins w:id="1172" w:author="Hoang Duc Thanh-OCC" w:date="2026-04-08T15:50:00Z"/>
                <w:rFonts w:ascii="Arial" w:hAnsi="Arial" w:cs="Arial"/>
                <w:color w:val="000000" w:themeColor="text1"/>
                <w:sz w:val="18"/>
                <w:szCs w:val="18"/>
              </w:rPr>
            </w:pPr>
            <w:ins w:id="1173" w:author="Hoang Duc Thanh-OCC" w:date="2026-04-08T15:50:00Z">
              <w:r>
                <w:rPr>
                  <w:rFonts w:ascii="Arial" w:hAnsi="Arial" w:cs="Arial"/>
                  <w:color w:val="000000" w:themeColor="text1"/>
                  <w:sz w:val="18"/>
                  <w:szCs w:val="18"/>
                </w:rPr>
                <w:t>CTSSGN01</w:t>
              </w:r>
            </w:ins>
          </w:p>
        </w:tc>
        <w:tc>
          <w:tcPr>
            <w:tcW w:w="2436" w:type="dxa"/>
          </w:tcPr>
          <w:p w14:paraId="0430B9FC" w14:textId="77777777" w:rsidR="008B154B" w:rsidRPr="00B474F8" w:rsidRDefault="008B154B" w:rsidP="000912F0">
            <w:pPr>
              <w:autoSpaceDE w:val="0"/>
              <w:autoSpaceDN w:val="0"/>
              <w:adjustRightInd w:val="0"/>
              <w:rPr>
                <w:ins w:id="1174" w:author="Hoang Duc Thanh-OCC" w:date="2026-04-08T15:50:00Z"/>
                <w:rFonts w:ascii="Arial" w:hAnsi="Arial" w:cs="Arial"/>
                <w:color w:val="000000" w:themeColor="text1"/>
                <w:sz w:val="18"/>
                <w:szCs w:val="18"/>
              </w:rPr>
            </w:pPr>
            <w:ins w:id="1175" w:author="Hoang Duc Thanh-OCC" w:date="2026-04-08T15:50:00Z">
              <w:r>
                <w:rPr>
                  <w:rFonts w:ascii="Arial" w:hAnsi="Arial" w:cs="Arial"/>
                  <w:color w:val="000000" w:themeColor="text1"/>
                  <w:sz w:val="18"/>
                  <w:szCs w:val="18"/>
                </w:rPr>
                <w:t>VVCR, VVPQ, VVCA</w:t>
              </w:r>
            </w:ins>
          </w:p>
        </w:tc>
      </w:tr>
      <w:tr w:rsidR="008B154B" w:rsidRPr="00B474F8" w14:paraId="53230F0E" w14:textId="77777777" w:rsidTr="000912F0">
        <w:trPr>
          <w:ins w:id="1176" w:author="Hoang Duc Thanh-OCC" w:date="2026-04-08T15:50:00Z"/>
        </w:trPr>
        <w:tc>
          <w:tcPr>
            <w:tcW w:w="1682" w:type="dxa"/>
            <w:vAlign w:val="center"/>
          </w:tcPr>
          <w:p w14:paraId="4610DAC3" w14:textId="77777777" w:rsidR="008B154B" w:rsidRPr="00B474F8" w:rsidRDefault="008B154B" w:rsidP="000912F0">
            <w:pPr>
              <w:autoSpaceDE w:val="0"/>
              <w:autoSpaceDN w:val="0"/>
              <w:adjustRightInd w:val="0"/>
              <w:rPr>
                <w:ins w:id="1177" w:author="Hoang Duc Thanh-OCC" w:date="2026-04-08T15:50:00Z"/>
                <w:rFonts w:ascii="Arial" w:hAnsi="Arial" w:cs="Arial"/>
                <w:color w:val="000000" w:themeColor="text1"/>
                <w:sz w:val="18"/>
                <w:szCs w:val="18"/>
              </w:rPr>
            </w:pPr>
            <w:ins w:id="1178" w:author="Hoang Duc Thanh-OCC" w:date="2026-04-08T15:50:00Z">
              <w:r>
                <w:rPr>
                  <w:rFonts w:ascii="Arial" w:hAnsi="Arial" w:cs="Arial"/>
                  <w:color w:val="000000" w:themeColor="text1"/>
                  <w:sz w:val="18"/>
                  <w:szCs w:val="18"/>
                </w:rPr>
                <w:t>Area Operation</w:t>
              </w:r>
            </w:ins>
          </w:p>
        </w:tc>
        <w:tc>
          <w:tcPr>
            <w:tcW w:w="5902" w:type="dxa"/>
            <w:gridSpan w:val="4"/>
            <w:vAlign w:val="center"/>
          </w:tcPr>
          <w:p w14:paraId="0FA54A60" w14:textId="77777777" w:rsidR="008B154B" w:rsidRPr="00B474F8" w:rsidRDefault="008B154B" w:rsidP="000912F0">
            <w:pPr>
              <w:autoSpaceDE w:val="0"/>
              <w:autoSpaceDN w:val="0"/>
              <w:adjustRightInd w:val="0"/>
              <w:rPr>
                <w:ins w:id="1179" w:author="Hoang Duc Thanh-OCC" w:date="2026-04-08T15:50:00Z"/>
                <w:rFonts w:ascii="Arial" w:hAnsi="Arial" w:cs="Arial"/>
                <w:color w:val="000000" w:themeColor="text1"/>
                <w:sz w:val="18"/>
                <w:szCs w:val="18"/>
              </w:rPr>
            </w:pPr>
            <w:ins w:id="1180" w:author="Hoang Duc Thanh-OCC" w:date="2026-04-08T15:50:00Z">
              <w:r>
                <w:rPr>
                  <w:rFonts w:ascii="Arial" w:hAnsi="Arial" w:cs="Arial"/>
                  <w:color w:val="000000" w:themeColor="text1"/>
                  <w:sz w:val="18"/>
                  <w:szCs w:val="18"/>
                </w:rPr>
                <w:t>MID/ASIA</w:t>
              </w:r>
            </w:ins>
          </w:p>
        </w:tc>
      </w:tr>
      <w:tr w:rsidR="008B154B" w:rsidRPr="00B474F8" w14:paraId="196352CD" w14:textId="77777777" w:rsidTr="000912F0">
        <w:trPr>
          <w:ins w:id="1181" w:author="Hoang Duc Thanh-OCC" w:date="2026-04-08T15:50:00Z"/>
        </w:trPr>
        <w:tc>
          <w:tcPr>
            <w:tcW w:w="1682" w:type="dxa"/>
            <w:vAlign w:val="center"/>
          </w:tcPr>
          <w:p w14:paraId="03055F2F" w14:textId="77777777" w:rsidR="008B154B" w:rsidRPr="00B474F8" w:rsidRDefault="008B154B" w:rsidP="000912F0">
            <w:pPr>
              <w:autoSpaceDE w:val="0"/>
              <w:autoSpaceDN w:val="0"/>
              <w:adjustRightInd w:val="0"/>
              <w:rPr>
                <w:ins w:id="1182" w:author="Hoang Duc Thanh-OCC" w:date="2026-04-08T15:50:00Z"/>
                <w:rFonts w:ascii="Arial" w:hAnsi="Arial" w:cs="Arial"/>
                <w:color w:val="000000" w:themeColor="text1"/>
                <w:sz w:val="18"/>
                <w:szCs w:val="18"/>
              </w:rPr>
            </w:pPr>
            <w:ins w:id="1183" w:author="Hoang Duc Thanh-OCC" w:date="2026-04-08T15:50:00Z">
              <w:r w:rsidRPr="00B474F8">
                <w:rPr>
                  <w:rFonts w:ascii="Arial" w:hAnsi="Arial" w:cs="Arial"/>
                  <w:color w:val="000000" w:themeColor="text1"/>
                  <w:sz w:val="18"/>
                  <w:szCs w:val="18"/>
                </w:rPr>
                <w:t>Preferred Enroute Alternate Airport</w:t>
              </w:r>
            </w:ins>
          </w:p>
        </w:tc>
        <w:tc>
          <w:tcPr>
            <w:tcW w:w="5902" w:type="dxa"/>
            <w:gridSpan w:val="4"/>
            <w:vAlign w:val="center"/>
          </w:tcPr>
          <w:p w14:paraId="0021526A" w14:textId="77777777" w:rsidR="008B154B" w:rsidRPr="00B474F8" w:rsidRDefault="008B154B" w:rsidP="000912F0">
            <w:pPr>
              <w:autoSpaceDE w:val="0"/>
              <w:autoSpaceDN w:val="0"/>
              <w:adjustRightInd w:val="0"/>
              <w:rPr>
                <w:ins w:id="1184" w:author="Hoang Duc Thanh-OCC" w:date="2026-04-08T15:50:00Z"/>
                <w:rFonts w:ascii="Arial" w:hAnsi="Arial" w:cs="Arial"/>
                <w:color w:val="000000" w:themeColor="text1"/>
                <w:sz w:val="18"/>
                <w:szCs w:val="18"/>
              </w:rPr>
            </w:pPr>
            <w:ins w:id="1185" w:author="Hoang Duc Thanh-OCC" w:date="2026-04-08T15:50:00Z">
              <w:r>
                <w:rPr>
                  <w:rFonts w:ascii="Arial" w:hAnsi="Arial" w:cs="Arial"/>
                  <w:color w:val="000000" w:themeColor="text1"/>
                  <w:sz w:val="18"/>
                  <w:szCs w:val="18"/>
                </w:rPr>
                <w:t>VVDN, VVCR, VHHH, ZGGG, RCTP, RCKH, ZSPD, ROAH, RJBB</w:t>
              </w:r>
            </w:ins>
          </w:p>
        </w:tc>
      </w:tr>
      <w:tr w:rsidR="008B154B" w:rsidRPr="00B474F8" w14:paraId="5699528C" w14:textId="77777777" w:rsidTr="000912F0">
        <w:trPr>
          <w:ins w:id="1186" w:author="Hoang Duc Thanh-OCC" w:date="2026-04-08T15:50:00Z"/>
        </w:trPr>
        <w:tc>
          <w:tcPr>
            <w:tcW w:w="1682" w:type="dxa"/>
            <w:vAlign w:val="center"/>
          </w:tcPr>
          <w:p w14:paraId="126C45FB" w14:textId="77777777" w:rsidR="008B154B" w:rsidRPr="00B474F8" w:rsidRDefault="008B154B" w:rsidP="000912F0">
            <w:pPr>
              <w:autoSpaceDE w:val="0"/>
              <w:autoSpaceDN w:val="0"/>
              <w:adjustRightInd w:val="0"/>
              <w:rPr>
                <w:ins w:id="1187" w:author="Hoang Duc Thanh-OCC" w:date="2026-04-08T15:50:00Z"/>
                <w:rFonts w:ascii="Arial" w:hAnsi="Arial" w:cs="Arial"/>
                <w:color w:val="000000" w:themeColor="text1"/>
                <w:sz w:val="18"/>
                <w:szCs w:val="18"/>
              </w:rPr>
            </w:pPr>
            <w:ins w:id="1188" w:author="Hoang Duc Thanh-OCC" w:date="2026-04-08T15:50:00Z">
              <w:r w:rsidRPr="00B474F8">
                <w:rPr>
                  <w:rFonts w:ascii="Arial" w:hAnsi="Arial" w:cs="Arial"/>
                  <w:color w:val="000000" w:themeColor="text1"/>
                  <w:sz w:val="18"/>
                  <w:szCs w:val="18"/>
                </w:rPr>
                <w:t>RVSM</w:t>
              </w:r>
            </w:ins>
          </w:p>
        </w:tc>
        <w:tc>
          <w:tcPr>
            <w:tcW w:w="5902" w:type="dxa"/>
            <w:gridSpan w:val="4"/>
          </w:tcPr>
          <w:p w14:paraId="5EC56AA6" w14:textId="77777777" w:rsidR="008B154B" w:rsidRPr="00B474F8" w:rsidRDefault="008B154B" w:rsidP="000912F0">
            <w:pPr>
              <w:autoSpaceDE w:val="0"/>
              <w:autoSpaceDN w:val="0"/>
              <w:adjustRightInd w:val="0"/>
              <w:jc w:val="both"/>
              <w:rPr>
                <w:ins w:id="1189" w:author="Hoang Duc Thanh-OCC" w:date="2026-04-08T15:50:00Z"/>
                <w:rFonts w:ascii="Arial" w:hAnsi="Arial" w:cs="Arial"/>
                <w:color w:val="000000" w:themeColor="text1"/>
                <w:sz w:val="18"/>
                <w:szCs w:val="18"/>
              </w:rPr>
            </w:pPr>
            <w:ins w:id="1190" w:author="Hoang Duc Thanh-OCC" w:date="2026-04-08T15:50:00Z">
              <w:r w:rsidRPr="00B474F8">
                <w:rPr>
                  <w:rFonts w:ascii="Arial" w:hAnsi="Arial" w:cs="Arial"/>
                  <w:color w:val="000000" w:themeColor="text1"/>
                  <w:sz w:val="18"/>
                  <w:szCs w:val="18"/>
                </w:rPr>
                <w:t>Required</w:t>
              </w:r>
            </w:ins>
          </w:p>
        </w:tc>
      </w:tr>
      <w:tr w:rsidR="008B154B" w:rsidRPr="00B474F8" w14:paraId="66C8FCF3" w14:textId="77777777" w:rsidTr="000912F0">
        <w:trPr>
          <w:ins w:id="1191" w:author="Hoang Duc Thanh-OCC" w:date="2026-04-08T15:50:00Z"/>
        </w:trPr>
        <w:tc>
          <w:tcPr>
            <w:tcW w:w="1682" w:type="dxa"/>
            <w:vAlign w:val="center"/>
          </w:tcPr>
          <w:p w14:paraId="5300A272" w14:textId="77777777" w:rsidR="008B154B" w:rsidRPr="00B474F8" w:rsidRDefault="008B154B" w:rsidP="000912F0">
            <w:pPr>
              <w:autoSpaceDE w:val="0"/>
              <w:autoSpaceDN w:val="0"/>
              <w:adjustRightInd w:val="0"/>
              <w:rPr>
                <w:ins w:id="1192" w:author="Hoang Duc Thanh-OCC" w:date="2026-04-08T15:50:00Z"/>
                <w:rFonts w:ascii="Arial" w:hAnsi="Arial" w:cs="Arial"/>
                <w:color w:val="000000" w:themeColor="text1"/>
                <w:sz w:val="18"/>
                <w:szCs w:val="18"/>
              </w:rPr>
            </w:pPr>
            <w:ins w:id="1193" w:author="Hoang Duc Thanh-OCC" w:date="2026-04-08T15:50:00Z">
              <w:r>
                <w:rPr>
                  <w:rFonts w:ascii="Arial" w:hAnsi="Arial" w:cs="Arial"/>
                  <w:color w:val="000000" w:themeColor="text1"/>
                  <w:sz w:val="18"/>
                  <w:szCs w:val="18"/>
                </w:rPr>
                <w:t>EDTO</w:t>
              </w:r>
            </w:ins>
          </w:p>
        </w:tc>
        <w:tc>
          <w:tcPr>
            <w:tcW w:w="5902" w:type="dxa"/>
            <w:gridSpan w:val="4"/>
          </w:tcPr>
          <w:p w14:paraId="5A64C43B" w14:textId="77777777" w:rsidR="008B154B" w:rsidRPr="00B474F8" w:rsidRDefault="008B154B" w:rsidP="000912F0">
            <w:pPr>
              <w:autoSpaceDE w:val="0"/>
              <w:autoSpaceDN w:val="0"/>
              <w:adjustRightInd w:val="0"/>
              <w:rPr>
                <w:ins w:id="1194" w:author="Hoang Duc Thanh-OCC" w:date="2026-04-08T15:50:00Z"/>
                <w:rFonts w:ascii="Arial" w:hAnsi="Arial" w:cs="Arial"/>
                <w:color w:val="000000" w:themeColor="text1"/>
                <w:sz w:val="18"/>
                <w:szCs w:val="18"/>
              </w:rPr>
            </w:pPr>
            <w:ins w:id="1195" w:author="Hoang Duc Thanh-OCC" w:date="2026-04-08T15:50:00Z">
              <w:r>
                <w:rPr>
                  <w:rFonts w:ascii="Arial" w:hAnsi="Arial" w:cs="Arial"/>
                  <w:sz w:val="18"/>
                  <w:szCs w:val="18"/>
                </w:rPr>
                <w:t>Not-required</w:t>
              </w:r>
            </w:ins>
          </w:p>
        </w:tc>
      </w:tr>
      <w:tr w:rsidR="008B154B" w:rsidRPr="00B474F8" w14:paraId="1E1D660B" w14:textId="77777777" w:rsidTr="000912F0">
        <w:trPr>
          <w:ins w:id="1196" w:author="Hoang Duc Thanh-OCC" w:date="2026-04-08T15:50:00Z"/>
        </w:trPr>
        <w:tc>
          <w:tcPr>
            <w:tcW w:w="1682" w:type="dxa"/>
            <w:vAlign w:val="center"/>
          </w:tcPr>
          <w:p w14:paraId="479CD73C" w14:textId="77777777" w:rsidR="008B154B" w:rsidRPr="00B474F8" w:rsidRDefault="008B154B" w:rsidP="000912F0">
            <w:pPr>
              <w:autoSpaceDE w:val="0"/>
              <w:autoSpaceDN w:val="0"/>
              <w:adjustRightInd w:val="0"/>
              <w:rPr>
                <w:ins w:id="1197" w:author="Hoang Duc Thanh-OCC" w:date="2026-04-08T15:50:00Z"/>
                <w:rFonts w:ascii="Arial" w:hAnsi="Arial" w:cs="Arial"/>
                <w:color w:val="000000" w:themeColor="text1"/>
                <w:sz w:val="18"/>
                <w:szCs w:val="18"/>
              </w:rPr>
            </w:pPr>
            <w:ins w:id="1198" w:author="Hoang Duc Thanh-OCC" w:date="2026-04-08T15:50:00Z">
              <w:r>
                <w:rPr>
                  <w:rFonts w:ascii="Arial" w:hAnsi="Arial" w:cs="Arial"/>
                  <w:color w:val="000000" w:themeColor="text1"/>
                  <w:sz w:val="18"/>
                  <w:szCs w:val="18"/>
                </w:rPr>
                <w:t>PBN</w:t>
              </w:r>
            </w:ins>
          </w:p>
        </w:tc>
        <w:tc>
          <w:tcPr>
            <w:tcW w:w="5902" w:type="dxa"/>
            <w:gridSpan w:val="4"/>
          </w:tcPr>
          <w:p w14:paraId="66F9F448" w14:textId="77777777" w:rsidR="008B154B" w:rsidRPr="00B474F8" w:rsidRDefault="008B154B" w:rsidP="000912F0">
            <w:pPr>
              <w:autoSpaceDE w:val="0"/>
              <w:autoSpaceDN w:val="0"/>
              <w:adjustRightInd w:val="0"/>
              <w:jc w:val="both"/>
              <w:rPr>
                <w:ins w:id="1199" w:author="Hoang Duc Thanh-OCC" w:date="2026-04-08T15:50:00Z"/>
                <w:rFonts w:ascii="Arial" w:hAnsi="Arial" w:cs="Arial"/>
                <w:color w:val="000000" w:themeColor="text1"/>
                <w:sz w:val="18"/>
                <w:szCs w:val="18"/>
              </w:rPr>
            </w:pPr>
            <w:ins w:id="1200" w:author="Hoang Duc Thanh-OCC" w:date="2026-04-08T15:50:00Z">
              <w:r w:rsidRPr="00B474F8">
                <w:rPr>
                  <w:rFonts w:ascii="Arial" w:hAnsi="Arial" w:cs="Arial"/>
                  <w:color w:val="000000" w:themeColor="text1"/>
                  <w:sz w:val="18"/>
                  <w:szCs w:val="18"/>
                </w:rPr>
                <w:t>RNAV2, RNAV5</w:t>
              </w:r>
            </w:ins>
          </w:p>
        </w:tc>
      </w:tr>
      <w:tr w:rsidR="008B154B" w:rsidRPr="00B474F8" w14:paraId="42B57CE4" w14:textId="77777777" w:rsidTr="000912F0">
        <w:trPr>
          <w:ins w:id="1201" w:author="Hoang Duc Thanh-OCC" w:date="2026-04-08T15:50:00Z"/>
        </w:trPr>
        <w:tc>
          <w:tcPr>
            <w:tcW w:w="1682" w:type="dxa"/>
            <w:vAlign w:val="center"/>
          </w:tcPr>
          <w:p w14:paraId="68E07F72" w14:textId="77777777" w:rsidR="008B154B" w:rsidRDefault="008B154B" w:rsidP="000912F0">
            <w:pPr>
              <w:autoSpaceDE w:val="0"/>
              <w:autoSpaceDN w:val="0"/>
              <w:adjustRightInd w:val="0"/>
              <w:rPr>
                <w:ins w:id="1202" w:author="Hoang Duc Thanh-OCC" w:date="2026-04-08T15:50:00Z"/>
                <w:rFonts w:ascii="Arial" w:hAnsi="Arial" w:cs="Arial"/>
                <w:color w:val="000000" w:themeColor="text1"/>
                <w:sz w:val="18"/>
                <w:szCs w:val="18"/>
              </w:rPr>
            </w:pPr>
            <w:ins w:id="1203" w:author="Hoang Duc Thanh-OCC" w:date="2026-04-08T15:50:00Z">
              <w:r>
                <w:rPr>
                  <w:rFonts w:ascii="Arial" w:hAnsi="Arial" w:cs="Arial"/>
                  <w:color w:val="000000" w:themeColor="text1"/>
                  <w:sz w:val="18"/>
                  <w:szCs w:val="18"/>
                </w:rPr>
                <w:t>Datalink</w:t>
              </w:r>
            </w:ins>
          </w:p>
        </w:tc>
        <w:tc>
          <w:tcPr>
            <w:tcW w:w="5902" w:type="dxa"/>
            <w:gridSpan w:val="4"/>
          </w:tcPr>
          <w:p w14:paraId="07863540" w14:textId="77777777" w:rsidR="008B154B" w:rsidRPr="00B474F8" w:rsidRDefault="008B154B" w:rsidP="000912F0">
            <w:pPr>
              <w:autoSpaceDE w:val="0"/>
              <w:autoSpaceDN w:val="0"/>
              <w:adjustRightInd w:val="0"/>
              <w:jc w:val="both"/>
              <w:rPr>
                <w:ins w:id="1204" w:author="Hoang Duc Thanh-OCC" w:date="2026-04-08T15:50:00Z"/>
                <w:rFonts w:ascii="Arial" w:hAnsi="Arial" w:cs="Arial"/>
                <w:color w:val="000000" w:themeColor="text1"/>
                <w:sz w:val="18"/>
                <w:szCs w:val="18"/>
              </w:rPr>
            </w:pPr>
            <w:ins w:id="1205" w:author="Hoang Duc Thanh-OCC" w:date="2026-04-08T15:50:00Z">
              <w:r>
                <w:rPr>
                  <w:rFonts w:ascii="Arial" w:hAnsi="Arial" w:cs="Arial"/>
                  <w:color w:val="000000" w:themeColor="text1"/>
                  <w:sz w:val="18"/>
                  <w:szCs w:val="18"/>
                </w:rPr>
                <w:t>CPDLC/ ADS-C, ADS-B</w:t>
              </w:r>
            </w:ins>
          </w:p>
        </w:tc>
      </w:tr>
      <w:tr w:rsidR="008B154B" w:rsidRPr="00B474F8" w14:paraId="459CA47D" w14:textId="77777777" w:rsidTr="000912F0">
        <w:trPr>
          <w:ins w:id="1206" w:author="Hoang Duc Thanh-OCC" w:date="2026-04-08T15:50:00Z"/>
        </w:trPr>
        <w:tc>
          <w:tcPr>
            <w:tcW w:w="1682" w:type="dxa"/>
            <w:vAlign w:val="center"/>
          </w:tcPr>
          <w:p w14:paraId="478509D9" w14:textId="77777777" w:rsidR="008B154B" w:rsidRPr="00B474F8" w:rsidRDefault="008B154B" w:rsidP="000912F0">
            <w:pPr>
              <w:autoSpaceDE w:val="0"/>
              <w:autoSpaceDN w:val="0"/>
              <w:adjustRightInd w:val="0"/>
              <w:rPr>
                <w:ins w:id="1207" w:author="Hoang Duc Thanh-OCC" w:date="2026-04-08T15:50:00Z"/>
                <w:rFonts w:ascii="Arial" w:hAnsi="Arial" w:cs="Arial"/>
                <w:color w:val="000000" w:themeColor="text1"/>
                <w:sz w:val="18"/>
                <w:szCs w:val="18"/>
              </w:rPr>
            </w:pPr>
            <w:ins w:id="1208" w:author="Hoang Duc Thanh-OCC" w:date="2026-04-08T15:50:00Z">
              <w:r w:rsidRPr="00B474F8">
                <w:rPr>
                  <w:rFonts w:ascii="Arial" w:hAnsi="Arial" w:cs="Arial"/>
                  <w:color w:val="000000" w:themeColor="text1"/>
                  <w:sz w:val="18"/>
                  <w:szCs w:val="18"/>
                </w:rPr>
                <w:t>Flight level</w:t>
              </w:r>
            </w:ins>
          </w:p>
        </w:tc>
        <w:tc>
          <w:tcPr>
            <w:tcW w:w="5902" w:type="dxa"/>
            <w:gridSpan w:val="4"/>
          </w:tcPr>
          <w:p w14:paraId="55D7AD90" w14:textId="77777777" w:rsidR="008B154B" w:rsidRPr="00B474F8" w:rsidRDefault="008B154B" w:rsidP="000912F0">
            <w:pPr>
              <w:autoSpaceDE w:val="0"/>
              <w:autoSpaceDN w:val="0"/>
              <w:adjustRightInd w:val="0"/>
              <w:jc w:val="both"/>
              <w:rPr>
                <w:ins w:id="1209" w:author="Hoang Duc Thanh-OCC" w:date="2026-04-08T15:50:00Z"/>
                <w:rFonts w:ascii="Arial" w:hAnsi="Arial" w:cs="Arial"/>
                <w:color w:val="000000" w:themeColor="text1"/>
                <w:sz w:val="18"/>
                <w:szCs w:val="18"/>
              </w:rPr>
            </w:pPr>
            <w:ins w:id="1210" w:author="Hoang Duc Thanh-OCC" w:date="2026-04-08T15:50:00Z">
              <w:r w:rsidRPr="00B474F8">
                <w:rPr>
                  <w:rFonts w:ascii="Arial" w:hAnsi="Arial" w:cs="Arial"/>
                  <w:color w:val="000000" w:themeColor="text1"/>
                  <w:sz w:val="18"/>
                  <w:szCs w:val="18"/>
                </w:rPr>
                <w:t>MIN – MAX: GND – FL410</w:t>
              </w:r>
            </w:ins>
          </w:p>
          <w:p w14:paraId="4E2A3E16" w14:textId="77777777" w:rsidR="008B154B" w:rsidRPr="00B474F8" w:rsidRDefault="008B154B" w:rsidP="000912F0">
            <w:pPr>
              <w:autoSpaceDE w:val="0"/>
              <w:autoSpaceDN w:val="0"/>
              <w:adjustRightInd w:val="0"/>
              <w:jc w:val="both"/>
              <w:rPr>
                <w:ins w:id="1211" w:author="Hoang Duc Thanh-OCC" w:date="2026-04-08T15:50:00Z"/>
                <w:rFonts w:ascii="Arial" w:hAnsi="Arial" w:cs="Arial"/>
                <w:color w:val="000000" w:themeColor="text1"/>
                <w:sz w:val="18"/>
                <w:szCs w:val="18"/>
              </w:rPr>
            </w:pPr>
            <w:ins w:id="1212" w:author="Hoang Duc Thanh-OCC" w:date="2026-04-08T15:50:00Z">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p>
        </w:tc>
      </w:tr>
      <w:tr w:rsidR="008B154B" w:rsidRPr="00B474F8" w14:paraId="71D34AE3" w14:textId="77777777" w:rsidTr="000912F0">
        <w:trPr>
          <w:trHeight w:val="295"/>
          <w:ins w:id="1213" w:author="Hoang Duc Thanh-OCC" w:date="2026-04-08T15:50:00Z"/>
        </w:trPr>
        <w:tc>
          <w:tcPr>
            <w:tcW w:w="1682" w:type="dxa"/>
            <w:vAlign w:val="center"/>
          </w:tcPr>
          <w:p w14:paraId="255F28BA" w14:textId="77777777" w:rsidR="008B154B" w:rsidRPr="00B474F8" w:rsidRDefault="008B154B" w:rsidP="000912F0">
            <w:pPr>
              <w:autoSpaceDE w:val="0"/>
              <w:autoSpaceDN w:val="0"/>
              <w:adjustRightInd w:val="0"/>
              <w:rPr>
                <w:ins w:id="1214" w:author="Hoang Duc Thanh-OCC" w:date="2026-04-08T15:50:00Z"/>
                <w:rFonts w:ascii="Arial" w:hAnsi="Arial" w:cs="Arial"/>
                <w:color w:val="000000" w:themeColor="text1"/>
                <w:sz w:val="18"/>
                <w:szCs w:val="18"/>
              </w:rPr>
            </w:pPr>
            <w:ins w:id="1215" w:author="Hoang Duc Thanh-OCC" w:date="2026-04-08T15:50:00Z">
              <w:r w:rsidRPr="00B474F8">
                <w:rPr>
                  <w:rFonts w:ascii="Arial" w:hAnsi="Arial" w:cs="Arial"/>
                  <w:color w:val="000000" w:themeColor="text1"/>
                  <w:sz w:val="18"/>
                  <w:szCs w:val="18"/>
                </w:rPr>
                <w:t>Restriction</w:t>
              </w:r>
            </w:ins>
          </w:p>
        </w:tc>
        <w:tc>
          <w:tcPr>
            <w:tcW w:w="5902" w:type="dxa"/>
            <w:gridSpan w:val="4"/>
          </w:tcPr>
          <w:p w14:paraId="4EAA2ED4" w14:textId="77777777" w:rsidR="008B154B" w:rsidRPr="00B474F8" w:rsidRDefault="008B154B" w:rsidP="000912F0">
            <w:pPr>
              <w:autoSpaceDE w:val="0"/>
              <w:autoSpaceDN w:val="0"/>
              <w:adjustRightInd w:val="0"/>
              <w:rPr>
                <w:ins w:id="1216" w:author="Hoang Duc Thanh-OCC" w:date="2026-04-08T15:50:00Z"/>
                <w:rFonts w:ascii="Arial" w:hAnsi="Arial" w:cs="Arial"/>
                <w:color w:val="000000" w:themeColor="text1"/>
                <w:sz w:val="18"/>
                <w:szCs w:val="18"/>
              </w:rPr>
            </w:pPr>
            <w:ins w:id="1217" w:author="Hoang Duc Thanh-OCC" w:date="2026-04-08T15:50:00Z">
              <w:r>
                <w:rPr>
                  <w:rFonts w:ascii="Arial" w:hAnsi="Arial" w:cs="Arial"/>
                  <w:bCs/>
                  <w:color w:val="000000" w:themeColor="text1"/>
                  <w:sz w:val="18"/>
                  <w:szCs w:val="18"/>
                </w:rPr>
                <w:t xml:space="preserve">Airway G86: </w:t>
              </w:r>
              <w:r w:rsidRPr="005E268B">
                <w:rPr>
                  <w:rFonts w:ascii="Arial" w:hAnsi="Arial" w:cs="Arial"/>
                  <w:bCs/>
                  <w:color w:val="000000" w:themeColor="text1"/>
                  <w:sz w:val="18"/>
                  <w:szCs w:val="18"/>
                </w:rPr>
                <w:t>Allocated flight levels: FL300, FL340; FL400</w:t>
              </w:r>
              <w:r>
                <w:rPr>
                  <w:rFonts w:ascii="Arial" w:hAnsi="Arial" w:cs="Arial"/>
                  <w:bCs/>
                  <w:color w:val="000000" w:themeColor="text1"/>
                  <w:sz w:val="18"/>
                  <w:szCs w:val="18"/>
                </w:rPr>
                <w:t xml:space="preserve"> (W-BOUND)</w:t>
              </w:r>
            </w:ins>
          </w:p>
        </w:tc>
      </w:tr>
    </w:tbl>
    <w:p w14:paraId="16978DD8" w14:textId="77777777" w:rsidR="009B0381" w:rsidRDefault="009B0381" w:rsidP="004014CF">
      <w:pPr>
        <w:spacing w:before="120" w:after="120"/>
        <w:ind w:firstLine="425"/>
        <w:rPr>
          <w:ins w:id="1218" w:author="Hoang Duc Thanh-OCC" w:date="2026-08-04T09:55:00Z"/>
          <w:rFonts w:ascii="Arial" w:hAnsi="Arial" w:cs="Arial"/>
          <w:b/>
          <w:color w:val="000000" w:themeColor="text1"/>
          <w:sz w:val="18"/>
          <w:szCs w:val="18"/>
        </w:rPr>
      </w:pPr>
    </w:p>
    <w:p w14:paraId="4851108B" w14:textId="58858DA3" w:rsidR="00F97BA0" w:rsidRPr="004014CF" w:rsidRDefault="00963917" w:rsidP="004014CF">
      <w:pPr>
        <w:spacing w:before="120" w:after="120"/>
        <w:ind w:firstLine="425"/>
        <w:rPr>
          <w:rFonts w:ascii="Arial" w:hAnsi="Arial" w:cs="Arial"/>
          <w:b/>
          <w:color w:val="000000" w:themeColor="text1"/>
          <w:sz w:val="18"/>
          <w:szCs w:val="18"/>
        </w:rPr>
      </w:pPr>
      <w:r>
        <w:rPr>
          <w:rFonts w:ascii="Arial" w:hAnsi="Arial" w:cs="Arial"/>
          <w:b/>
          <w:color w:val="000000" w:themeColor="text1"/>
          <w:sz w:val="18"/>
          <w:szCs w:val="18"/>
        </w:rPr>
        <w:t xml:space="preserve">3.3.2.6 </w:t>
      </w:r>
      <w:r w:rsidR="004014CF" w:rsidRPr="004014CF">
        <w:rPr>
          <w:rFonts w:ascii="Arial" w:hAnsi="Arial" w:cs="Arial"/>
          <w:b/>
          <w:color w:val="000000" w:themeColor="text1"/>
          <w:sz w:val="18"/>
          <w:szCs w:val="18"/>
        </w:rPr>
        <w:t>SOUTHEAST ASIA</w:t>
      </w:r>
    </w:p>
    <w:tbl>
      <w:tblPr>
        <w:tblStyle w:val="TableGrid"/>
        <w:tblW w:w="7584" w:type="dxa"/>
        <w:tblInd w:w="421" w:type="dxa"/>
        <w:tblLook w:val="04A0" w:firstRow="1" w:lastRow="0" w:firstColumn="1" w:lastColumn="0" w:noHBand="0" w:noVBand="1"/>
      </w:tblPr>
      <w:tblGrid>
        <w:gridCol w:w="1701"/>
        <w:gridCol w:w="1701"/>
        <w:gridCol w:w="1701"/>
        <w:gridCol w:w="2481"/>
      </w:tblGrid>
      <w:tr w:rsidR="00F124BC" w:rsidRPr="00B474F8" w14:paraId="6CF26CB0" w14:textId="77777777" w:rsidTr="006030BD">
        <w:trPr>
          <w:trHeight w:val="623"/>
          <w:tblHeader/>
        </w:trPr>
        <w:tc>
          <w:tcPr>
            <w:tcW w:w="1701" w:type="dxa"/>
            <w:vAlign w:val="center"/>
          </w:tcPr>
          <w:p w14:paraId="23E5A6F0"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No</w:t>
            </w:r>
          </w:p>
        </w:tc>
        <w:tc>
          <w:tcPr>
            <w:tcW w:w="1701" w:type="dxa"/>
            <w:vAlign w:val="center"/>
          </w:tcPr>
          <w:p w14:paraId="3C42185C"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City pairs</w:t>
            </w:r>
          </w:p>
        </w:tc>
        <w:tc>
          <w:tcPr>
            <w:tcW w:w="1701" w:type="dxa"/>
            <w:vAlign w:val="center"/>
          </w:tcPr>
          <w:p w14:paraId="4EAD4CB9"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Standard routes DB name</w:t>
            </w:r>
          </w:p>
        </w:tc>
        <w:tc>
          <w:tcPr>
            <w:tcW w:w="2481" w:type="dxa"/>
            <w:vAlign w:val="center"/>
          </w:tcPr>
          <w:p w14:paraId="69654419"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Preferred destination alternate airports</w:t>
            </w:r>
          </w:p>
        </w:tc>
      </w:tr>
    </w:tbl>
    <w:tbl>
      <w:tblPr>
        <w:tblStyle w:val="TableGrid12"/>
        <w:tblW w:w="7584" w:type="dxa"/>
        <w:tblInd w:w="421" w:type="dxa"/>
        <w:tblLook w:val="04A0" w:firstRow="1" w:lastRow="0" w:firstColumn="1" w:lastColumn="0" w:noHBand="0" w:noVBand="1"/>
      </w:tblPr>
      <w:tblGrid>
        <w:gridCol w:w="1615"/>
        <w:gridCol w:w="1257"/>
        <w:gridCol w:w="776"/>
        <w:gridCol w:w="1676"/>
        <w:gridCol w:w="2260"/>
      </w:tblGrid>
      <w:tr w:rsidR="00E9155A" w:rsidRPr="00B474F8" w14:paraId="525EC97D" w14:textId="77777777" w:rsidTr="006030BD">
        <w:tc>
          <w:tcPr>
            <w:tcW w:w="7584" w:type="dxa"/>
            <w:gridSpan w:val="5"/>
            <w:shd w:val="clear" w:color="auto" w:fill="808080" w:themeFill="background1" w:themeFillShade="80"/>
            <w:vAlign w:val="center"/>
          </w:tcPr>
          <w:p w14:paraId="0826C4F6" w14:textId="433D7918" w:rsidR="00E9155A" w:rsidRPr="00B474F8" w:rsidRDefault="00E9155A"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1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BKK – DA</w:t>
            </w:r>
            <w:r w:rsidR="00074665">
              <w:rPr>
                <w:rFonts w:ascii="Arial" w:hAnsi="Arial" w:cs="Arial"/>
                <w:b/>
                <w:color w:val="FFFFFF" w:themeColor="background1"/>
                <w:sz w:val="18"/>
                <w:szCs w:val="18"/>
              </w:rPr>
              <w:t>D</w:t>
            </w:r>
          </w:p>
        </w:tc>
      </w:tr>
      <w:tr w:rsidR="00E9155A" w:rsidRPr="00B474F8" w14:paraId="6A424AEA" w14:textId="77777777" w:rsidTr="006030BD">
        <w:tc>
          <w:tcPr>
            <w:tcW w:w="1682" w:type="dxa"/>
            <w:vMerge w:val="restart"/>
            <w:vAlign w:val="center"/>
          </w:tcPr>
          <w:p w14:paraId="19649C20"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994" w:type="dxa"/>
          </w:tcPr>
          <w:p w14:paraId="43C637B0"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776" w:type="dxa"/>
          </w:tcPr>
          <w:p w14:paraId="26534064"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VTBS</w:t>
            </w:r>
          </w:p>
        </w:tc>
        <w:tc>
          <w:tcPr>
            <w:tcW w:w="1696" w:type="dxa"/>
          </w:tcPr>
          <w:p w14:paraId="62DA13EB"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DADBKK3501</w:t>
            </w:r>
          </w:p>
        </w:tc>
        <w:tc>
          <w:tcPr>
            <w:tcW w:w="2436" w:type="dxa"/>
          </w:tcPr>
          <w:p w14:paraId="633B052C" w14:textId="076E2700" w:rsidR="00E9155A" w:rsidRPr="00B474F8" w:rsidRDefault="00E9155A"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VTBD, V</w:t>
            </w:r>
            <w:r w:rsidR="00B04817">
              <w:rPr>
                <w:rFonts w:ascii="Arial" w:hAnsi="Arial" w:cs="Arial"/>
                <w:color w:val="000000" w:themeColor="text1"/>
                <w:sz w:val="18"/>
                <w:szCs w:val="18"/>
              </w:rPr>
              <w:t>DTI</w:t>
            </w:r>
            <w:r w:rsidRPr="00B474F8">
              <w:rPr>
                <w:rFonts w:ascii="Arial" w:hAnsi="Arial" w:cs="Arial"/>
                <w:color w:val="000000" w:themeColor="text1"/>
                <w:sz w:val="18"/>
                <w:szCs w:val="18"/>
              </w:rPr>
              <w:t>, VLVT</w:t>
            </w:r>
          </w:p>
        </w:tc>
      </w:tr>
      <w:tr w:rsidR="00E9155A" w:rsidRPr="00B474F8" w14:paraId="2AF70F89" w14:textId="77777777" w:rsidTr="006030BD">
        <w:tc>
          <w:tcPr>
            <w:tcW w:w="1682" w:type="dxa"/>
            <w:vMerge/>
            <w:vAlign w:val="center"/>
          </w:tcPr>
          <w:p w14:paraId="0C40DC5C"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994" w:type="dxa"/>
          </w:tcPr>
          <w:p w14:paraId="2F5277BC"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VTBS</w:t>
            </w:r>
          </w:p>
        </w:tc>
        <w:tc>
          <w:tcPr>
            <w:tcW w:w="776" w:type="dxa"/>
          </w:tcPr>
          <w:p w14:paraId="09C837A0"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696" w:type="dxa"/>
          </w:tcPr>
          <w:p w14:paraId="610A9DCF"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BKKDAD1935</w:t>
            </w:r>
          </w:p>
        </w:tc>
        <w:tc>
          <w:tcPr>
            <w:tcW w:w="2436" w:type="dxa"/>
          </w:tcPr>
          <w:p w14:paraId="6F55003D"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VVVH, VVNB</w:t>
            </w:r>
          </w:p>
        </w:tc>
      </w:tr>
      <w:tr w:rsidR="007D2AD6" w:rsidRPr="00B474F8" w14:paraId="014FE9C5" w14:textId="77777777" w:rsidTr="006030BD">
        <w:tc>
          <w:tcPr>
            <w:tcW w:w="1682" w:type="dxa"/>
            <w:vAlign w:val="center"/>
          </w:tcPr>
          <w:p w14:paraId="6E60912D" w14:textId="279D5C8E" w:rsidR="007D2AD6" w:rsidRPr="00B474F8" w:rsidRDefault="007D2AD6" w:rsidP="007D2AD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09AE5DC4" w14:textId="5AF488B4" w:rsidR="007D2AD6" w:rsidRPr="00B474F8" w:rsidRDefault="007D2AD6" w:rsidP="007D2AD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7D2AD6" w:rsidRPr="00B474F8" w14:paraId="6F77EAF0" w14:textId="77777777" w:rsidTr="00723E01">
        <w:tc>
          <w:tcPr>
            <w:tcW w:w="1682" w:type="dxa"/>
            <w:vAlign w:val="center"/>
          </w:tcPr>
          <w:p w14:paraId="631BB97C" w14:textId="77777777" w:rsidR="007D2AD6" w:rsidRPr="00B474F8" w:rsidRDefault="007D2AD6" w:rsidP="007D2AD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39A7A529" w14:textId="77777777" w:rsidR="007D2AD6" w:rsidRPr="00B474F8" w:rsidRDefault="007D2AD6" w:rsidP="00723E0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7D2AD6" w:rsidRPr="00B474F8" w14:paraId="4BB57D09" w14:textId="77777777" w:rsidTr="006030BD">
        <w:tc>
          <w:tcPr>
            <w:tcW w:w="1682" w:type="dxa"/>
            <w:vAlign w:val="center"/>
          </w:tcPr>
          <w:p w14:paraId="667CD93E" w14:textId="77777777" w:rsidR="007D2AD6" w:rsidRPr="00B474F8" w:rsidRDefault="007D2AD6" w:rsidP="007D2AD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5EA71AA1" w14:textId="77777777" w:rsidR="007D2AD6" w:rsidRPr="00B474F8" w:rsidRDefault="007D2AD6" w:rsidP="007D2AD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7D2AD6" w:rsidRPr="00B474F8" w14:paraId="48A32690" w14:textId="77777777" w:rsidTr="006030BD">
        <w:tc>
          <w:tcPr>
            <w:tcW w:w="1682" w:type="dxa"/>
            <w:vAlign w:val="center"/>
          </w:tcPr>
          <w:p w14:paraId="0C8AA75A" w14:textId="3109A138" w:rsidR="007D2AD6" w:rsidRPr="00B474F8" w:rsidRDefault="004463F6" w:rsidP="007D2AD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260FD676" w14:textId="283A3C99" w:rsidR="007D2AD6"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7D2AD6" w:rsidRPr="00B474F8" w14:paraId="0CE79E27" w14:textId="77777777" w:rsidTr="006030BD">
        <w:tc>
          <w:tcPr>
            <w:tcW w:w="1682" w:type="dxa"/>
            <w:vAlign w:val="center"/>
          </w:tcPr>
          <w:p w14:paraId="360B36E8" w14:textId="0D75ACFD" w:rsidR="007D2AD6" w:rsidRPr="00B474F8" w:rsidRDefault="000B601D" w:rsidP="007D2AD6">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67463EE4" w14:textId="77777777" w:rsidR="007D2AD6" w:rsidRPr="00B474F8" w:rsidRDefault="007D2AD6" w:rsidP="007D2AD6">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9563B9" w:rsidRPr="00B474F8" w14:paraId="309B7292" w14:textId="77777777" w:rsidTr="006030BD">
        <w:tc>
          <w:tcPr>
            <w:tcW w:w="1682" w:type="dxa"/>
            <w:vAlign w:val="center"/>
          </w:tcPr>
          <w:p w14:paraId="6F489C57" w14:textId="2C66AA3C" w:rsidR="009563B9"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4FA2B8E1" w14:textId="2C149B11" w:rsidR="009563B9" w:rsidRPr="00B474F8" w:rsidRDefault="009563B9" w:rsidP="009563B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9563B9" w:rsidRPr="00B474F8" w14:paraId="40620D3E" w14:textId="77777777" w:rsidTr="006030BD">
        <w:tc>
          <w:tcPr>
            <w:tcW w:w="1682" w:type="dxa"/>
            <w:vAlign w:val="center"/>
          </w:tcPr>
          <w:p w14:paraId="2CAAF22B"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351937B5"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37AFDA9"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563B9" w:rsidRPr="00B474F8" w14:paraId="5124F270" w14:textId="77777777" w:rsidTr="006030BD">
        <w:tc>
          <w:tcPr>
            <w:tcW w:w="1682" w:type="dxa"/>
            <w:vAlign w:val="center"/>
          </w:tcPr>
          <w:p w14:paraId="0CA2DCFE"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5F04AB1A"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69573DC7" w14:textId="77777777" w:rsidTr="006030BD">
        <w:tc>
          <w:tcPr>
            <w:tcW w:w="7584" w:type="dxa"/>
            <w:gridSpan w:val="5"/>
            <w:shd w:val="clear" w:color="auto" w:fill="808080" w:themeFill="background1" w:themeFillShade="80"/>
          </w:tcPr>
          <w:p w14:paraId="1175A568" w14:textId="4E0AA6E6" w:rsidR="009563B9" w:rsidRPr="00B474F8" w:rsidRDefault="009563B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CGK – HAN</w:t>
            </w:r>
          </w:p>
        </w:tc>
      </w:tr>
      <w:tr w:rsidR="009563B9" w:rsidRPr="00B474F8" w14:paraId="380D09D8" w14:textId="77777777" w:rsidTr="006030BD">
        <w:tc>
          <w:tcPr>
            <w:tcW w:w="1682" w:type="dxa"/>
            <w:vMerge w:val="restart"/>
            <w:vAlign w:val="center"/>
          </w:tcPr>
          <w:p w14:paraId="52E9E192"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717F758D"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776" w:type="dxa"/>
          </w:tcPr>
          <w:p w14:paraId="41CDA86B"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WIII</w:t>
            </w:r>
          </w:p>
        </w:tc>
        <w:tc>
          <w:tcPr>
            <w:tcW w:w="1696" w:type="dxa"/>
          </w:tcPr>
          <w:p w14:paraId="09C2F701"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HANCGK1107A</w:t>
            </w:r>
          </w:p>
        </w:tc>
        <w:tc>
          <w:tcPr>
            <w:tcW w:w="2436" w:type="dxa"/>
          </w:tcPr>
          <w:p w14:paraId="178A8495"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WIHH, WIPP, WSSS</w:t>
            </w:r>
          </w:p>
        </w:tc>
      </w:tr>
      <w:tr w:rsidR="009563B9" w:rsidRPr="00B474F8" w14:paraId="467327BB" w14:textId="77777777" w:rsidTr="006030BD">
        <w:tc>
          <w:tcPr>
            <w:tcW w:w="1682" w:type="dxa"/>
            <w:vMerge/>
            <w:vAlign w:val="center"/>
          </w:tcPr>
          <w:p w14:paraId="673F6268"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05AF1FCE"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WIII</w:t>
            </w:r>
          </w:p>
        </w:tc>
        <w:tc>
          <w:tcPr>
            <w:tcW w:w="776" w:type="dxa"/>
          </w:tcPr>
          <w:p w14:paraId="2A63C428"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5068ED59"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CGKHAN0711</w:t>
            </w:r>
          </w:p>
        </w:tc>
        <w:tc>
          <w:tcPr>
            <w:tcW w:w="2436" w:type="dxa"/>
          </w:tcPr>
          <w:p w14:paraId="64665FB9"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563B9" w:rsidRPr="00B474F8" w14:paraId="4441CE00" w14:textId="77777777" w:rsidTr="006030BD">
        <w:tc>
          <w:tcPr>
            <w:tcW w:w="1682" w:type="dxa"/>
            <w:vAlign w:val="center"/>
          </w:tcPr>
          <w:p w14:paraId="10FBBB90" w14:textId="3648309E"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24574D6B" w14:textId="0A7E00D5"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563B9" w:rsidRPr="00B474F8" w14:paraId="65E3F9AF" w14:textId="77777777" w:rsidTr="00723E01">
        <w:tc>
          <w:tcPr>
            <w:tcW w:w="1682" w:type="dxa"/>
            <w:vAlign w:val="center"/>
          </w:tcPr>
          <w:p w14:paraId="4AC7FD83"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7555567D" w14:textId="77777777" w:rsidR="009563B9" w:rsidRPr="00B474F8" w:rsidRDefault="009563B9" w:rsidP="00723E0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WSSS</w:t>
            </w:r>
          </w:p>
        </w:tc>
      </w:tr>
      <w:tr w:rsidR="009563B9" w:rsidRPr="00B474F8" w14:paraId="0A571406" w14:textId="77777777" w:rsidTr="006030BD">
        <w:tc>
          <w:tcPr>
            <w:tcW w:w="1682" w:type="dxa"/>
            <w:vAlign w:val="center"/>
          </w:tcPr>
          <w:p w14:paraId="75EEAD93"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6085DC08"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563B9" w:rsidRPr="00B474F8" w14:paraId="5B7C75F2" w14:textId="77777777" w:rsidTr="006030BD">
        <w:tc>
          <w:tcPr>
            <w:tcW w:w="1682" w:type="dxa"/>
            <w:vAlign w:val="center"/>
          </w:tcPr>
          <w:p w14:paraId="49A7D9FC" w14:textId="5454CCC8" w:rsidR="009563B9" w:rsidRPr="00B474F8" w:rsidRDefault="004463F6"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26245924" w14:textId="1A6FB8AA" w:rsidR="009563B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563B9" w:rsidRPr="00B474F8" w14:paraId="3A9F6616" w14:textId="77777777" w:rsidTr="006030BD">
        <w:tc>
          <w:tcPr>
            <w:tcW w:w="1682" w:type="dxa"/>
            <w:vAlign w:val="center"/>
          </w:tcPr>
          <w:p w14:paraId="50C5A3C6" w14:textId="443E275F"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4928BB1F"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RNAV10 (RNP10)</w:t>
            </w:r>
          </w:p>
        </w:tc>
      </w:tr>
      <w:tr w:rsidR="009563B9" w:rsidRPr="00B474F8" w14:paraId="17CD1B52" w14:textId="77777777" w:rsidTr="006030BD">
        <w:tc>
          <w:tcPr>
            <w:tcW w:w="1682" w:type="dxa"/>
            <w:vAlign w:val="center"/>
          </w:tcPr>
          <w:p w14:paraId="0153E52A" w14:textId="50A46510" w:rsidR="009563B9"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0A8B29BE" w14:textId="642C4B3D" w:rsidR="009563B9" w:rsidRPr="00B474F8" w:rsidRDefault="009563B9" w:rsidP="009563B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9563B9" w:rsidRPr="00B474F8" w14:paraId="1CCFA372" w14:textId="77777777" w:rsidTr="006030BD">
        <w:tc>
          <w:tcPr>
            <w:tcW w:w="1682" w:type="dxa"/>
            <w:vAlign w:val="center"/>
          </w:tcPr>
          <w:p w14:paraId="101C1AF5"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2142EEFD"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FD72C6A"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563B9" w:rsidRPr="00B474F8" w14:paraId="3370F4C5" w14:textId="77777777" w:rsidTr="006030BD">
        <w:tc>
          <w:tcPr>
            <w:tcW w:w="1682" w:type="dxa"/>
            <w:vAlign w:val="center"/>
          </w:tcPr>
          <w:p w14:paraId="64BE0415"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68AF9841"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392934" w:rsidRPr="00B474F8" w14:paraId="393C5C82" w14:textId="77777777" w:rsidTr="00D3614C">
        <w:tc>
          <w:tcPr>
            <w:tcW w:w="7584" w:type="dxa"/>
            <w:gridSpan w:val="5"/>
            <w:shd w:val="clear" w:color="auto" w:fill="808080" w:themeFill="background1" w:themeFillShade="80"/>
          </w:tcPr>
          <w:p w14:paraId="7DF19DB6" w14:textId="1C8653C3" w:rsidR="00392934" w:rsidRPr="00392934" w:rsidRDefault="00392934"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1" w:author="Hoang Duc Thanh-OCC" w:date="2026-09-03T10:24:00Z">
                <w:pPr>
                  <w:pStyle w:val="ListParagraph"/>
                  <w:numPr>
                    <w:numId w:val="44"/>
                  </w:numPr>
                  <w:autoSpaceDE w:val="0"/>
                  <w:autoSpaceDN w:val="0"/>
                  <w:adjustRightInd w:val="0"/>
                  <w:ind w:hanging="360"/>
                  <w:jc w:val="both"/>
                </w:pPr>
              </w:pPrChange>
            </w:pPr>
            <w:r w:rsidRPr="00392934">
              <w:rPr>
                <w:rFonts w:ascii="Arial" w:hAnsi="Arial" w:cs="Arial"/>
                <w:b/>
                <w:color w:val="FFFFFF" w:themeColor="background1"/>
                <w:sz w:val="18"/>
                <w:szCs w:val="18"/>
              </w:rPr>
              <w:t xml:space="preserve">HAN – </w:t>
            </w:r>
            <w:r w:rsidR="0092481E">
              <w:rPr>
                <w:rFonts w:ascii="Arial" w:hAnsi="Arial" w:cs="Arial"/>
                <w:b/>
                <w:color w:val="FFFFFF" w:themeColor="background1"/>
                <w:sz w:val="18"/>
                <w:szCs w:val="18"/>
              </w:rPr>
              <w:t>MNL</w:t>
            </w:r>
            <w:r w:rsidRPr="00392934">
              <w:rPr>
                <w:rFonts w:ascii="Arial" w:hAnsi="Arial" w:cs="Arial"/>
                <w:b/>
                <w:color w:val="FFFFFF" w:themeColor="background1"/>
                <w:sz w:val="18"/>
                <w:szCs w:val="18"/>
              </w:rPr>
              <w:t xml:space="preserve"> – HAN</w:t>
            </w:r>
          </w:p>
        </w:tc>
      </w:tr>
      <w:tr w:rsidR="0092481E" w:rsidRPr="00B474F8" w14:paraId="376DC56C" w14:textId="77777777" w:rsidTr="00D3614C">
        <w:tc>
          <w:tcPr>
            <w:tcW w:w="1682" w:type="dxa"/>
            <w:vMerge w:val="restart"/>
            <w:vAlign w:val="center"/>
          </w:tcPr>
          <w:p w14:paraId="5BB5B7C6" w14:textId="77777777" w:rsidR="0092481E" w:rsidRPr="00B474F8" w:rsidRDefault="0092481E" w:rsidP="0092481E">
            <w:pPr>
              <w:autoSpaceDE w:val="0"/>
              <w:autoSpaceDN w:val="0"/>
              <w:adjustRightInd w:val="0"/>
              <w:rPr>
                <w:rFonts w:ascii="Arial" w:hAnsi="Arial" w:cs="Arial"/>
                <w:color w:val="000000" w:themeColor="text1"/>
                <w:sz w:val="18"/>
                <w:szCs w:val="18"/>
              </w:rPr>
            </w:pPr>
          </w:p>
        </w:tc>
        <w:tc>
          <w:tcPr>
            <w:tcW w:w="994" w:type="dxa"/>
          </w:tcPr>
          <w:p w14:paraId="65580AE2" w14:textId="77777777" w:rsidR="0092481E" w:rsidRPr="00B474F8" w:rsidRDefault="0092481E" w:rsidP="0092481E">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776" w:type="dxa"/>
          </w:tcPr>
          <w:p w14:paraId="7DA665C7" w14:textId="3EDEF0DD" w:rsidR="0092481E" w:rsidRPr="00B474F8" w:rsidRDefault="0092481E" w:rsidP="0092481E">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RPLL</w:t>
            </w:r>
          </w:p>
        </w:tc>
        <w:tc>
          <w:tcPr>
            <w:tcW w:w="1696" w:type="dxa"/>
          </w:tcPr>
          <w:p w14:paraId="739B6FC9" w14:textId="1497A570" w:rsidR="0092481E" w:rsidRPr="00B474F8" w:rsidRDefault="0092481E" w:rsidP="0092481E">
            <w:pPr>
              <w:autoSpaceDE w:val="0"/>
              <w:autoSpaceDN w:val="0"/>
              <w:adjustRightInd w:val="0"/>
              <w:jc w:val="center"/>
              <w:rPr>
                <w:rFonts w:ascii="Arial" w:hAnsi="Arial" w:cs="Arial"/>
                <w:color w:val="000000" w:themeColor="text1"/>
                <w:sz w:val="18"/>
                <w:szCs w:val="18"/>
              </w:rPr>
            </w:pPr>
            <w:r w:rsidRPr="0092481E">
              <w:rPr>
                <w:rFonts w:ascii="Arial" w:hAnsi="Arial" w:cs="Arial"/>
                <w:color w:val="000000" w:themeColor="text1"/>
                <w:sz w:val="18"/>
                <w:szCs w:val="18"/>
              </w:rPr>
              <w:t>HANMNL1124A</w:t>
            </w:r>
          </w:p>
        </w:tc>
        <w:tc>
          <w:tcPr>
            <w:tcW w:w="2436" w:type="dxa"/>
          </w:tcPr>
          <w:p w14:paraId="2D1C72D3" w14:textId="0EF9029B" w:rsidR="0092481E" w:rsidRPr="00B474F8" w:rsidRDefault="0092481E" w:rsidP="0092481E">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RPLC, RPVM</w:t>
            </w:r>
          </w:p>
        </w:tc>
      </w:tr>
      <w:tr w:rsidR="0092481E" w:rsidRPr="00B474F8" w14:paraId="65974A9E" w14:textId="77777777" w:rsidTr="00D3614C">
        <w:tc>
          <w:tcPr>
            <w:tcW w:w="1682" w:type="dxa"/>
            <w:vMerge/>
            <w:vAlign w:val="center"/>
          </w:tcPr>
          <w:p w14:paraId="093B7FA1" w14:textId="77777777" w:rsidR="0092481E" w:rsidRPr="00B474F8" w:rsidRDefault="0092481E" w:rsidP="0092481E">
            <w:pPr>
              <w:autoSpaceDE w:val="0"/>
              <w:autoSpaceDN w:val="0"/>
              <w:adjustRightInd w:val="0"/>
              <w:rPr>
                <w:rFonts w:ascii="Arial" w:hAnsi="Arial" w:cs="Arial"/>
                <w:color w:val="000000" w:themeColor="text1"/>
                <w:sz w:val="18"/>
                <w:szCs w:val="18"/>
              </w:rPr>
            </w:pPr>
          </w:p>
        </w:tc>
        <w:tc>
          <w:tcPr>
            <w:tcW w:w="994" w:type="dxa"/>
          </w:tcPr>
          <w:p w14:paraId="4A9BEA3A" w14:textId="6C81BF39" w:rsidR="0092481E" w:rsidRPr="00B474F8" w:rsidRDefault="0092481E" w:rsidP="0092481E">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RPLL</w:t>
            </w:r>
          </w:p>
        </w:tc>
        <w:tc>
          <w:tcPr>
            <w:tcW w:w="776" w:type="dxa"/>
          </w:tcPr>
          <w:p w14:paraId="5A758963" w14:textId="77777777" w:rsidR="0092481E" w:rsidRPr="00B474F8" w:rsidRDefault="0092481E" w:rsidP="0092481E">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6A247E64" w14:textId="6559798C" w:rsidR="0092481E" w:rsidRPr="00B474F8" w:rsidRDefault="0092481E" w:rsidP="0092481E">
            <w:pPr>
              <w:autoSpaceDE w:val="0"/>
              <w:autoSpaceDN w:val="0"/>
              <w:adjustRightInd w:val="0"/>
              <w:jc w:val="center"/>
              <w:rPr>
                <w:rFonts w:ascii="Arial" w:hAnsi="Arial" w:cs="Arial"/>
                <w:color w:val="000000" w:themeColor="text1"/>
                <w:sz w:val="18"/>
                <w:szCs w:val="18"/>
              </w:rPr>
            </w:pPr>
            <w:r w:rsidRPr="0092481E">
              <w:rPr>
                <w:rFonts w:ascii="Arial" w:hAnsi="Arial" w:cs="Arial"/>
                <w:color w:val="000000" w:themeColor="text1"/>
                <w:sz w:val="18"/>
                <w:szCs w:val="18"/>
              </w:rPr>
              <w:t>MNLHAN0611</w:t>
            </w:r>
          </w:p>
        </w:tc>
        <w:tc>
          <w:tcPr>
            <w:tcW w:w="2436" w:type="dxa"/>
          </w:tcPr>
          <w:p w14:paraId="1511C3F5" w14:textId="681C570F" w:rsidR="0092481E" w:rsidRPr="00B474F8" w:rsidRDefault="0092481E" w:rsidP="0092481E">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392934" w:rsidRPr="00B474F8" w14:paraId="4C08D3D1" w14:textId="77777777" w:rsidTr="00D3614C">
        <w:tc>
          <w:tcPr>
            <w:tcW w:w="1682" w:type="dxa"/>
            <w:vAlign w:val="center"/>
          </w:tcPr>
          <w:p w14:paraId="78168D93" w14:textId="77777777" w:rsidR="00392934" w:rsidRPr="00B474F8" w:rsidRDefault="00392934"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14423C1D" w14:textId="77777777" w:rsidR="00392934" w:rsidRPr="00B474F8" w:rsidRDefault="00392934"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392934" w:rsidRPr="00B474F8" w14:paraId="30E3404E" w14:textId="77777777" w:rsidTr="00723E01">
        <w:tc>
          <w:tcPr>
            <w:tcW w:w="1682" w:type="dxa"/>
            <w:vAlign w:val="center"/>
          </w:tcPr>
          <w:p w14:paraId="09B2C402" w14:textId="77777777" w:rsidR="00392934" w:rsidRPr="00B474F8" w:rsidRDefault="00392934"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2A16345B" w14:textId="0D933FDA" w:rsidR="00392934" w:rsidRPr="00B474F8" w:rsidRDefault="0092481E" w:rsidP="00723E0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VHHH</w:t>
            </w:r>
          </w:p>
        </w:tc>
      </w:tr>
      <w:tr w:rsidR="00392934" w:rsidRPr="00B474F8" w14:paraId="793787E3" w14:textId="77777777" w:rsidTr="00D3614C">
        <w:tc>
          <w:tcPr>
            <w:tcW w:w="1682" w:type="dxa"/>
            <w:vAlign w:val="center"/>
          </w:tcPr>
          <w:p w14:paraId="1926C17C" w14:textId="77777777" w:rsidR="00392934" w:rsidRPr="00B474F8" w:rsidRDefault="00392934"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7ED98105" w14:textId="77777777" w:rsidR="00392934" w:rsidRPr="00B474F8" w:rsidRDefault="00392934" w:rsidP="00D361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392934" w:rsidRPr="00B474F8" w14:paraId="1A472548" w14:textId="77777777" w:rsidTr="00D3614C">
        <w:tc>
          <w:tcPr>
            <w:tcW w:w="1682" w:type="dxa"/>
            <w:vAlign w:val="center"/>
          </w:tcPr>
          <w:p w14:paraId="6264FF08" w14:textId="77777777" w:rsidR="00392934" w:rsidRPr="00B474F8" w:rsidRDefault="00392934"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5798C194" w14:textId="77777777" w:rsidR="00392934" w:rsidRPr="00B474F8" w:rsidRDefault="00392934" w:rsidP="00D3614C">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392934" w:rsidRPr="00B474F8" w14:paraId="7B99DC73" w14:textId="77777777" w:rsidTr="00D3614C">
        <w:tc>
          <w:tcPr>
            <w:tcW w:w="1682" w:type="dxa"/>
            <w:vAlign w:val="center"/>
          </w:tcPr>
          <w:p w14:paraId="366DFED1" w14:textId="77777777" w:rsidR="00392934" w:rsidRPr="00B474F8" w:rsidRDefault="00392934"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34D57297" w14:textId="5122F056" w:rsidR="00392934" w:rsidRPr="00B474F8" w:rsidRDefault="00392934" w:rsidP="00D361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RNAV2, </w:t>
            </w:r>
            <w:r w:rsidR="0092481E">
              <w:rPr>
                <w:rFonts w:ascii="Arial" w:hAnsi="Arial" w:cs="Arial"/>
                <w:color w:val="000000" w:themeColor="text1"/>
                <w:sz w:val="18"/>
                <w:szCs w:val="18"/>
              </w:rPr>
              <w:t>RNAV 5</w:t>
            </w:r>
          </w:p>
        </w:tc>
      </w:tr>
      <w:tr w:rsidR="00392934" w:rsidRPr="00B474F8" w14:paraId="66C54CC5" w14:textId="77777777" w:rsidTr="00D3614C">
        <w:tc>
          <w:tcPr>
            <w:tcW w:w="1682" w:type="dxa"/>
            <w:vAlign w:val="center"/>
          </w:tcPr>
          <w:p w14:paraId="58AB2090" w14:textId="77777777" w:rsidR="00392934" w:rsidRDefault="00392934"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380D06A9" w14:textId="77777777" w:rsidR="00392934" w:rsidRPr="00B474F8" w:rsidRDefault="00392934" w:rsidP="00D3614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392934" w:rsidRPr="00B474F8" w14:paraId="15669078" w14:textId="77777777" w:rsidTr="00D3614C">
        <w:tc>
          <w:tcPr>
            <w:tcW w:w="1682" w:type="dxa"/>
            <w:vAlign w:val="center"/>
          </w:tcPr>
          <w:p w14:paraId="3A1F176E" w14:textId="77777777" w:rsidR="00392934" w:rsidRPr="00B474F8" w:rsidRDefault="00392934"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55D2A616" w14:textId="77777777" w:rsidR="00392934" w:rsidRPr="00B474F8" w:rsidRDefault="00392934" w:rsidP="00D361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D3A6CA4" w14:textId="77777777" w:rsidR="00392934" w:rsidRPr="00B474F8" w:rsidRDefault="00392934" w:rsidP="00D361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392934" w:rsidRPr="00B474F8" w14:paraId="5276CF2B" w14:textId="77777777" w:rsidTr="00D3614C">
        <w:tc>
          <w:tcPr>
            <w:tcW w:w="1682" w:type="dxa"/>
            <w:vAlign w:val="center"/>
          </w:tcPr>
          <w:p w14:paraId="1AC10A9C" w14:textId="77777777" w:rsidR="00392934" w:rsidRPr="00B474F8" w:rsidRDefault="00392934"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7AC0D34B" w14:textId="77777777" w:rsidR="00392934" w:rsidRPr="00B474F8" w:rsidRDefault="00392934" w:rsidP="00D361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13161081" w14:textId="77777777" w:rsidTr="006030BD">
        <w:tc>
          <w:tcPr>
            <w:tcW w:w="7584" w:type="dxa"/>
            <w:gridSpan w:val="5"/>
            <w:shd w:val="clear" w:color="auto" w:fill="808080" w:themeFill="background1" w:themeFillShade="80"/>
          </w:tcPr>
          <w:p w14:paraId="0F6AE669" w14:textId="28B0CD01" w:rsidR="009563B9" w:rsidRPr="00B474F8" w:rsidRDefault="009563B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LPQ – HAN</w:t>
            </w:r>
          </w:p>
        </w:tc>
      </w:tr>
      <w:tr w:rsidR="009563B9" w:rsidRPr="00B474F8" w14:paraId="071223B4" w14:textId="77777777" w:rsidTr="006030BD">
        <w:tc>
          <w:tcPr>
            <w:tcW w:w="1682" w:type="dxa"/>
            <w:vMerge w:val="restart"/>
            <w:vAlign w:val="center"/>
          </w:tcPr>
          <w:p w14:paraId="5083EDD8"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70484E28"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776" w:type="dxa"/>
          </w:tcPr>
          <w:p w14:paraId="20EB5ACE"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VLLB</w:t>
            </w:r>
          </w:p>
        </w:tc>
        <w:tc>
          <w:tcPr>
            <w:tcW w:w="1696" w:type="dxa"/>
          </w:tcPr>
          <w:p w14:paraId="0007577F"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HANLPQ1123</w:t>
            </w:r>
          </w:p>
        </w:tc>
        <w:tc>
          <w:tcPr>
            <w:tcW w:w="2436" w:type="dxa"/>
          </w:tcPr>
          <w:p w14:paraId="34B461A1"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VLVT, VTCC, VTCT</w:t>
            </w:r>
          </w:p>
        </w:tc>
      </w:tr>
      <w:tr w:rsidR="009563B9" w:rsidRPr="00B474F8" w14:paraId="59A997F4" w14:textId="77777777" w:rsidTr="006030BD">
        <w:tc>
          <w:tcPr>
            <w:tcW w:w="1682" w:type="dxa"/>
            <w:vMerge/>
            <w:vAlign w:val="center"/>
          </w:tcPr>
          <w:p w14:paraId="5DF052B5"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67A1CAEF"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VLLB</w:t>
            </w:r>
          </w:p>
        </w:tc>
        <w:tc>
          <w:tcPr>
            <w:tcW w:w="776" w:type="dxa"/>
          </w:tcPr>
          <w:p w14:paraId="44F32337"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3E9AE081"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LPQHAN2311</w:t>
            </w:r>
          </w:p>
        </w:tc>
        <w:tc>
          <w:tcPr>
            <w:tcW w:w="2436" w:type="dxa"/>
          </w:tcPr>
          <w:p w14:paraId="56A38170"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563B9" w:rsidRPr="00B474F8" w14:paraId="51221880" w14:textId="77777777" w:rsidTr="006030BD">
        <w:tc>
          <w:tcPr>
            <w:tcW w:w="1682" w:type="dxa"/>
            <w:vAlign w:val="center"/>
          </w:tcPr>
          <w:p w14:paraId="3D39D1BF" w14:textId="4A22D4E2"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6E3061BA" w14:textId="354DB0BD"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563B9" w:rsidRPr="00B474F8" w14:paraId="25915357" w14:textId="77777777" w:rsidTr="003036B6">
        <w:tc>
          <w:tcPr>
            <w:tcW w:w="1682" w:type="dxa"/>
            <w:vAlign w:val="center"/>
          </w:tcPr>
          <w:p w14:paraId="5A37458E"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1574313B" w14:textId="77777777" w:rsidR="009563B9" w:rsidRPr="00B474F8" w:rsidRDefault="009563B9" w:rsidP="003036B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368DDEC8" w14:textId="77777777" w:rsidTr="006030BD">
        <w:tc>
          <w:tcPr>
            <w:tcW w:w="1682" w:type="dxa"/>
            <w:vAlign w:val="center"/>
          </w:tcPr>
          <w:p w14:paraId="5336FF34"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7FE95C7B"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563B9" w:rsidRPr="00B474F8" w14:paraId="2F132628" w14:textId="77777777" w:rsidTr="006030BD">
        <w:tc>
          <w:tcPr>
            <w:tcW w:w="1682" w:type="dxa"/>
            <w:vAlign w:val="center"/>
          </w:tcPr>
          <w:p w14:paraId="7BA8817C" w14:textId="592A19E5" w:rsidR="009563B9" w:rsidRPr="00B474F8" w:rsidRDefault="004463F6"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60D38E9E" w14:textId="29FD6045" w:rsidR="009563B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563B9" w:rsidRPr="00B474F8" w14:paraId="2E24BDEC" w14:textId="77777777" w:rsidTr="006030BD">
        <w:tc>
          <w:tcPr>
            <w:tcW w:w="1682" w:type="dxa"/>
            <w:vAlign w:val="center"/>
          </w:tcPr>
          <w:p w14:paraId="0CAB8F72" w14:textId="0942F194"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2CAAC3C2"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05AF3460" w14:textId="77777777" w:rsidTr="006030BD">
        <w:tc>
          <w:tcPr>
            <w:tcW w:w="1682" w:type="dxa"/>
            <w:vAlign w:val="center"/>
          </w:tcPr>
          <w:p w14:paraId="07B577AD" w14:textId="4A15634C" w:rsidR="009563B9"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57BCEBCE" w14:textId="32D6AEDF" w:rsidR="009563B9" w:rsidRPr="00B474F8" w:rsidRDefault="009563B9" w:rsidP="009563B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NIL</w:t>
            </w:r>
          </w:p>
        </w:tc>
      </w:tr>
      <w:tr w:rsidR="009563B9" w:rsidRPr="00B474F8" w14:paraId="6450C842" w14:textId="77777777" w:rsidTr="006030BD">
        <w:tc>
          <w:tcPr>
            <w:tcW w:w="1682" w:type="dxa"/>
            <w:vAlign w:val="center"/>
          </w:tcPr>
          <w:p w14:paraId="5296D569"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7F85EC57"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FC8C595"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563B9" w:rsidRPr="00B474F8" w14:paraId="00518F97" w14:textId="77777777" w:rsidTr="006030BD">
        <w:tc>
          <w:tcPr>
            <w:tcW w:w="1682" w:type="dxa"/>
            <w:vAlign w:val="center"/>
          </w:tcPr>
          <w:p w14:paraId="0A1F71BC"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735AE008"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5E7348FF" w14:textId="77777777" w:rsidTr="006030BD">
        <w:tc>
          <w:tcPr>
            <w:tcW w:w="7584" w:type="dxa"/>
            <w:gridSpan w:val="5"/>
            <w:shd w:val="clear" w:color="auto" w:fill="808080" w:themeFill="background1" w:themeFillShade="80"/>
          </w:tcPr>
          <w:p w14:paraId="53FE50EC" w14:textId="6708C342" w:rsidR="009563B9" w:rsidRPr="00B474F8" w:rsidRDefault="009563B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w:t>
            </w:r>
            <w:r w:rsidR="00B04817">
              <w:rPr>
                <w:rFonts w:ascii="Arial" w:hAnsi="Arial" w:cs="Arial"/>
                <w:b/>
                <w:color w:val="FFFFFF" w:themeColor="background1"/>
                <w:sz w:val="18"/>
                <w:szCs w:val="18"/>
              </w:rPr>
              <w:t>KTI</w:t>
            </w:r>
            <w:r w:rsidRPr="00B474F8">
              <w:rPr>
                <w:rFonts w:ascii="Arial" w:hAnsi="Arial" w:cs="Arial"/>
                <w:b/>
                <w:color w:val="FFFFFF" w:themeColor="background1"/>
                <w:sz w:val="18"/>
                <w:szCs w:val="18"/>
              </w:rPr>
              <w:t xml:space="preserve"> – HAN</w:t>
            </w:r>
          </w:p>
        </w:tc>
      </w:tr>
      <w:tr w:rsidR="009563B9" w:rsidRPr="00B474F8" w14:paraId="51D7E692" w14:textId="77777777" w:rsidTr="006030BD">
        <w:tc>
          <w:tcPr>
            <w:tcW w:w="1682" w:type="dxa"/>
            <w:vMerge w:val="restart"/>
            <w:vAlign w:val="center"/>
          </w:tcPr>
          <w:p w14:paraId="07C45002"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113E0963"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776" w:type="dxa"/>
          </w:tcPr>
          <w:p w14:paraId="13FAD856" w14:textId="77D65D4D" w:rsidR="009563B9" w:rsidRPr="00B474F8" w:rsidRDefault="009563B9" w:rsidP="00B0481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w:t>
            </w:r>
            <w:r w:rsidR="00B04817">
              <w:rPr>
                <w:rFonts w:ascii="Arial" w:hAnsi="Arial" w:cs="Arial"/>
                <w:color w:val="000000" w:themeColor="text1"/>
                <w:sz w:val="18"/>
                <w:szCs w:val="18"/>
              </w:rPr>
              <w:t>TI</w:t>
            </w:r>
          </w:p>
        </w:tc>
        <w:tc>
          <w:tcPr>
            <w:tcW w:w="1696" w:type="dxa"/>
          </w:tcPr>
          <w:p w14:paraId="194A05A7" w14:textId="1122C4A3" w:rsidR="009563B9" w:rsidRPr="00B474F8" w:rsidRDefault="00B04817" w:rsidP="009563B9">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HANKTI01</w:t>
            </w:r>
          </w:p>
        </w:tc>
        <w:tc>
          <w:tcPr>
            <w:tcW w:w="2436" w:type="dxa"/>
          </w:tcPr>
          <w:p w14:paraId="47C7AA2A"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VDSA, VVTS</w:t>
            </w:r>
          </w:p>
        </w:tc>
      </w:tr>
      <w:tr w:rsidR="009563B9" w:rsidRPr="00B474F8" w14:paraId="3418A89B" w14:textId="77777777" w:rsidTr="006030BD">
        <w:tc>
          <w:tcPr>
            <w:tcW w:w="1682" w:type="dxa"/>
            <w:vMerge/>
            <w:vAlign w:val="center"/>
          </w:tcPr>
          <w:p w14:paraId="62B55CA8"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62B08F44" w14:textId="40567C47" w:rsidR="009563B9" w:rsidRPr="00B474F8" w:rsidRDefault="00B04817" w:rsidP="009563B9">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VDTI</w:t>
            </w:r>
          </w:p>
        </w:tc>
        <w:tc>
          <w:tcPr>
            <w:tcW w:w="776" w:type="dxa"/>
          </w:tcPr>
          <w:p w14:paraId="2A7515AC"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68CD2586" w14:textId="5710367A" w:rsidR="009563B9" w:rsidRPr="00B474F8" w:rsidRDefault="00B04817" w:rsidP="00B04817">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KTIHAN01</w:t>
            </w:r>
          </w:p>
        </w:tc>
        <w:tc>
          <w:tcPr>
            <w:tcW w:w="2436" w:type="dxa"/>
          </w:tcPr>
          <w:p w14:paraId="21256ECE"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563B9" w:rsidRPr="00B474F8" w14:paraId="71D6AD2E" w14:textId="77777777" w:rsidTr="006030BD">
        <w:tc>
          <w:tcPr>
            <w:tcW w:w="1682" w:type="dxa"/>
            <w:vAlign w:val="center"/>
          </w:tcPr>
          <w:p w14:paraId="6AF5240C" w14:textId="6ABBFF80"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5974D330" w14:textId="4945C56A"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563B9" w:rsidRPr="00B474F8" w14:paraId="2C916C8E" w14:textId="77777777" w:rsidTr="003036B6">
        <w:tc>
          <w:tcPr>
            <w:tcW w:w="1682" w:type="dxa"/>
            <w:vAlign w:val="center"/>
          </w:tcPr>
          <w:p w14:paraId="31091EFF"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45F6EA90" w14:textId="77777777" w:rsidR="009563B9" w:rsidRPr="00B474F8" w:rsidRDefault="009563B9" w:rsidP="003036B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7A78DAA0" w14:textId="77777777" w:rsidTr="006030BD">
        <w:tc>
          <w:tcPr>
            <w:tcW w:w="1682" w:type="dxa"/>
            <w:vAlign w:val="center"/>
          </w:tcPr>
          <w:p w14:paraId="61FE600C"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76B78BBD"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563B9" w:rsidRPr="00B474F8" w14:paraId="11506757" w14:textId="77777777" w:rsidTr="006030BD">
        <w:tc>
          <w:tcPr>
            <w:tcW w:w="1682" w:type="dxa"/>
            <w:vAlign w:val="center"/>
          </w:tcPr>
          <w:p w14:paraId="09682DD4" w14:textId="3B31AC44" w:rsidR="009563B9" w:rsidRPr="00B474F8" w:rsidRDefault="004463F6"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75888482" w14:textId="072E3844" w:rsidR="009563B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563B9" w:rsidRPr="00B474F8" w14:paraId="0D8BECBE" w14:textId="77777777" w:rsidTr="006030BD">
        <w:tc>
          <w:tcPr>
            <w:tcW w:w="1682" w:type="dxa"/>
            <w:vAlign w:val="center"/>
          </w:tcPr>
          <w:p w14:paraId="54992EAD" w14:textId="2578C8A1"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3A073EC"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9563B9" w:rsidRPr="00B474F8" w14:paraId="138F63D6" w14:textId="77777777" w:rsidTr="006030BD">
        <w:tc>
          <w:tcPr>
            <w:tcW w:w="1682" w:type="dxa"/>
            <w:vAlign w:val="center"/>
          </w:tcPr>
          <w:p w14:paraId="4E934925" w14:textId="6F87B30E" w:rsidR="009563B9"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0369F958" w14:textId="2BB7700E" w:rsidR="009563B9" w:rsidRPr="00B474F8" w:rsidRDefault="009563B9" w:rsidP="009563B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NIL</w:t>
            </w:r>
          </w:p>
        </w:tc>
      </w:tr>
      <w:tr w:rsidR="009563B9" w:rsidRPr="00B474F8" w14:paraId="3D640FE4" w14:textId="77777777" w:rsidTr="006030BD">
        <w:tc>
          <w:tcPr>
            <w:tcW w:w="1682" w:type="dxa"/>
            <w:vAlign w:val="center"/>
          </w:tcPr>
          <w:p w14:paraId="4C05FDDA"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1CE88351"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F027C37"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563B9" w:rsidRPr="00B474F8" w14:paraId="35E8A8C4" w14:textId="77777777" w:rsidTr="006030BD">
        <w:tc>
          <w:tcPr>
            <w:tcW w:w="1682" w:type="dxa"/>
            <w:vAlign w:val="center"/>
          </w:tcPr>
          <w:p w14:paraId="42C2635D"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366AAFD7"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2DD9D14F" w14:textId="77777777" w:rsidTr="006030BD">
        <w:tc>
          <w:tcPr>
            <w:tcW w:w="7584" w:type="dxa"/>
            <w:gridSpan w:val="5"/>
            <w:shd w:val="clear" w:color="auto" w:fill="808080" w:themeFill="background1" w:themeFillShade="80"/>
          </w:tcPr>
          <w:p w14:paraId="399F42FE" w14:textId="0615A4B0" w:rsidR="009563B9" w:rsidRPr="00B474F8" w:rsidRDefault="009563B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SAI – HAN</w:t>
            </w:r>
          </w:p>
        </w:tc>
      </w:tr>
      <w:tr w:rsidR="009563B9" w:rsidRPr="00B474F8" w14:paraId="212A7850" w14:textId="77777777" w:rsidTr="006030BD">
        <w:tc>
          <w:tcPr>
            <w:tcW w:w="1682" w:type="dxa"/>
            <w:vMerge w:val="restart"/>
            <w:vAlign w:val="center"/>
          </w:tcPr>
          <w:p w14:paraId="183F7EAC"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56EB3E16"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776" w:type="dxa"/>
          </w:tcPr>
          <w:p w14:paraId="19B9B546"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VDSA</w:t>
            </w:r>
          </w:p>
        </w:tc>
        <w:tc>
          <w:tcPr>
            <w:tcW w:w="1696" w:type="dxa"/>
          </w:tcPr>
          <w:p w14:paraId="046C0BC2"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HANSAI1105</w:t>
            </w:r>
          </w:p>
        </w:tc>
        <w:tc>
          <w:tcPr>
            <w:tcW w:w="2436" w:type="dxa"/>
          </w:tcPr>
          <w:p w14:paraId="400BD656" w14:textId="7E704D8F" w:rsidR="009563B9" w:rsidRPr="00B474F8" w:rsidRDefault="009563B9"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VD</w:t>
            </w:r>
            <w:r w:rsidR="00B04817">
              <w:rPr>
                <w:rFonts w:ascii="Arial" w:hAnsi="Arial" w:cs="Arial"/>
                <w:color w:val="000000" w:themeColor="text1"/>
                <w:sz w:val="18"/>
                <w:szCs w:val="18"/>
              </w:rPr>
              <w:t>TI</w:t>
            </w:r>
            <w:r w:rsidRPr="00B474F8">
              <w:rPr>
                <w:rFonts w:ascii="Arial" w:hAnsi="Arial" w:cs="Arial"/>
                <w:color w:val="000000" w:themeColor="text1"/>
                <w:sz w:val="18"/>
                <w:szCs w:val="18"/>
              </w:rPr>
              <w:t>, VTBS</w:t>
            </w:r>
          </w:p>
        </w:tc>
      </w:tr>
      <w:tr w:rsidR="009563B9" w:rsidRPr="00B474F8" w14:paraId="50E35795" w14:textId="77777777" w:rsidTr="006030BD">
        <w:tc>
          <w:tcPr>
            <w:tcW w:w="1682" w:type="dxa"/>
            <w:vMerge/>
            <w:vAlign w:val="center"/>
          </w:tcPr>
          <w:p w14:paraId="75564B15"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0A8B6369"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VDSA</w:t>
            </w:r>
          </w:p>
        </w:tc>
        <w:tc>
          <w:tcPr>
            <w:tcW w:w="776" w:type="dxa"/>
          </w:tcPr>
          <w:p w14:paraId="20717383"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3B691D31"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SAIHAN2311</w:t>
            </w:r>
          </w:p>
        </w:tc>
        <w:tc>
          <w:tcPr>
            <w:tcW w:w="2436" w:type="dxa"/>
          </w:tcPr>
          <w:p w14:paraId="4A91A7E8"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563B9" w:rsidRPr="00B474F8" w14:paraId="53D46C10" w14:textId="77777777" w:rsidTr="006030BD">
        <w:tc>
          <w:tcPr>
            <w:tcW w:w="1682" w:type="dxa"/>
            <w:vAlign w:val="center"/>
          </w:tcPr>
          <w:p w14:paraId="7AD792DC" w14:textId="0AB56791"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3B29F623" w14:textId="6C52E67D"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563B9" w:rsidRPr="00B474F8" w14:paraId="30D35857" w14:textId="77777777" w:rsidTr="003036B6">
        <w:tc>
          <w:tcPr>
            <w:tcW w:w="1682" w:type="dxa"/>
            <w:vAlign w:val="center"/>
          </w:tcPr>
          <w:p w14:paraId="3CA3C2F9"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717BAE1C" w14:textId="77777777" w:rsidR="009563B9" w:rsidRPr="00B474F8" w:rsidRDefault="009563B9" w:rsidP="003036B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2774A3FA" w14:textId="77777777" w:rsidTr="006030BD">
        <w:tc>
          <w:tcPr>
            <w:tcW w:w="1682" w:type="dxa"/>
            <w:vAlign w:val="center"/>
          </w:tcPr>
          <w:p w14:paraId="36F0D84C"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50A6BB84"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563B9" w:rsidRPr="00B474F8" w14:paraId="64778FE4" w14:textId="77777777" w:rsidTr="006030BD">
        <w:tc>
          <w:tcPr>
            <w:tcW w:w="1682" w:type="dxa"/>
            <w:vAlign w:val="center"/>
          </w:tcPr>
          <w:p w14:paraId="40C36C50" w14:textId="56C7A1E0" w:rsidR="009563B9" w:rsidRPr="00B474F8" w:rsidRDefault="004463F6"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5433DB79" w14:textId="6196D120" w:rsidR="009563B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563B9" w:rsidRPr="00B474F8" w14:paraId="075B9F60" w14:textId="77777777" w:rsidTr="006030BD">
        <w:tc>
          <w:tcPr>
            <w:tcW w:w="1682" w:type="dxa"/>
            <w:vAlign w:val="center"/>
          </w:tcPr>
          <w:p w14:paraId="59D7FCFC" w14:textId="3E9B01D1"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4E11439C"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9563B9" w:rsidRPr="00B474F8" w14:paraId="261A162B" w14:textId="77777777" w:rsidTr="006030BD">
        <w:tc>
          <w:tcPr>
            <w:tcW w:w="1682" w:type="dxa"/>
            <w:vAlign w:val="center"/>
          </w:tcPr>
          <w:p w14:paraId="061B9743" w14:textId="67359452" w:rsidR="009563B9"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6B869BF6" w14:textId="02844098" w:rsidR="009563B9" w:rsidRPr="00B474F8" w:rsidRDefault="009563B9" w:rsidP="009563B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NIL</w:t>
            </w:r>
          </w:p>
        </w:tc>
      </w:tr>
      <w:tr w:rsidR="009563B9" w:rsidRPr="00B474F8" w14:paraId="7DBD72E8" w14:textId="77777777" w:rsidTr="006030BD">
        <w:tc>
          <w:tcPr>
            <w:tcW w:w="1682" w:type="dxa"/>
            <w:vAlign w:val="center"/>
          </w:tcPr>
          <w:p w14:paraId="60FDE856"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07C70981"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9C460AB"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563B9" w:rsidRPr="00B474F8" w14:paraId="313160CC" w14:textId="77777777" w:rsidTr="006030BD">
        <w:tc>
          <w:tcPr>
            <w:tcW w:w="1682" w:type="dxa"/>
            <w:vAlign w:val="center"/>
          </w:tcPr>
          <w:p w14:paraId="67EE38F9"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390C8AB0"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1F3E3DCC" w14:textId="77777777" w:rsidTr="006030BD">
        <w:tc>
          <w:tcPr>
            <w:tcW w:w="7584" w:type="dxa"/>
            <w:gridSpan w:val="5"/>
            <w:shd w:val="clear" w:color="auto" w:fill="808080" w:themeFill="background1" w:themeFillShade="80"/>
          </w:tcPr>
          <w:p w14:paraId="4E5B4A4D" w14:textId="2920B9C6" w:rsidR="009563B9" w:rsidRPr="00B474F8" w:rsidRDefault="009563B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VTE – HAN</w:t>
            </w:r>
          </w:p>
        </w:tc>
      </w:tr>
      <w:tr w:rsidR="009563B9" w:rsidRPr="00B474F8" w14:paraId="6504A006" w14:textId="77777777" w:rsidTr="006030BD">
        <w:tc>
          <w:tcPr>
            <w:tcW w:w="1682" w:type="dxa"/>
            <w:vMerge w:val="restart"/>
            <w:vAlign w:val="center"/>
          </w:tcPr>
          <w:p w14:paraId="31D57C13"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6605AAE2"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776" w:type="dxa"/>
          </w:tcPr>
          <w:p w14:paraId="027992F9"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VLVT</w:t>
            </w:r>
          </w:p>
        </w:tc>
        <w:tc>
          <w:tcPr>
            <w:tcW w:w="1696" w:type="dxa"/>
          </w:tcPr>
          <w:p w14:paraId="0D07F908" w14:textId="025B2473" w:rsidR="009563B9" w:rsidRPr="00B474F8" w:rsidRDefault="009563B9" w:rsidP="00B0481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w:t>
            </w:r>
            <w:r w:rsidR="00B04817">
              <w:rPr>
                <w:rFonts w:ascii="Arial" w:hAnsi="Arial" w:cs="Arial"/>
                <w:color w:val="000000" w:themeColor="text1"/>
                <w:sz w:val="18"/>
                <w:szCs w:val="18"/>
              </w:rPr>
              <w:t>VTE</w:t>
            </w:r>
            <w:r w:rsidRPr="00B474F8">
              <w:rPr>
                <w:rFonts w:ascii="Arial" w:hAnsi="Arial" w:cs="Arial"/>
                <w:color w:val="000000" w:themeColor="text1"/>
                <w:sz w:val="18"/>
                <w:szCs w:val="18"/>
              </w:rPr>
              <w:t>1102A</w:t>
            </w:r>
          </w:p>
        </w:tc>
        <w:tc>
          <w:tcPr>
            <w:tcW w:w="2436" w:type="dxa"/>
          </w:tcPr>
          <w:p w14:paraId="05E95F96"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VTUD, VLLB, VTCC</w:t>
            </w:r>
          </w:p>
        </w:tc>
      </w:tr>
      <w:tr w:rsidR="009563B9" w:rsidRPr="00B474F8" w14:paraId="59A250DD" w14:textId="77777777" w:rsidTr="006030BD">
        <w:tc>
          <w:tcPr>
            <w:tcW w:w="1682" w:type="dxa"/>
            <w:vMerge/>
            <w:vAlign w:val="center"/>
          </w:tcPr>
          <w:p w14:paraId="7D7BED02"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16404F14"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VLVT</w:t>
            </w:r>
          </w:p>
        </w:tc>
        <w:tc>
          <w:tcPr>
            <w:tcW w:w="776" w:type="dxa"/>
          </w:tcPr>
          <w:p w14:paraId="3C2674BA"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2A58E1D5" w14:textId="3BE56D9E" w:rsidR="009563B9" w:rsidRPr="00B474F8" w:rsidRDefault="00B04817" w:rsidP="009563B9">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VTE</w:t>
            </w:r>
            <w:r w:rsidR="009563B9" w:rsidRPr="00B474F8">
              <w:rPr>
                <w:rFonts w:ascii="Arial" w:hAnsi="Arial" w:cs="Arial"/>
                <w:color w:val="000000" w:themeColor="text1"/>
                <w:sz w:val="18"/>
                <w:szCs w:val="18"/>
              </w:rPr>
              <w:t>HAN0211</w:t>
            </w:r>
          </w:p>
        </w:tc>
        <w:tc>
          <w:tcPr>
            <w:tcW w:w="2436" w:type="dxa"/>
          </w:tcPr>
          <w:p w14:paraId="2EDC6F30"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563B9" w:rsidRPr="00B474F8" w14:paraId="542432EB" w14:textId="77777777" w:rsidTr="006030BD">
        <w:tc>
          <w:tcPr>
            <w:tcW w:w="1682" w:type="dxa"/>
            <w:vAlign w:val="center"/>
          </w:tcPr>
          <w:p w14:paraId="47A6B574" w14:textId="45B8409C"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618C0838" w14:textId="48938D18"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563B9" w:rsidRPr="00B474F8" w14:paraId="2A2976B1" w14:textId="77777777" w:rsidTr="003036B6">
        <w:tc>
          <w:tcPr>
            <w:tcW w:w="1682" w:type="dxa"/>
            <w:vAlign w:val="center"/>
          </w:tcPr>
          <w:p w14:paraId="4305129D"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34A7F331" w14:textId="77777777" w:rsidR="009563B9" w:rsidRPr="00B474F8" w:rsidRDefault="009563B9" w:rsidP="003036B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58A89188" w14:textId="77777777" w:rsidTr="006030BD">
        <w:tc>
          <w:tcPr>
            <w:tcW w:w="1682" w:type="dxa"/>
            <w:vAlign w:val="center"/>
          </w:tcPr>
          <w:p w14:paraId="13BB409E"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1AA987C"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563B9" w:rsidRPr="00B474F8" w14:paraId="11FA1EDD" w14:textId="77777777" w:rsidTr="006030BD">
        <w:tc>
          <w:tcPr>
            <w:tcW w:w="1682" w:type="dxa"/>
            <w:vAlign w:val="center"/>
          </w:tcPr>
          <w:p w14:paraId="55E3E8FE" w14:textId="04963ED3" w:rsidR="009563B9" w:rsidRPr="00B474F8" w:rsidRDefault="004463F6"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58FD8C3E" w14:textId="7715A161" w:rsidR="009563B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563B9" w:rsidRPr="00B474F8" w14:paraId="675267F1" w14:textId="77777777" w:rsidTr="006030BD">
        <w:tc>
          <w:tcPr>
            <w:tcW w:w="1682" w:type="dxa"/>
            <w:vAlign w:val="center"/>
          </w:tcPr>
          <w:p w14:paraId="437EACD2" w14:textId="5E1CE37A"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6DB8D864"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664723F0" w14:textId="77777777" w:rsidTr="006030BD">
        <w:tc>
          <w:tcPr>
            <w:tcW w:w="1682" w:type="dxa"/>
            <w:vAlign w:val="center"/>
          </w:tcPr>
          <w:p w14:paraId="5F6A6CE1"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10DFD5E6"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61D8A14"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563B9" w:rsidRPr="00B474F8" w14:paraId="0A74F9A4" w14:textId="77777777" w:rsidTr="006030BD">
        <w:tc>
          <w:tcPr>
            <w:tcW w:w="1682" w:type="dxa"/>
            <w:vAlign w:val="center"/>
          </w:tcPr>
          <w:p w14:paraId="523AA5FF"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2EFF127C"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563B9" w:rsidRPr="00B474F8" w14:paraId="5688B103" w14:textId="77777777" w:rsidTr="006030BD">
        <w:tc>
          <w:tcPr>
            <w:tcW w:w="7584" w:type="dxa"/>
            <w:gridSpan w:val="5"/>
            <w:shd w:val="clear" w:color="auto" w:fill="808080" w:themeFill="background1" w:themeFillShade="80"/>
          </w:tcPr>
          <w:p w14:paraId="4499ACD8" w14:textId="314AB74F" w:rsidR="009563B9" w:rsidRPr="00B474F8" w:rsidRDefault="009563B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SIN – HAN</w:t>
            </w:r>
          </w:p>
        </w:tc>
      </w:tr>
      <w:tr w:rsidR="009563B9" w:rsidRPr="00B474F8" w14:paraId="2B26CD2A" w14:textId="77777777" w:rsidTr="006030BD">
        <w:tc>
          <w:tcPr>
            <w:tcW w:w="1682" w:type="dxa"/>
            <w:vMerge w:val="restart"/>
            <w:vAlign w:val="center"/>
          </w:tcPr>
          <w:p w14:paraId="54FB920F"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521F3EB6"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776" w:type="dxa"/>
          </w:tcPr>
          <w:p w14:paraId="13B5B039"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WSSS</w:t>
            </w:r>
          </w:p>
        </w:tc>
        <w:tc>
          <w:tcPr>
            <w:tcW w:w="1696" w:type="dxa"/>
          </w:tcPr>
          <w:p w14:paraId="3C3647F5" w14:textId="79234E53" w:rsidR="009563B9" w:rsidRPr="00B474F8" w:rsidRDefault="009563B9" w:rsidP="00B0481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w:t>
            </w:r>
            <w:r w:rsidR="00B04817">
              <w:rPr>
                <w:rFonts w:ascii="Arial" w:hAnsi="Arial" w:cs="Arial"/>
                <w:color w:val="000000" w:themeColor="text1"/>
                <w:sz w:val="18"/>
                <w:szCs w:val="18"/>
              </w:rPr>
              <w:t>SIN</w:t>
            </w:r>
          </w:p>
        </w:tc>
        <w:tc>
          <w:tcPr>
            <w:tcW w:w="2436" w:type="dxa"/>
          </w:tcPr>
          <w:p w14:paraId="09736643" w14:textId="0EF5C4CD" w:rsidR="009563B9" w:rsidRPr="00B474F8" w:rsidRDefault="00B04817"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WMKJ, WMKK. WIDD</w:t>
            </w:r>
          </w:p>
        </w:tc>
      </w:tr>
      <w:tr w:rsidR="009563B9" w:rsidRPr="00B474F8" w14:paraId="7F41596F" w14:textId="77777777" w:rsidTr="006030BD">
        <w:tc>
          <w:tcPr>
            <w:tcW w:w="1682" w:type="dxa"/>
            <w:vMerge/>
            <w:vAlign w:val="center"/>
          </w:tcPr>
          <w:p w14:paraId="0A99A046" w14:textId="77777777" w:rsidR="009563B9" w:rsidRPr="00B474F8" w:rsidRDefault="009563B9" w:rsidP="009563B9">
            <w:pPr>
              <w:autoSpaceDE w:val="0"/>
              <w:autoSpaceDN w:val="0"/>
              <w:adjustRightInd w:val="0"/>
              <w:rPr>
                <w:rFonts w:ascii="Arial" w:hAnsi="Arial" w:cs="Arial"/>
                <w:color w:val="000000" w:themeColor="text1"/>
                <w:sz w:val="18"/>
                <w:szCs w:val="18"/>
              </w:rPr>
            </w:pPr>
          </w:p>
        </w:tc>
        <w:tc>
          <w:tcPr>
            <w:tcW w:w="994" w:type="dxa"/>
          </w:tcPr>
          <w:p w14:paraId="42A65301"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WSSS</w:t>
            </w:r>
          </w:p>
        </w:tc>
        <w:tc>
          <w:tcPr>
            <w:tcW w:w="776" w:type="dxa"/>
          </w:tcPr>
          <w:p w14:paraId="01CB2256" w14:textId="77777777" w:rsidR="009563B9" w:rsidRPr="00B474F8" w:rsidRDefault="009563B9" w:rsidP="009563B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696" w:type="dxa"/>
          </w:tcPr>
          <w:p w14:paraId="68F0EFF7" w14:textId="1E4D8E37" w:rsidR="009563B9" w:rsidRPr="00B474F8" w:rsidRDefault="00B04817" w:rsidP="009563B9">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SIN</w:t>
            </w:r>
            <w:r w:rsidR="009563B9" w:rsidRPr="00B474F8">
              <w:rPr>
                <w:rFonts w:ascii="Arial" w:hAnsi="Arial" w:cs="Arial"/>
                <w:color w:val="000000" w:themeColor="text1"/>
                <w:sz w:val="18"/>
                <w:szCs w:val="18"/>
              </w:rPr>
              <w:t>HAN1311</w:t>
            </w:r>
          </w:p>
        </w:tc>
        <w:tc>
          <w:tcPr>
            <w:tcW w:w="2436" w:type="dxa"/>
          </w:tcPr>
          <w:p w14:paraId="7E32D5CF"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9563B9" w:rsidRPr="00B474F8" w14:paraId="06F76515" w14:textId="77777777" w:rsidTr="006030BD">
        <w:tc>
          <w:tcPr>
            <w:tcW w:w="1682" w:type="dxa"/>
            <w:vAlign w:val="center"/>
          </w:tcPr>
          <w:p w14:paraId="48ABAA72" w14:textId="0832CBD5"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7CB6AC28" w14:textId="1FC25DC8"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563B9" w:rsidRPr="00B474F8" w14:paraId="4757342F" w14:textId="77777777" w:rsidTr="003036B6">
        <w:tc>
          <w:tcPr>
            <w:tcW w:w="1682" w:type="dxa"/>
            <w:vAlign w:val="center"/>
          </w:tcPr>
          <w:p w14:paraId="0911059E"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6D112F79" w14:textId="77777777" w:rsidR="009563B9" w:rsidRPr="00B474F8" w:rsidRDefault="009563B9" w:rsidP="003036B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WMKK</w:t>
            </w:r>
          </w:p>
        </w:tc>
      </w:tr>
      <w:tr w:rsidR="009563B9" w:rsidRPr="00B474F8" w14:paraId="4AE10EB2" w14:textId="77777777" w:rsidTr="006030BD">
        <w:tc>
          <w:tcPr>
            <w:tcW w:w="1682" w:type="dxa"/>
            <w:vAlign w:val="center"/>
          </w:tcPr>
          <w:p w14:paraId="7779D965" w14:textId="77777777" w:rsidR="009563B9" w:rsidRPr="00B474F8" w:rsidRDefault="009563B9" w:rsidP="009563B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895EE3B"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563B9" w:rsidRPr="00B474F8" w14:paraId="769E97D0" w14:textId="77777777" w:rsidTr="006030BD">
        <w:tc>
          <w:tcPr>
            <w:tcW w:w="1682" w:type="dxa"/>
            <w:vAlign w:val="center"/>
          </w:tcPr>
          <w:p w14:paraId="36FDA485" w14:textId="582AE39B" w:rsidR="009563B9" w:rsidRPr="00B474F8" w:rsidRDefault="004463F6"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202CED76" w14:textId="21E26813" w:rsidR="009563B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563B9" w:rsidRPr="00B474F8" w14:paraId="2677311D" w14:textId="77777777" w:rsidTr="006030BD">
        <w:tc>
          <w:tcPr>
            <w:tcW w:w="1682" w:type="dxa"/>
            <w:vAlign w:val="center"/>
          </w:tcPr>
          <w:p w14:paraId="3D32FF7F" w14:textId="2E4856CE" w:rsidR="009563B9" w:rsidRPr="00B474F8" w:rsidRDefault="009563B9" w:rsidP="009563B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68808B91" w14:textId="77777777" w:rsidR="009563B9" w:rsidRPr="00B474F8" w:rsidRDefault="009563B9" w:rsidP="009563B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6A3D53" w:rsidRPr="00B474F8" w14:paraId="52DFD4B3" w14:textId="77777777" w:rsidTr="006030BD">
        <w:tc>
          <w:tcPr>
            <w:tcW w:w="1682" w:type="dxa"/>
            <w:vAlign w:val="center"/>
          </w:tcPr>
          <w:p w14:paraId="5AB0FECC" w14:textId="01ACA847" w:rsidR="006A3D53"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532BD038" w14:textId="29D4A6C8" w:rsidR="006A3D53" w:rsidRPr="00B474F8" w:rsidRDefault="006A3D53" w:rsidP="006A3D53">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6A3D53" w:rsidRPr="00B474F8" w14:paraId="3D11A838" w14:textId="77777777" w:rsidTr="006030BD">
        <w:tc>
          <w:tcPr>
            <w:tcW w:w="1682" w:type="dxa"/>
            <w:vAlign w:val="center"/>
          </w:tcPr>
          <w:p w14:paraId="45A3ED8B"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3CDCB654"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A4B7D45"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6A3D53" w:rsidRPr="00B474F8" w14:paraId="547727A4" w14:textId="77777777" w:rsidTr="006030BD">
        <w:tc>
          <w:tcPr>
            <w:tcW w:w="1682" w:type="dxa"/>
            <w:vAlign w:val="center"/>
          </w:tcPr>
          <w:p w14:paraId="696F3266"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69ED6CE3"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6A3D53" w:rsidRPr="00B474F8" w14:paraId="68EB6AA7" w14:textId="77777777" w:rsidTr="006030BD">
        <w:tc>
          <w:tcPr>
            <w:tcW w:w="7584" w:type="dxa"/>
            <w:gridSpan w:val="5"/>
            <w:shd w:val="clear" w:color="auto" w:fill="808080" w:themeFill="background1" w:themeFillShade="80"/>
          </w:tcPr>
          <w:p w14:paraId="7A389CFC" w14:textId="4D0BE9F2" w:rsidR="006A3D53" w:rsidRPr="00B474F8" w:rsidRDefault="006A3D53"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LPQ – SAI – LPQ</w:t>
            </w:r>
          </w:p>
        </w:tc>
      </w:tr>
      <w:tr w:rsidR="006A3D53" w:rsidRPr="00B474F8" w14:paraId="5B402A66" w14:textId="77777777" w:rsidTr="006030BD">
        <w:tc>
          <w:tcPr>
            <w:tcW w:w="1682" w:type="dxa"/>
            <w:vMerge w:val="restart"/>
            <w:vAlign w:val="center"/>
          </w:tcPr>
          <w:p w14:paraId="2A67734B" w14:textId="77777777" w:rsidR="006A3D53" w:rsidRPr="00B474F8" w:rsidRDefault="006A3D53" w:rsidP="006A3D53">
            <w:pPr>
              <w:autoSpaceDE w:val="0"/>
              <w:autoSpaceDN w:val="0"/>
              <w:adjustRightInd w:val="0"/>
              <w:rPr>
                <w:rFonts w:ascii="Arial" w:hAnsi="Arial" w:cs="Arial"/>
                <w:color w:val="000000" w:themeColor="text1"/>
                <w:sz w:val="18"/>
                <w:szCs w:val="18"/>
              </w:rPr>
            </w:pPr>
          </w:p>
        </w:tc>
        <w:tc>
          <w:tcPr>
            <w:tcW w:w="994" w:type="dxa"/>
          </w:tcPr>
          <w:p w14:paraId="5DBEC9EE"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VLLB</w:t>
            </w:r>
          </w:p>
        </w:tc>
        <w:tc>
          <w:tcPr>
            <w:tcW w:w="776" w:type="dxa"/>
          </w:tcPr>
          <w:p w14:paraId="7B558673"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VDSA</w:t>
            </w:r>
          </w:p>
        </w:tc>
        <w:tc>
          <w:tcPr>
            <w:tcW w:w="1696" w:type="dxa"/>
          </w:tcPr>
          <w:p w14:paraId="1B13E590"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LPQSAI0235</w:t>
            </w:r>
          </w:p>
        </w:tc>
        <w:tc>
          <w:tcPr>
            <w:tcW w:w="2436" w:type="dxa"/>
          </w:tcPr>
          <w:p w14:paraId="655A7B7C" w14:textId="50FF104A" w:rsidR="006A3D53" w:rsidRPr="00B474F8" w:rsidRDefault="006A3D53"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VD</w:t>
            </w:r>
            <w:r w:rsidR="00B04817">
              <w:rPr>
                <w:rFonts w:ascii="Arial" w:hAnsi="Arial" w:cs="Arial"/>
                <w:color w:val="000000" w:themeColor="text1"/>
                <w:sz w:val="18"/>
                <w:szCs w:val="18"/>
              </w:rPr>
              <w:t>TI</w:t>
            </w:r>
            <w:r w:rsidRPr="00B474F8">
              <w:rPr>
                <w:rFonts w:ascii="Arial" w:hAnsi="Arial" w:cs="Arial"/>
                <w:color w:val="000000" w:themeColor="text1"/>
                <w:sz w:val="18"/>
                <w:szCs w:val="18"/>
              </w:rPr>
              <w:t>, VTBS</w:t>
            </w:r>
          </w:p>
        </w:tc>
      </w:tr>
      <w:tr w:rsidR="006A3D53" w:rsidRPr="00B474F8" w14:paraId="511D2719" w14:textId="77777777" w:rsidTr="006030BD">
        <w:tc>
          <w:tcPr>
            <w:tcW w:w="1682" w:type="dxa"/>
            <w:vMerge/>
            <w:vAlign w:val="center"/>
          </w:tcPr>
          <w:p w14:paraId="47A7698A" w14:textId="77777777" w:rsidR="006A3D53" w:rsidRPr="00B474F8" w:rsidRDefault="006A3D53" w:rsidP="006A3D53">
            <w:pPr>
              <w:autoSpaceDE w:val="0"/>
              <w:autoSpaceDN w:val="0"/>
              <w:adjustRightInd w:val="0"/>
              <w:rPr>
                <w:rFonts w:ascii="Arial" w:hAnsi="Arial" w:cs="Arial"/>
                <w:color w:val="000000" w:themeColor="text1"/>
                <w:sz w:val="18"/>
                <w:szCs w:val="18"/>
              </w:rPr>
            </w:pPr>
          </w:p>
        </w:tc>
        <w:tc>
          <w:tcPr>
            <w:tcW w:w="994" w:type="dxa"/>
          </w:tcPr>
          <w:p w14:paraId="7C88AED7"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VDSA</w:t>
            </w:r>
          </w:p>
        </w:tc>
        <w:tc>
          <w:tcPr>
            <w:tcW w:w="776" w:type="dxa"/>
          </w:tcPr>
          <w:p w14:paraId="22A87AE6"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VLLB</w:t>
            </w:r>
          </w:p>
        </w:tc>
        <w:tc>
          <w:tcPr>
            <w:tcW w:w="1696" w:type="dxa"/>
          </w:tcPr>
          <w:p w14:paraId="347F88B8"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SAILPQ2323</w:t>
            </w:r>
          </w:p>
        </w:tc>
        <w:tc>
          <w:tcPr>
            <w:tcW w:w="2436" w:type="dxa"/>
          </w:tcPr>
          <w:p w14:paraId="1BACD968"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VLVT, VTCC, VTCT</w:t>
            </w:r>
          </w:p>
        </w:tc>
      </w:tr>
      <w:tr w:rsidR="006A3D53" w:rsidRPr="00B474F8" w14:paraId="1EAD69D9" w14:textId="77777777" w:rsidTr="006030BD">
        <w:tc>
          <w:tcPr>
            <w:tcW w:w="1682" w:type="dxa"/>
            <w:vAlign w:val="center"/>
          </w:tcPr>
          <w:p w14:paraId="6A80D8AC" w14:textId="08E82907"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6C05341F" w14:textId="4D7AA697"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6A3D53" w:rsidRPr="00B474F8" w14:paraId="38F55AD1" w14:textId="77777777" w:rsidTr="003036B6">
        <w:tc>
          <w:tcPr>
            <w:tcW w:w="1682" w:type="dxa"/>
            <w:vAlign w:val="center"/>
          </w:tcPr>
          <w:p w14:paraId="6671CC63"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36BAD7CB" w14:textId="77777777" w:rsidR="006A3D53" w:rsidRPr="00B474F8" w:rsidRDefault="006A3D53" w:rsidP="003036B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6A3D53" w:rsidRPr="00B474F8" w14:paraId="4C1B2EEB" w14:textId="77777777" w:rsidTr="006030BD">
        <w:tc>
          <w:tcPr>
            <w:tcW w:w="1682" w:type="dxa"/>
            <w:vAlign w:val="center"/>
          </w:tcPr>
          <w:p w14:paraId="37A9D61F"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09884712"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6A3D53" w:rsidRPr="00B474F8" w14:paraId="7C2860A1" w14:textId="77777777" w:rsidTr="006030BD">
        <w:tc>
          <w:tcPr>
            <w:tcW w:w="1682" w:type="dxa"/>
            <w:vAlign w:val="center"/>
          </w:tcPr>
          <w:p w14:paraId="49E3BBBF" w14:textId="127481F6" w:rsidR="006A3D53" w:rsidRPr="00B474F8" w:rsidRDefault="004463F6"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4AF38B00" w14:textId="1B70583F" w:rsidR="006A3D53"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6A3D53" w:rsidRPr="00B474F8" w14:paraId="6C9A44A0" w14:textId="77777777" w:rsidTr="006030BD">
        <w:tc>
          <w:tcPr>
            <w:tcW w:w="1682" w:type="dxa"/>
            <w:vAlign w:val="center"/>
          </w:tcPr>
          <w:p w14:paraId="340FF454" w14:textId="5ACE1421"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631D0D76"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6A3D53" w:rsidRPr="00B474F8" w14:paraId="6BD54820" w14:textId="77777777" w:rsidTr="006030BD">
        <w:tc>
          <w:tcPr>
            <w:tcW w:w="1682" w:type="dxa"/>
            <w:vAlign w:val="center"/>
          </w:tcPr>
          <w:p w14:paraId="12CB29BE" w14:textId="675F2F00" w:rsidR="006A3D53"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170D146D" w14:textId="30B94BE1" w:rsidR="006A3D53" w:rsidRPr="00B474F8" w:rsidRDefault="006A3D53" w:rsidP="006A3D53">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NIL</w:t>
            </w:r>
          </w:p>
        </w:tc>
      </w:tr>
      <w:tr w:rsidR="006A3D53" w:rsidRPr="00B474F8" w14:paraId="549DDF9E" w14:textId="77777777" w:rsidTr="006030BD">
        <w:tc>
          <w:tcPr>
            <w:tcW w:w="1682" w:type="dxa"/>
            <w:vAlign w:val="center"/>
          </w:tcPr>
          <w:p w14:paraId="7547A961"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5939E6CC"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D5803FE"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6A3D53" w:rsidRPr="00B474F8" w14:paraId="72C8DE87" w14:textId="77777777" w:rsidTr="006030BD">
        <w:tc>
          <w:tcPr>
            <w:tcW w:w="1682" w:type="dxa"/>
            <w:vAlign w:val="center"/>
          </w:tcPr>
          <w:p w14:paraId="4798A104"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4565F084"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6A3D53" w:rsidRPr="00B474F8" w14:paraId="709B75AC" w14:textId="77777777" w:rsidTr="006030BD">
        <w:tc>
          <w:tcPr>
            <w:tcW w:w="7584" w:type="dxa"/>
            <w:gridSpan w:val="5"/>
            <w:shd w:val="clear" w:color="auto" w:fill="808080" w:themeFill="background1" w:themeFillShade="80"/>
          </w:tcPr>
          <w:p w14:paraId="1F0DD46F" w14:textId="22D4710B" w:rsidR="006A3D53" w:rsidRPr="00B474F8" w:rsidRDefault="006A3D53"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BKK – SGN</w:t>
            </w:r>
          </w:p>
        </w:tc>
      </w:tr>
      <w:tr w:rsidR="006A3D53" w:rsidRPr="00B474F8" w14:paraId="4EDF4576" w14:textId="77777777" w:rsidTr="006030BD">
        <w:tc>
          <w:tcPr>
            <w:tcW w:w="1682" w:type="dxa"/>
            <w:vMerge w:val="restart"/>
            <w:vAlign w:val="center"/>
          </w:tcPr>
          <w:p w14:paraId="16FE2F0A" w14:textId="77777777" w:rsidR="006A3D53" w:rsidRPr="00B474F8" w:rsidRDefault="006A3D53" w:rsidP="006A3D53">
            <w:pPr>
              <w:autoSpaceDE w:val="0"/>
              <w:autoSpaceDN w:val="0"/>
              <w:adjustRightInd w:val="0"/>
              <w:rPr>
                <w:rFonts w:ascii="Arial" w:hAnsi="Arial" w:cs="Arial"/>
                <w:color w:val="000000" w:themeColor="text1"/>
                <w:sz w:val="18"/>
                <w:szCs w:val="18"/>
              </w:rPr>
            </w:pPr>
          </w:p>
        </w:tc>
        <w:tc>
          <w:tcPr>
            <w:tcW w:w="994" w:type="dxa"/>
          </w:tcPr>
          <w:p w14:paraId="305F474F"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776" w:type="dxa"/>
          </w:tcPr>
          <w:p w14:paraId="523F6FC6"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VTBS</w:t>
            </w:r>
          </w:p>
        </w:tc>
        <w:tc>
          <w:tcPr>
            <w:tcW w:w="1696" w:type="dxa"/>
          </w:tcPr>
          <w:p w14:paraId="66AFE31B"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SGNBKK2501</w:t>
            </w:r>
          </w:p>
        </w:tc>
        <w:tc>
          <w:tcPr>
            <w:tcW w:w="2436" w:type="dxa"/>
          </w:tcPr>
          <w:p w14:paraId="04A87D65" w14:textId="3C2D4B38" w:rsidR="006A3D53" w:rsidRPr="00B474F8" w:rsidRDefault="006A3D53"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VTBD, VD</w:t>
            </w:r>
            <w:r w:rsidR="00B04817">
              <w:rPr>
                <w:rFonts w:ascii="Arial" w:hAnsi="Arial" w:cs="Arial"/>
                <w:color w:val="000000" w:themeColor="text1"/>
                <w:sz w:val="18"/>
                <w:szCs w:val="18"/>
              </w:rPr>
              <w:t>TI</w:t>
            </w:r>
            <w:r w:rsidRPr="00B474F8">
              <w:rPr>
                <w:rFonts w:ascii="Arial" w:hAnsi="Arial" w:cs="Arial"/>
                <w:color w:val="000000" w:themeColor="text1"/>
                <w:sz w:val="18"/>
                <w:szCs w:val="18"/>
              </w:rPr>
              <w:t>, VLVT</w:t>
            </w:r>
          </w:p>
        </w:tc>
      </w:tr>
      <w:tr w:rsidR="006A3D53" w:rsidRPr="00B474F8" w14:paraId="3B1C104A" w14:textId="77777777" w:rsidTr="006030BD">
        <w:tc>
          <w:tcPr>
            <w:tcW w:w="1682" w:type="dxa"/>
            <w:vMerge/>
            <w:vAlign w:val="center"/>
          </w:tcPr>
          <w:p w14:paraId="66789B6D" w14:textId="77777777" w:rsidR="006A3D53" w:rsidRPr="00B474F8" w:rsidRDefault="006A3D53" w:rsidP="006A3D53">
            <w:pPr>
              <w:autoSpaceDE w:val="0"/>
              <w:autoSpaceDN w:val="0"/>
              <w:adjustRightInd w:val="0"/>
              <w:rPr>
                <w:rFonts w:ascii="Arial" w:hAnsi="Arial" w:cs="Arial"/>
                <w:color w:val="000000" w:themeColor="text1"/>
                <w:sz w:val="18"/>
                <w:szCs w:val="18"/>
              </w:rPr>
            </w:pPr>
          </w:p>
        </w:tc>
        <w:tc>
          <w:tcPr>
            <w:tcW w:w="994" w:type="dxa"/>
          </w:tcPr>
          <w:p w14:paraId="3BEFA374"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VTBS</w:t>
            </w:r>
          </w:p>
        </w:tc>
        <w:tc>
          <w:tcPr>
            <w:tcW w:w="776" w:type="dxa"/>
          </w:tcPr>
          <w:p w14:paraId="735E6078"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06A7D8CE"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BKKSGN0125</w:t>
            </w:r>
          </w:p>
        </w:tc>
        <w:tc>
          <w:tcPr>
            <w:tcW w:w="2436" w:type="dxa"/>
          </w:tcPr>
          <w:p w14:paraId="7034F807"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6A3D53" w:rsidRPr="00B474F8" w14:paraId="646F9752" w14:textId="77777777" w:rsidTr="006030BD">
        <w:tc>
          <w:tcPr>
            <w:tcW w:w="1682" w:type="dxa"/>
            <w:vAlign w:val="center"/>
          </w:tcPr>
          <w:p w14:paraId="2EDFF11B" w14:textId="64F72004"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60317558" w14:textId="77942054"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6A3D53" w:rsidRPr="00B474F8" w14:paraId="100777C3" w14:textId="77777777" w:rsidTr="003036B6">
        <w:tc>
          <w:tcPr>
            <w:tcW w:w="1682" w:type="dxa"/>
            <w:vAlign w:val="center"/>
          </w:tcPr>
          <w:p w14:paraId="3EA9C884"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127E3D6F" w14:textId="77777777" w:rsidR="006A3D53" w:rsidRPr="00B474F8" w:rsidRDefault="006A3D53" w:rsidP="003036B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6A3D53" w:rsidRPr="00B474F8" w14:paraId="6A546A8B" w14:textId="77777777" w:rsidTr="006030BD">
        <w:tc>
          <w:tcPr>
            <w:tcW w:w="1682" w:type="dxa"/>
            <w:vAlign w:val="center"/>
          </w:tcPr>
          <w:p w14:paraId="098A1C4E"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26C931D"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6A3D53" w:rsidRPr="00B474F8" w14:paraId="266D5874" w14:textId="77777777" w:rsidTr="006030BD">
        <w:tc>
          <w:tcPr>
            <w:tcW w:w="1682" w:type="dxa"/>
            <w:vAlign w:val="center"/>
          </w:tcPr>
          <w:p w14:paraId="43883A60" w14:textId="1A7AEFA8" w:rsidR="006A3D53" w:rsidRPr="00B474F8" w:rsidRDefault="004463F6"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5E776BBF" w14:textId="5EEA561F" w:rsidR="006A3D53"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6A3D53" w:rsidRPr="00B474F8" w14:paraId="7CF03556" w14:textId="77777777" w:rsidTr="006030BD">
        <w:tc>
          <w:tcPr>
            <w:tcW w:w="1682" w:type="dxa"/>
            <w:vAlign w:val="center"/>
          </w:tcPr>
          <w:p w14:paraId="4BE71A5B" w14:textId="725F7DC9"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7BEAE215"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6A3D53" w:rsidRPr="00B474F8" w14:paraId="77A52F3E" w14:textId="77777777" w:rsidTr="006030BD">
        <w:tc>
          <w:tcPr>
            <w:tcW w:w="1682" w:type="dxa"/>
            <w:vAlign w:val="center"/>
          </w:tcPr>
          <w:p w14:paraId="667FF232" w14:textId="7CA5498A" w:rsidR="006A3D53"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557B5628" w14:textId="6C031C7B" w:rsidR="006A3D53" w:rsidRPr="00B474F8" w:rsidRDefault="006A3D53" w:rsidP="006A3D53">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6A3D53" w:rsidRPr="00B474F8" w14:paraId="78E41106" w14:textId="77777777" w:rsidTr="006030BD">
        <w:tc>
          <w:tcPr>
            <w:tcW w:w="1682" w:type="dxa"/>
            <w:vAlign w:val="center"/>
          </w:tcPr>
          <w:p w14:paraId="263B323C"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4802E35D"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1D95023"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6A3D53" w:rsidRPr="00B474F8" w14:paraId="7BC096B4" w14:textId="77777777" w:rsidTr="006030BD">
        <w:tc>
          <w:tcPr>
            <w:tcW w:w="1682" w:type="dxa"/>
            <w:vAlign w:val="center"/>
          </w:tcPr>
          <w:p w14:paraId="606E09DD"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787D58B2"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6A3D53" w:rsidRPr="00B474F8" w14:paraId="277977A9" w14:textId="77777777" w:rsidTr="006030BD">
        <w:tc>
          <w:tcPr>
            <w:tcW w:w="7584" w:type="dxa"/>
            <w:gridSpan w:val="5"/>
            <w:shd w:val="clear" w:color="auto" w:fill="808080" w:themeFill="background1" w:themeFillShade="80"/>
          </w:tcPr>
          <w:p w14:paraId="266262EA" w14:textId="1971E5F7" w:rsidR="006A3D53" w:rsidRPr="00B474F8" w:rsidRDefault="006A3D53"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2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CGK – SGN</w:t>
            </w:r>
          </w:p>
        </w:tc>
      </w:tr>
      <w:tr w:rsidR="006A3D53" w:rsidRPr="00B474F8" w14:paraId="18668675" w14:textId="77777777" w:rsidTr="006030BD">
        <w:tc>
          <w:tcPr>
            <w:tcW w:w="1682" w:type="dxa"/>
            <w:vMerge w:val="restart"/>
            <w:vAlign w:val="center"/>
          </w:tcPr>
          <w:p w14:paraId="79F06143" w14:textId="77777777" w:rsidR="006A3D53" w:rsidRPr="00B474F8" w:rsidRDefault="006A3D53" w:rsidP="006A3D53">
            <w:pPr>
              <w:autoSpaceDE w:val="0"/>
              <w:autoSpaceDN w:val="0"/>
              <w:adjustRightInd w:val="0"/>
              <w:rPr>
                <w:rFonts w:ascii="Arial" w:hAnsi="Arial" w:cs="Arial"/>
                <w:color w:val="000000" w:themeColor="text1"/>
                <w:sz w:val="18"/>
                <w:szCs w:val="18"/>
              </w:rPr>
            </w:pPr>
          </w:p>
        </w:tc>
        <w:tc>
          <w:tcPr>
            <w:tcW w:w="994" w:type="dxa"/>
          </w:tcPr>
          <w:p w14:paraId="15D04380"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776" w:type="dxa"/>
          </w:tcPr>
          <w:p w14:paraId="71BA3839"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WIII</w:t>
            </w:r>
          </w:p>
        </w:tc>
        <w:tc>
          <w:tcPr>
            <w:tcW w:w="1696" w:type="dxa"/>
          </w:tcPr>
          <w:p w14:paraId="100BE1CA"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SGNCGK2507</w:t>
            </w:r>
          </w:p>
        </w:tc>
        <w:tc>
          <w:tcPr>
            <w:tcW w:w="2436" w:type="dxa"/>
          </w:tcPr>
          <w:p w14:paraId="32E1B842"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WIHH, WIPP, WSSS</w:t>
            </w:r>
          </w:p>
        </w:tc>
      </w:tr>
      <w:tr w:rsidR="006A3D53" w:rsidRPr="00B474F8" w14:paraId="398899FE" w14:textId="77777777" w:rsidTr="006030BD">
        <w:tc>
          <w:tcPr>
            <w:tcW w:w="1682" w:type="dxa"/>
            <w:vMerge/>
            <w:vAlign w:val="center"/>
          </w:tcPr>
          <w:p w14:paraId="3040FF1C" w14:textId="77777777" w:rsidR="006A3D53" w:rsidRPr="00B474F8" w:rsidRDefault="006A3D53" w:rsidP="006A3D53">
            <w:pPr>
              <w:autoSpaceDE w:val="0"/>
              <w:autoSpaceDN w:val="0"/>
              <w:adjustRightInd w:val="0"/>
              <w:rPr>
                <w:rFonts w:ascii="Arial" w:hAnsi="Arial" w:cs="Arial"/>
                <w:color w:val="000000" w:themeColor="text1"/>
                <w:sz w:val="18"/>
                <w:szCs w:val="18"/>
              </w:rPr>
            </w:pPr>
          </w:p>
        </w:tc>
        <w:tc>
          <w:tcPr>
            <w:tcW w:w="994" w:type="dxa"/>
          </w:tcPr>
          <w:p w14:paraId="4887AF63"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WIII</w:t>
            </w:r>
          </w:p>
        </w:tc>
        <w:tc>
          <w:tcPr>
            <w:tcW w:w="776" w:type="dxa"/>
          </w:tcPr>
          <w:p w14:paraId="1860371E"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3E2F3EAF"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CGKSGN0725A</w:t>
            </w:r>
          </w:p>
        </w:tc>
        <w:tc>
          <w:tcPr>
            <w:tcW w:w="2436" w:type="dxa"/>
          </w:tcPr>
          <w:p w14:paraId="35848FAC"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6A3D53" w:rsidRPr="00B474F8" w14:paraId="2D185F29" w14:textId="77777777" w:rsidTr="006030BD">
        <w:trPr>
          <w:trHeight w:val="313"/>
        </w:trPr>
        <w:tc>
          <w:tcPr>
            <w:tcW w:w="1682" w:type="dxa"/>
            <w:vAlign w:val="center"/>
          </w:tcPr>
          <w:p w14:paraId="03D3B75A" w14:textId="2D1DE4AB"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vAlign w:val="center"/>
          </w:tcPr>
          <w:p w14:paraId="6C2D9E22" w14:textId="6EDA4365"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6A3D53" w:rsidRPr="00B474F8" w14:paraId="1FE1D645" w14:textId="77777777" w:rsidTr="003036B6">
        <w:tc>
          <w:tcPr>
            <w:tcW w:w="1682" w:type="dxa"/>
            <w:vAlign w:val="center"/>
          </w:tcPr>
          <w:p w14:paraId="48887D50"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373C5050" w14:textId="77777777" w:rsidR="006A3D53" w:rsidRPr="00B474F8" w:rsidRDefault="006A3D53" w:rsidP="003036B6">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WSSS</w:t>
            </w:r>
          </w:p>
        </w:tc>
      </w:tr>
      <w:tr w:rsidR="006A3D53" w:rsidRPr="00B474F8" w14:paraId="3A32A919" w14:textId="77777777" w:rsidTr="006030BD">
        <w:tc>
          <w:tcPr>
            <w:tcW w:w="1682" w:type="dxa"/>
            <w:vAlign w:val="center"/>
          </w:tcPr>
          <w:p w14:paraId="35E5DA4D"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4DF48F84"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6A3D53" w:rsidRPr="00B474F8" w14:paraId="08A1726E" w14:textId="77777777" w:rsidTr="006030BD">
        <w:tc>
          <w:tcPr>
            <w:tcW w:w="1682" w:type="dxa"/>
            <w:vAlign w:val="center"/>
          </w:tcPr>
          <w:p w14:paraId="448DFE5F" w14:textId="78D43906" w:rsidR="006A3D53" w:rsidRPr="00B474F8" w:rsidRDefault="004463F6"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2282A284" w14:textId="3BD273D5" w:rsidR="006A3D53"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6A3D53" w:rsidRPr="00B474F8" w14:paraId="1A191539" w14:textId="77777777" w:rsidTr="006030BD">
        <w:tc>
          <w:tcPr>
            <w:tcW w:w="1682" w:type="dxa"/>
            <w:vAlign w:val="center"/>
          </w:tcPr>
          <w:p w14:paraId="34AF9C96" w14:textId="7036FD78"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5016E9ED"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RNAV10 (RNP10)</w:t>
            </w:r>
          </w:p>
        </w:tc>
      </w:tr>
      <w:tr w:rsidR="006A3D53" w:rsidRPr="00B474F8" w14:paraId="3F31EC19" w14:textId="77777777" w:rsidTr="006030BD">
        <w:tc>
          <w:tcPr>
            <w:tcW w:w="1682" w:type="dxa"/>
            <w:vAlign w:val="center"/>
          </w:tcPr>
          <w:p w14:paraId="38DE9217" w14:textId="5E7EA7F2" w:rsidR="006A3D53"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4D9744A9" w14:textId="6CA8DA7A" w:rsidR="006A3D53" w:rsidRPr="00B474F8" w:rsidRDefault="006A3D53" w:rsidP="006A3D53">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6A3D53" w:rsidRPr="00B474F8" w14:paraId="263B8AAC" w14:textId="77777777" w:rsidTr="006030BD">
        <w:tc>
          <w:tcPr>
            <w:tcW w:w="1682" w:type="dxa"/>
            <w:vAlign w:val="center"/>
          </w:tcPr>
          <w:p w14:paraId="4F4FE34E"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46CFF8A2"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3823BC4"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6A3D53" w:rsidRPr="00B474F8" w14:paraId="28D64C55" w14:textId="77777777" w:rsidTr="006030BD">
        <w:tc>
          <w:tcPr>
            <w:tcW w:w="1682" w:type="dxa"/>
            <w:vAlign w:val="center"/>
          </w:tcPr>
          <w:p w14:paraId="5543B25D"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211E775F"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6A3D53" w:rsidRPr="00B474F8" w14:paraId="37E227DD" w14:textId="77777777" w:rsidTr="006030BD">
        <w:tc>
          <w:tcPr>
            <w:tcW w:w="7584" w:type="dxa"/>
            <w:gridSpan w:val="5"/>
            <w:shd w:val="clear" w:color="auto" w:fill="808080" w:themeFill="background1" w:themeFillShade="80"/>
          </w:tcPr>
          <w:p w14:paraId="403B2408" w14:textId="2141E5D7" w:rsidR="006A3D53" w:rsidRPr="00B474F8" w:rsidRDefault="006A3D53"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3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KUL – SGN</w:t>
            </w:r>
          </w:p>
        </w:tc>
      </w:tr>
      <w:tr w:rsidR="006A3D53" w:rsidRPr="00B474F8" w14:paraId="3F71B992" w14:textId="77777777" w:rsidTr="006030BD">
        <w:tc>
          <w:tcPr>
            <w:tcW w:w="1682" w:type="dxa"/>
            <w:vMerge w:val="restart"/>
            <w:vAlign w:val="center"/>
          </w:tcPr>
          <w:p w14:paraId="7A2024C5" w14:textId="77777777" w:rsidR="006A3D53" w:rsidRPr="00B474F8" w:rsidRDefault="006A3D53" w:rsidP="006A3D53">
            <w:pPr>
              <w:autoSpaceDE w:val="0"/>
              <w:autoSpaceDN w:val="0"/>
              <w:adjustRightInd w:val="0"/>
              <w:rPr>
                <w:rFonts w:ascii="Arial" w:hAnsi="Arial" w:cs="Arial"/>
                <w:color w:val="000000" w:themeColor="text1"/>
                <w:sz w:val="18"/>
                <w:szCs w:val="18"/>
              </w:rPr>
            </w:pPr>
          </w:p>
        </w:tc>
        <w:tc>
          <w:tcPr>
            <w:tcW w:w="994" w:type="dxa"/>
          </w:tcPr>
          <w:p w14:paraId="3E2F9174"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776" w:type="dxa"/>
          </w:tcPr>
          <w:p w14:paraId="41EBDA98"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WMKK</w:t>
            </w:r>
          </w:p>
        </w:tc>
        <w:tc>
          <w:tcPr>
            <w:tcW w:w="1696" w:type="dxa"/>
          </w:tcPr>
          <w:p w14:paraId="102DCFB0"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SGNKUL2514A</w:t>
            </w:r>
          </w:p>
        </w:tc>
        <w:tc>
          <w:tcPr>
            <w:tcW w:w="2436" w:type="dxa"/>
          </w:tcPr>
          <w:p w14:paraId="48855DF1"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WMKJ, WMKP, WSSS</w:t>
            </w:r>
          </w:p>
        </w:tc>
      </w:tr>
      <w:tr w:rsidR="006A3D53" w:rsidRPr="00B474F8" w14:paraId="1C1A2DD9" w14:textId="77777777" w:rsidTr="006030BD">
        <w:tc>
          <w:tcPr>
            <w:tcW w:w="1682" w:type="dxa"/>
            <w:vMerge/>
            <w:vAlign w:val="center"/>
          </w:tcPr>
          <w:p w14:paraId="08E8F9C6" w14:textId="77777777" w:rsidR="006A3D53" w:rsidRPr="00B474F8" w:rsidRDefault="006A3D53" w:rsidP="006A3D53">
            <w:pPr>
              <w:autoSpaceDE w:val="0"/>
              <w:autoSpaceDN w:val="0"/>
              <w:adjustRightInd w:val="0"/>
              <w:rPr>
                <w:rFonts w:ascii="Arial" w:hAnsi="Arial" w:cs="Arial"/>
                <w:color w:val="000000" w:themeColor="text1"/>
                <w:sz w:val="18"/>
                <w:szCs w:val="18"/>
              </w:rPr>
            </w:pPr>
          </w:p>
        </w:tc>
        <w:tc>
          <w:tcPr>
            <w:tcW w:w="994" w:type="dxa"/>
          </w:tcPr>
          <w:p w14:paraId="6CC2CB56"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WMKK</w:t>
            </w:r>
          </w:p>
        </w:tc>
        <w:tc>
          <w:tcPr>
            <w:tcW w:w="776" w:type="dxa"/>
          </w:tcPr>
          <w:p w14:paraId="07FF9B1B"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73EE0DD5" w14:textId="77777777" w:rsidR="006A3D53" w:rsidRPr="00B474F8" w:rsidRDefault="006A3D53" w:rsidP="006A3D53">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KULSGN1425</w:t>
            </w:r>
          </w:p>
        </w:tc>
        <w:tc>
          <w:tcPr>
            <w:tcW w:w="2436" w:type="dxa"/>
          </w:tcPr>
          <w:p w14:paraId="0E9598F8"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6A3D53" w:rsidRPr="00B474F8" w14:paraId="374CBD6B" w14:textId="77777777" w:rsidTr="006030BD">
        <w:trPr>
          <w:trHeight w:val="367"/>
        </w:trPr>
        <w:tc>
          <w:tcPr>
            <w:tcW w:w="1682" w:type="dxa"/>
            <w:vAlign w:val="center"/>
          </w:tcPr>
          <w:p w14:paraId="063A99A0" w14:textId="4CDD6BE9"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vAlign w:val="center"/>
          </w:tcPr>
          <w:p w14:paraId="112443E1" w14:textId="6581A5BB"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6A3D53" w:rsidRPr="00B474F8" w14:paraId="0F753927" w14:textId="77777777" w:rsidTr="000264F8">
        <w:tc>
          <w:tcPr>
            <w:tcW w:w="1682" w:type="dxa"/>
            <w:vAlign w:val="center"/>
          </w:tcPr>
          <w:p w14:paraId="335DA9CF"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2B484B15" w14:textId="77777777" w:rsidR="006A3D53" w:rsidRPr="00B474F8" w:rsidRDefault="006A3D53" w:rsidP="000264F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6A3D53" w:rsidRPr="00B474F8" w14:paraId="6F02F58C" w14:textId="77777777" w:rsidTr="006030BD">
        <w:tc>
          <w:tcPr>
            <w:tcW w:w="1682" w:type="dxa"/>
            <w:vAlign w:val="center"/>
          </w:tcPr>
          <w:p w14:paraId="1F1E3C73" w14:textId="77777777" w:rsidR="006A3D53" w:rsidRPr="00B474F8" w:rsidRDefault="006A3D53" w:rsidP="006A3D53">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6601D2DA"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6A3D53" w:rsidRPr="00B474F8" w14:paraId="6F7C5FB5" w14:textId="77777777" w:rsidTr="006030BD">
        <w:tc>
          <w:tcPr>
            <w:tcW w:w="1682" w:type="dxa"/>
            <w:vAlign w:val="center"/>
          </w:tcPr>
          <w:p w14:paraId="5F92DB77" w14:textId="124F985F" w:rsidR="006A3D53" w:rsidRPr="00B474F8" w:rsidRDefault="004463F6"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629E56FF" w14:textId="427B005F" w:rsidR="006A3D53"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6A3D53" w:rsidRPr="00B474F8" w14:paraId="7E08229E" w14:textId="77777777" w:rsidTr="006030BD">
        <w:tc>
          <w:tcPr>
            <w:tcW w:w="1682" w:type="dxa"/>
            <w:vAlign w:val="center"/>
          </w:tcPr>
          <w:p w14:paraId="11709240" w14:textId="0203C18F" w:rsidR="006A3D53" w:rsidRPr="00B474F8" w:rsidRDefault="006A3D53" w:rsidP="006A3D53">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26A75F84" w14:textId="77777777" w:rsidR="006A3D53" w:rsidRPr="00B474F8" w:rsidRDefault="006A3D53" w:rsidP="006A3D53">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RNAV10 (RNP10)</w:t>
            </w:r>
          </w:p>
        </w:tc>
      </w:tr>
      <w:tr w:rsidR="00E84C58" w:rsidRPr="00B474F8" w14:paraId="5D8F66C2" w14:textId="77777777" w:rsidTr="006030BD">
        <w:tc>
          <w:tcPr>
            <w:tcW w:w="1682" w:type="dxa"/>
            <w:vAlign w:val="center"/>
          </w:tcPr>
          <w:p w14:paraId="04CA4D16" w14:textId="7E6CA42A" w:rsidR="00E84C58" w:rsidRDefault="00E84C58" w:rsidP="00E84C58">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5FFBE50F" w14:textId="28E2CA55" w:rsidR="00E84C58" w:rsidRPr="00B474F8" w:rsidRDefault="00E84C58" w:rsidP="00E84C58">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E84C58" w:rsidRPr="00B474F8" w14:paraId="00B6099F" w14:textId="77777777" w:rsidTr="006030BD">
        <w:tc>
          <w:tcPr>
            <w:tcW w:w="1682" w:type="dxa"/>
            <w:vAlign w:val="center"/>
          </w:tcPr>
          <w:p w14:paraId="1924F52C" w14:textId="77777777" w:rsidR="00E84C58" w:rsidRPr="00B474F8" w:rsidRDefault="00E84C58" w:rsidP="00E84C5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39DE5082" w14:textId="77777777" w:rsidR="00E84C58" w:rsidRPr="00B474F8" w:rsidRDefault="00E84C58" w:rsidP="00E84C58">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0C3558F" w14:textId="77777777" w:rsidR="00E84C58" w:rsidRPr="00B474F8" w:rsidRDefault="00E84C58" w:rsidP="00E84C58">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E84C58" w:rsidRPr="00B474F8" w14:paraId="64158EA8" w14:textId="77777777" w:rsidTr="006030BD">
        <w:tc>
          <w:tcPr>
            <w:tcW w:w="1682" w:type="dxa"/>
            <w:vAlign w:val="center"/>
          </w:tcPr>
          <w:p w14:paraId="629BD4DA" w14:textId="77777777" w:rsidR="00E84C58" w:rsidRPr="00B474F8" w:rsidRDefault="00E84C58" w:rsidP="00E84C5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0F41A2F7" w14:textId="77777777" w:rsidR="00E84C58" w:rsidRPr="00B474F8" w:rsidRDefault="00E84C58" w:rsidP="00E84C58">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92481E" w:rsidRPr="00392934" w14:paraId="6D7F4F10" w14:textId="77777777" w:rsidTr="00D3614C">
        <w:tc>
          <w:tcPr>
            <w:tcW w:w="7584" w:type="dxa"/>
            <w:gridSpan w:val="5"/>
            <w:shd w:val="clear" w:color="auto" w:fill="808080" w:themeFill="background1" w:themeFillShade="80"/>
          </w:tcPr>
          <w:p w14:paraId="04668EC2" w14:textId="6A0AE3B8" w:rsidR="0092481E" w:rsidRPr="0092481E" w:rsidRDefault="0092481E"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31"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SGN</w:t>
            </w:r>
            <w:r w:rsidRPr="0092481E">
              <w:rPr>
                <w:rFonts w:ascii="Arial" w:hAnsi="Arial" w:cs="Arial"/>
                <w:b/>
                <w:color w:val="FFFFFF" w:themeColor="background1"/>
                <w:sz w:val="18"/>
                <w:szCs w:val="18"/>
              </w:rPr>
              <w:t xml:space="preserve"> – MNL – </w:t>
            </w:r>
            <w:r>
              <w:rPr>
                <w:rFonts w:ascii="Arial" w:hAnsi="Arial" w:cs="Arial"/>
                <w:b/>
                <w:color w:val="FFFFFF" w:themeColor="background1"/>
                <w:sz w:val="18"/>
                <w:szCs w:val="18"/>
              </w:rPr>
              <w:t>SGN</w:t>
            </w:r>
          </w:p>
        </w:tc>
      </w:tr>
      <w:tr w:rsidR="0092481E" w:rsidRPr="00B474F8" w14:paraId="6910B71D" w14:textId="77777777" w:rsidTr="00D3614C">
        <w:tc>
          <w:tcPr>
            <w:tcW w:w="1682" w:type="dxa"/>
            <w:vMerge w:val="restart"/>
            <w:vAlign w:val="center"/>
          </w:tcPr>
          <w:p w14:paraId="4809078E" w14:textId="77777777" w:rsidR="0092481E" w:rsidRPr="00B474F8" w:rsidRDefault="0092481E" w:rsidP="00D3614C">
            <w:pPr>
              <w:autoSpaceDE w:val="0"/>
              <w:autoSpaceDN w:val="0"/>
              <w:adjustRightInd w:val="0"/>
              <w:rPr>
                <w:rFonts w:ascii="Arial" w:hAnsi="Arial" w:cs="Arial"/>
                <w:color w:val="000000" w:themeColor="text1"/>
                <w:sz w:val="18"/>
                <w:szCs w:val="18"/>
              </w:rPr>
            </w:pPr>
          </w:p>
        </w:tc>
        <w:tc>
          <w:tcPr>
            <w:tcW w:w="994" w:type="dxa"/>
          </w:tcPr>
          <w:p w14:paraId="1D73BE69" w14:textId="357D7FF9" w:rsidR="0092481E" w:rsidRPr="00B474F8" w:rsidRDefault="0092481E" w:rsidP="00D361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w:t>
            </w:r>
            <w:r>
              <w:rPr>
                <w:rFonts w:ascii="Arial" w:hAnsi="Arial" w:cs="Arial"/>
                <w:color w:val="000000" w:themeColor="text1"/>
                <w:sz w:val="18"/>
                <w:szCs w:val="18"/>
              </w:rPr>
              <w:t>TS</w:t>
            </w:r>
          </w:p>
        </w:tc>
        <w:tc>
          <w:tcPr>
            <w:tcW w:w="776" w:type="dxa"/>
          </w:tcPr>
          <w:p w14:paraId="7C5C843A" w14:textId="77777777" w:rsidR="0092481E" w:rsidRPr="00B474F8" w:rsidRDefault="0092481E" w:rsidP="00D3614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RPLL</w:t>
            </w:r>
          </w:p>
        </w:tc>
        <w:tc>
          <w:tcPr>
            <w:tcW w:w="1696" w:type="dxa"/>
          </w:tcPr>
          <w:p w14:paraId="0449AD38" w14:textId="78691783" w:rsidR="0092481E" w:rsidRPr="00B474F8" w:rsidRDefault="0092481E" w:rsidP="00D3614C">
            <w:pPr>
              <w:autoSpaceDE w:val="0"/>
              <w:autoSpaceDN w:val="0"/>
              <w:adjustRightInd w:val="0"/>
              <w:jc w:val="center"/>
              <w:rPr>
                <w:rFonts w:ascii="Arial" w:hAnsi="Arial" w:cs="Arial"/>
                <w:color w:val="000000" w:themeColor="text1"/>
                <w:sz w:val="18"/>
                <w:szCs w:val="18"/>
              </w:rPr>
            </w:pPr>
            <w:r w:rsidRPr="0092481E">
              <w:rPr>
                <w:rFonts w:ascii="Arial" w:hAnsi="Arial" w:cs="Arial"/>
                <w:color w:val="000000" w:themeColor="text1"/>
                <w:sz w:val="18"/>
                <w:szCs w:val="18"/>
              </w:rPr>
              <w:t>SGNMNL2524</w:t>
            </w:r>
          </w:p>
        </w:tc>
        <w:tc>
          <w:tcPr>
            <w:tcW w:w="2436" w:type="dxa"/>
          </w:tcPr>
          <w:p w14:paraId="1986F278" w14:textId="77777777" w:rsidR="0092481E" w:rsidRPr="00B474F8" w:rsidRDefault="0092481E"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RPLC, RPVM</w:t>
            </w:r>
          </w:p>
        </w:tc>
      </w:tr>
      <w:tr w:rsidR="0092481E" w:rsidRPr="00B474F8" w14:paraId="14AB98F2" w14:textId="77777777" w:rsidTr="00D3614C">
        <w:tc>
          <w:tcPr>
            <w:tcW w:w="1682" w:type="dxa"/>
            <w:vMerge/>
            <w:vAlign w:val="center"/>
          </w:tcPr>
          <w:p w14:paraId="414DC55A" w14:textId="77777777" w:rsidR="0092481E" w:rsidRPr="00B474F8" w:rsidRDefault="0092481E" w:rsidP="00D3614C">
            <w:pPr>
              <w:autoSpaceDE w:val="0"/>
              <w:autoSpaceDN w:val="0"/>
              <w:adjustRightInd w:val="0"/>
              <w:rPr>
                <w:rFonts w:ascii="Arial" w:hAnsi="Arial" w:cs="Arial"/>
                <w:color w:val="000000" w:themeColor="text1"/>
                <w:sz w:val="18"/>
                <w:szCs w:val="18"/>
              </w:rPr>
            </w:pPr>
          </w:p>
        </w:tc>
        <w:tc>
          <w:tcPr>
            <w:tcW w:w="994" w:type="dxa"/>
          </w:tcPr>
          <w:p w14:paraId="5F98E429" w14:textId="77777777" w:rsidR="0092481E" w:rsidRPr="00B474F8" w:rsidRDefault="0092481E" w:rsidP="00D3614C">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RPLL</w:t>
            </w:r>
          </w:p>
        </w:tc>
        <w:tc>
          <w:tcPr>
            <w:tcW w:w="776" w:type="dxa"/>
          </w:tcPr>
          <w:p w14:paraId="0775EA44" w14:textId="3F8251EB" w:rsidR="0092481E" w:rsidRPr="00B474F8" w:rsidRDefault="0092481E" w:rsidP="00D3614C">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w:t>
            </w:r>
            <w:r>
              <w:rPr>
                <w:rFonts w:ascii="Arial" w:hAnsi="Arial" w:cs="Arial"/>
                <w:color w:val="000000" w:themeColor="text1"/>
                <w:sz w:val="18"/>
                <w:szCs w:val="18"/>
              </w:rPr>
              <w:t>TS</w:t>
            </w:r>
          </w:p>
        </w:tc>
        <w:tc>
          <w:tcPr>
            <w:tcW w:w="1696" w:type="dxa"/>
          </w:tcPr>
          <w:p w14:paraId="51A8DF5C" w14:textId="1D91F922" w:rsidR="0092481E" w:rsidRPr="00B474F8" w:rsidRDefault="0092481E" w:rsidP="00D3614C">
            <w:pPr>
              <w:autoSpaceDE w:val="0"/>
              <w:autoSpaceDN w:val="0"/>
              <w:adjustRightInd w:val="0"/>
              <w:jc w:val="center"/>
              <w:rPr>
                <w:rFonts w:ascii="Arial" w:hAnsi="Arial" w:cs="Arial"/>
                <w:color w:val="000000" w:themeColor="text1"/>
                <w:sz w:val="18"/>
                <w:szCs w:val="18"/>
              </w:rPr>
            </w:pPr>
            <w:r w:rsidRPr="0092481E">
              <w:rPr>
                <w:rFonts w:ascii="Arial" w:hAnsi="Arial" w:cs="Arial"/>
                <w:color w:val="000000" w:themeColor="text1"/>
                <w:sz w:val="18"/>
                <w:szCs w:val="18"/>
              </w:rPr>
              <w:t>MNLSGN2425</w:t>
            </w:r>
          </w:p>
        </w:tc>
        <w:tc>
          <w:tcPr>
            <w:tcW w:w="2436" w:type="dxa"/>
          </w:tcPr>
          <w:p w14:paraId="568DB026" w14:textId="64324B66" w:rsidR="0092481E" w:rsidRPr="00B474F8" w:rsidRDefault="0092481E"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92481E" w:rsidRPr="00B474F8" w14:paraId="64AD0D1A" w14:textId="77777777" w:rsidTr="00D3614C">
        <w:tc>
          <w:tcPr>
            <w:tcW w:w="1682" w:type="dxa"/>
            <w:vAlign w:val="center"/>
          </w:tcPr>
          <w:p w14:paraId="1617280D" w14:textId="77777777" w:rsidR="0092481E" w:rsidRPr="00B474F8" w:rsidRDefault="0092481E"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11682DAD" w14:textId="77777777" w:rsidR="0092481E" w:rsidRPr="00B474F8" w:rsidRDefault="0092481E"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92481E" w:rsidRPr="00B474F8" w14:paraId="3A72A7C1" w14:textId="77777777" w:rsidTr="000264F8">
        <w:tc>
          <w:tcPr>
            <w:tcW w:w="1682" w:type="dxa"/>
            <w:vAlign w:val="center"/>
          </w:tcPr>
          <w:p w14:paraId="5DDC94AE" w14:textId="77777777" w:rsidR="0092481E" w:rsidRPr="00B474F8" w:rsidRDefault="0092481E"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7240C92D" w14:textId="3642A412" w:rsidR="0092481E" w:rsidRPr="00B474F8" w:rsidRDefault="0092481E" w:rsidP="000264F8">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VVCR</w:t>
            </w:r>
          </w:p>
        </w:tc>
      </w:tr>
      <w:tr w:rsidR="0092481E" w:rsidRPr="00B474F8" w14:paraId="24CFFA21" w14:textId="77777777" w:rsidTr="00D3614C">
        <w:tc>
          <w:tcPr>
            <w:tcW w:w="1682" w:type="dxa"/>
            <w:vAlign w:val="center"/>
          </w:tcPr>
          <w:p w14:paraId="5B9A59DF" w14:textId="77777777" w:rsidR="0092481E" w:rsidRPr="00B474F8" w:rsidRDefault="0092481E"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4B76BA25" w14:textId="77777777" w:rsidR="0092481E" w:rsidRPr="00B474F8" w:rsidRDefault="0092481E" w:rsidP="00D361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92481E" w:rsidRPr="00B474F8" w14:paraId="351937B6" w14:textId="77777777" w:rsidTr="00D3614C">
        <w:tc>
          <w:tcPr>
            <w:tcW w:w="1682" w:type="dxa"/>
            <w:vAlign w:val="center"/>
          </w:tcPr>
          <w:p w14:paraId="59BB91EA" w14:textId="77777777" w:rsidR="0092481E" w:rsidRPr="00B474F8" w:rsidRDefault="0092481E"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0BD99441" w14:textId="77777777" w:rsidR="0092481E" w:rsidRPr="00B474F8" w:rsidRDefault="0092481E" w:rsidP="00D3614C">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92481E" w:rsidRPr="00B474F8" w14:paraId="5A893425" w14:textId="77777777" w:rsidTr="00D3614C">
        <w:tc>
          <w:tcPr>
            <w:tcW w:w="1682" w:type="dxa"/>
            <w:vAlign w:val="center"/>
          </w:tcPr>
          <w:p w14:paraId="237B2081" w14:textId="77777777" w:rsidR="0092481E" w:rsidRPr="00B474F8" w:rsidRDefault="0092481E"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459AB11B" w14:textId="77777777" w:rsidR="0092481E" w:rsidRPr="00B474F8" w:rsidRDefault="0092481E" w:rsidP="00D361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RNAV2, </w:t>
            </w:r>
            <w:r>
              <w:rPr>
                <w:rFonts w:ascii="Arial" w:hAnsi="Arial" w:cs="Arial"/>
                <w:color w:val="000000" w:themeColor="text1"/>
                <w:sz w:val="18"/>
                <w:szCs w:val="18"/>
              </w:rPr>
              <w:t>RNAV 5</w:t>
            </w:r>
          </w:p>
        </w:tc>
      </w:tr>
      <w:tr w:rsidR="0092481E" w:rsidRPr="00B474F8" w14:paraId="13352CE7" w14:textId="77777777" w:rsidTr="00D3614C">
        <w:tc>
          <w:tcPr>
            <w:tcW w:w="1682" w:type="dxa"/>
            <w:vAlign w:val="center"/>
          </w:tcPr>
          <w:p w14:paraId="5CA25963" w14:textId="77777777" w:rsidR="0092481E" w:rsidRDefault="0092481E" w:rsidP="00D3614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5B4C2506" w14:textId="77777777" w:rsidR="0092481E" w:rsidRPr="00B474F8" w:rsidRDefault="0092481E" w:rsidP="00D3614C">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92481E" w:rsidRPr="00B474F8" w14:paraId="6411D139" w14:textId="77777777" w:rsidTr="00D3614C">
        <w:tc>
          <w:tcPr>
            <w:tcW w:w="1682" w:type="dxa"/>
            <w:vAlign w:val="center"/>
          </w:tcPr>
          <w:p w14:paraId="7A084599" w14:textId="77777777" w:rsidR="0092481E" w:rsidRPr="00B474F8" w:rsidRDefault="0092481E"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2A62FAD1" w14:textId="77777777" w:rsidR="0092481E" w:rsidRPr="00B474F8" w:rsidRDefault="0092481E" w:rsidP="00D361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23CDDB2" w14:textId="77777777" w:rsidR="0092481E" w:rsidRPr="00B474F8" w:rsidRDefault="0092481E" w:rsidP="00D3614C">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92481E" w:rsidRPr="00B474F8" w14:paraId="13D145C9" w14:textId="77777777" w:rsidTr="00D3614C">
        <w:tc>
          <w:tcPr>
            <w:tcW w:w="1682" w:type="dxa"/>
            <w:vAlign w:val="center"/>
          </w:tcPr>
          <w:p w14:paraId="1A947690" w14:textId="77777777" w:rsidR="0092481E" w:rsidRPr="00B474F8" w:rsidRDefault="0092481E" w:rsidP="00D3614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4C9539A5" w14:textId="77777777" w:rsidR="0092481E" w:rsidRPr="00B474F8" w:rsidRDefault="0092481E" w:rsidP="00D3614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E84C58" w:rsidRPr="00B474F8" w14:paraId="1128A035" w14:textId="77777777" w:rsidTr="006030BD">
        <w:tc>
          <w:tcPr>
            <w:tcW w:w="7584" w:type="dxa"/>
            <w:gridSpan w:val="5"/>
            <w:shd w:val="clear" w:color="auto" w:fill="808080" w:themeFill="background1" w:themeFillShade="80"/>
          </w:tcPr>
          <w:p w14:paraId="2A0EB453" w14:textId="7B0EC116" w:rsidR="00E84C58" w:rsidRPr="00B474F8" w:rsidRDefault="00E84C58"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3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w:t>
            </w:r>
            <w:r w:rsidR="00B04817">
              <w:rPr>
                <w:rFonts w:ascii="Arial" w:hAnsi="Arial" w:cs="Arial"/>
                <w:b/>
                <w:color w:val="FFFFFF" w:themeColor="background1"/>
                <w:sz w:val="18"/>
                <w:szCs w:val="18"/>
              </w:rPr>
              <w:t>KTI</w:t>
            </w:r>
            <w:r w:rsidRPr="00B474F8">
              <w:rPr>
                <w:rFonts w:ascii="Arial" w:hAnsi="Arial" w:cs="Arial"/>
                <w:b/>
                <w:color w:val="FFFFFF" w:themeColor="background1"/>
                <w:sz w:val="18"/>
                <w:szCs w:val="18"/>
              </w:rPr>
              <w:t xml:space="preserve"> – SGN</w:t>
            </w:r>
          </w:p>
        </w:tc>
      </w:tr>
      <w:tr w:rsidR="00E84C58" w:rsidRPr="00B474F8" w14:paraId="3C3649A1" w14:textId="77777777" w:rsidTr="006030BD">
        <w:tc>
          <w:tcPr>
            <w:tcW w:w="1682" w:type="dxa"/>
            <w:vMerge w:val="restart"/>
            <w:vAlign w:val="center"/>
          </w:tcPr>
          <w:p w14:paraId="5E96D2BD" w14:textId="77777777" w:rsidR="00E84C58" w:rsidRPr="00B474F8" w:rsidRDefault="00E84C58" w:rsidP="00E84C58">
            <w:pPr>
              <w:autoSpaceDE w:val="0"/>
              <w:autoSpaceDN w:val="0"/>
              <w:adjustRightInd w:val="0"/>
              <w:rPr>
                <w:rFonts w:ascii="Arial" w:hAnsi="Arial" w:cs="Arial"/>
                <w:color w:val="000000" w:themeColor="text1"/>
                <w:sz w:val="18"/>
                <w:szCs w:val="18"/>
              </w:rPr>
            </w:pPr>
          </w:p>
        </w:tc>
        <w:tc>
          <w:tcPr>
            <w:tcW w:w="994" w:type="dxa"/>
          </w:tcPr>
          <w:p w14:paraId="5B1F936C" w14:textId="77777777" w:rsidR="00E84C58" w:rsidRPr="00B474F8" w:rsidRDefault="00E84C58" w:rsidP="00E84C58">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776" w:type="dxa"/>
          </w:tcPr>
          <w:p w14:paraId="65676C40" w14:textId="6EAF1BFC" w:rsidR="00E84C58" w:rsidRPr="00B474F8" w:rsidRDefault="00E84C58" w:rsidP="00B0481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w:t>
            </w:r>
            <w:r w:rsidR="00B04817">
              <w:rPr>
                <w:rFonts w:ascii="Arial" w:hAnsi="Arial" w:cs="Arial"/>
                <w:color w:val="000000" w:themeColor="text1"/>
                <w:sz w:val="18"/>
                <w:szCs w:val="18"/>
              </w:rPr>
              <w:t>TI</w:t>
            </w:r>
          </w:p>
        </w:tc>
        <w:tc>
          <w:tcPr>
            <w:tcW w:w="1696" w:type="dxa"/>
          </w:tcPr>
          <w:p w14:paraId="4BB0C12B" w14:textId="4A7F2755" w:rsidR="00E84C58" w:rsidRPr="00B474F8" w:rsidRDefault="00E84C58" w:rsidP="00B0481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w:t>
            </w:r>
            <w:r w:rsidR="00B04817">
              <w:rPr>
                <w:rFonts w:ascii="Arial" w:hAnsi="Arial" w:cs="Arial"/>
                <w:color w:val="000000" w:themeColor="text1"/>
                <w:sz w:val="18"/>
                <w:szCs w:val="18"/>
              </w:rPr>
              <w:t>KTI01</w:t>
            </w:r>
          </w:p>
        </w:tc>
        <w:tc>
          <w:tcPr>
            <w:tcW w:w="2436" w:type="dxa"/>
          </w:tcPr>
          <w:p w14:paraId="56EF7A5E" w14:textId="77777777" w:rsidR="00E84C58" w:rsidRPr="00B474F8" w:rsidRDefault="00E84C58" w:rsidP="00E84C5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VDSA, VVTS</w:t>
            </w:r>
          </w:p>
        </w:tc>
      </w:tr>
      <w:tr w:rsidR="00E84C58" w:rsidRPr="00B474F8" w14:paraId="11757995" w14:textId="77777777" w:rsidTr="006030BD">
        <w:tc>
          <w:tcPr>
            <w:tcW w:w="1682" w:type="dxa"/>
            <w:vMerge/>
            <w:vAlign w:val="center"/>
          </w:tcPr>
          <w:p w14:paraId="09B38B65" w14:textId="77777777" w:rsidR="00E84C58" w:rsidRPr="00B474F8" w:rsidRDefault="00E84C58" w:rsidP="00E84C58">
            <w:pPr>
              <w:autoSpaceDE w:val="0"/>
              <w:autoSpaceDN w:val="0"/>
              <w:adjustRightInd w:val="0"/>
              <w:rPr>
                <w:rFonts w:ascii="Arial" w:hAnsi="Arial" w:cs="Arial"/>
                <w:color w:val="000000" w:themeColor="text1"/>
                <w:sz w:val="18"/>
                <w:szCs w:val="18"/>
              </w:rPr>
            </w:pPr>
          </w:p>
        </w:tc>
        <w:tc>
          <w:tcPr>
            <w:tcW w:w="994" w:type="dxa"/>
          </w:tcPr>
          <w:p w14:paraId="47F7565E" w14:textId="38D2F4E1" w:rsidR="00E84C58" w:rsidRPr="00B474F8" w:rsidRDefault="00E84C58" w:rsidP="00B0481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w:t>
            </w:r>
            <w:r w:rsidR="00B04817">
              <w:rPr>
                <w:rFonts w:ascii="Arial" w:hAnsi="Arial" w:cs="Arial"/>
                <w:color w:val="000000" w:themeColor="text1"/>
                <w:sz w:val="18"/>
                <w:szCs w:val="18"/>
              </w:rPr>
              <w:t>TI</w:t>
            </w:r>
          </w:p>
        </w:tc>
        <w:tc>
          <w:tcPr>
            <w:tcW w:w="776" w:type="dxa"/>
          </w:tcPr>
          <w:p w14:paraId="76B92239" w14:textId="77777777" w:rsidR="00E84C58" w:rsidRPr="00B474F8" w:rsidRDefault="00E84C58" w:rsidP="00E84C58">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3762C8E3" w14:textId="7218E87C" w:rsidR="00E84C58" w:rsidRPr="00B474F8" w:rsidRDefault="00B04817" w:rsidP="00B04817">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KTI</w:t>
            </w:r>
            <w:r w:rsidR="00E84C58" w:rsidRPr="00B474F8">
              <w:rPr>
                <w:rFonts w:ascii="Arial" w:hAnsi="Arial" w:cs="Arial"/>
                <w:color w:val="000000" w:themeColor="text1"/>
                <w:sz w:val="18"/>
                <w:szCs w:val="18"/>
              </w:rPr>
              <w:t>SGN0</w:t>
            </w:r>
            <w:r>
              <w:rPr>
                <w:rFonts w:ascii="Arial" w:hAnsi="Arial" w:cs="Arial"/>
                <w:color w:val="000000" w:themeColor="text1"/>
                <w:sz w:val="18"/>
                <w:szCs w:val="18"/>
              </w:rPr>
              <w:t>1</w:t>
            </w:r>
          </w:p>
        </w:tc>
        <w:tc>
          <w:tcPr>
            <w:tcW w:w="2436" w:type="dxa"/>
          </w:tcPr>
          <w:p w14:paraId="63C180C2" w14:textId="77777777" w:rsidR="00E84C58" w:rsidRPr="00B474F8" w:rsidRDefault="00E84C58" w:rsidP="00E84C5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E84C58" w:rsidRPr="00B474F8" w14:paraId="20B335FF" w14:textId="77777777" w:rsidTr="006030BD">
        <w:tc>
          <w:tcPr>
            <w:tcW w:w="1682" w:type="dxa"/>
            <w:vAlign w:val="center"/>
          </w:tcPr>
          <w:p w14:paraId="0B93B31C" w14:textId="5489158C" w:rsidR="00E84C58" w:rsidRPr="00B474F8" w:rsidRDefault="00E84C58" w:rsidP="00E84C58">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3C4AE801" w14:textId="2A0C856F" w:rsidR="00E84C58" w:rsidRPr="00B474F8" w:rsidRDefault="00E84C58" w:rsidP="00E84C58">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84C58" w:rsidRPr="00B474F8" w14:paraId="449E1512" w14:textId="77777777" w:rsidTr="000264F8">
        <w:tc>
          <w:tcPr>
            <w:tcW w:w="1682" w:type="dxa"/>
            <w:vAlign w:val="center"/>
          </w:tcPr>
          <w:p w14:paraId="62C5FA35" w14:textId="77777777" w:rsidR="00E84C58" w:rsidRPr="00B474F8" w:rsidRDefault="00E84C58" w:rsidP="00E84C5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601C9C1E" w14:textId="77777777" w:rsidR="00E84C58" w:rsidRPr="00B474F8" w:rsidRDefault="00E84C58" w:rsidP="000264F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E84C58" w:rsidRPr="00B474F8" w14:paraId="33BA4792" w14:textId="77777777" w:rsidTr="006030BD">
        <w:tc>
          <w:tcPr>
            <w:tcW w:w="1682" w:type="dxa"/>
            <w:vAlign w:val="center"/>
          </w:tcPr>
          <w:p w14:paraId="7F9B3C23" w14:textId="77777777" w:rsidR="00E84C58" w:rsidRPr="00B474F8" w:rsidRDefault="00E84C58" w:rsidP="00E84C5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015EFA70" w14:textId="77777777" w:rsidR="00E84C58" w:rsidRPr="00B474F8" w:rsidRDefault="00E84C58" w:rsidP="00E84C58">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84C58" w:rsidRPr="00B474F8" w14:paraId="730F7AB1" w14:textId="77777777" w:rsidTr="006030BD">
        <w:tc>
          <w:tcPr>
            <w:tcW w:w="1682" w:type="dxa"/>
            <w:vAlign w:val="center"/>
          </w:tcPr>
          <w:p w14:paraId="0C587E51" w14:textId="7E31DD55" w:rsidR="00E84C58" w:rsidRPr="00B474F8" w:rsidRDefault="004463F6" w:rsidP="00E84C58">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29FD3CBA" w14:textId="7A46F22F" w:rsidR="00E84C58"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84C58" w:rsidRPr="00B474F8" w14:paraId="3FA1F187" w14:textId="77777777" w:rsidTr="006030BD">
        <w:tc>
          <w:tcPr>
            <w:tcW w:w="1682" w:type="dxa"/>
            <w:vAlign w:val="center"/>
          </w:tcPr>
          <w:p w14:paraId="33E2D150" w14:textId="5F09E217" w:rsidR="00E84C58" w:rsidRPr="00B474F8" w:rsidRDefault="00E84C58" w:rsidP="00E84C58">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F84AB07" w14:textId="77777777" w:rsidR="00E84C58" w:rsidRPr="00B474F8" w:rsidRDefault="00E84C58" w:rsidP="00E84C58">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FB1691" w:rsidRPr="00B474F8" w14:paraId="41944963" w14:textId="77777777" w:rsidTr="006030BD">
        <w:tc>
          <w:tcPr>
            <w:tcW w:w="1682" w:type="dxa"/>
            <w:vAlign w:val="center"/>
          </w:tcPr>
          <w:p w14:paraId="666FD785" w14:textId="5247133A" w:rsidR="00FB1691" w:rsidRDefault="00FB1691"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6BAC06F8" w14:textId="67EB9FEE" w:rsidR="00FB1691" w:rsidRPr="00B474F8" w:rsidRDefault="00FB1691" w:rsidP="00FB169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w:t>
            </w:r>
          </w:p>
        </w:tc>
      </w:tr>
      <w:tr w:rsidR="00FB1691" w:rsidRPr="00B474F8" w14:paraId="748630EB" w14:textId="77777777" w:rsidTr="006030BD">
        <w:tc>
          <w:tcPr>
            <w:tcW w:w="1682" w:type="dxa"/>
            <w:vAlign w:val="center"/>
          </w:tcPr>
          <w:p w14:paraId="42BB948B"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313E83CB"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652E0C8"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FB1691" w:rsidRPr="00B474F8" w14:paraId="41ACBBB2" w14:textId="77777777" w:rsidTr="006030BD">
        <w:tc>
          <w:tcPr>
            <w:tcW w:w="1682" w:type="dxa"/>
            <w:vAlign w:val="center"/>
          </w:tcPr>
          <w:p w14:paraId="5B0FA686"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027445F7"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FB1691" w:rsidRPr="00B474F8" w14:paraId="6EE8E2BF" w14:textId="77777777" w:rsidTr="006030BD">
        <w:tc>
          <w:tcPr>
            <w:tcW w:w="7584" w:type="dxa"/>
            <w:gridSpan w:val="5"/>
            <w:shd w:val="clear" w:color="auto" w:fill="808080" w:themeFill="background1" w:themeFillShade="80"/>
          </w:tcPr>
          <w:p w14:paraId="1AA96087" w14:textId="27B37709" w:rsidR="00FB1691" w:rsidRPr="00B474F8" w:rsidRDefault="00FB169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3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SAI – SGN</w:t>
            </w:r>
          </w:p>
        </w:tc>
      </w:tr>
      <w:tr w:rsidR="00FB1691" w:rsidRPr="00B474F8" w14:paraId="42A33D24" w14:textId="77777777" w:rsidTr="006030BD">
        <w:tc>
          <w:tcPr>
            <w:tcW w:w="1682" w:type="dxa"/>
            <w:vMerge w:val="restart"/>
            <w:vAlign w:val="center"/>
          </w:tcPr>
          <w:p w14:paraId="774FB311" w14:textId="77777777" w:rsidR="00FB1691" w:rsidRPr="00B474F8" w:rsidRDefault="00FB1691" w:rsidP="00FB1691">
            <w:pPr>
              <w:autoSpaceDE w:val="0"/>
              <w:autoSpaceDN w:val="0"/>
              <w:adjustRightInd w:val="0"/>
              <w:rPr>
                <w:rFonts w:ascii="Arial" w:hAnsi="Arial" w:cs="Arial"/>
                <w:color w:val="000000" w:themeColor="text1"/>
                <w:sz w:val="18"/>
                <w:szCs w:val="18"/>
              </w:rPr>
            </w:pPr>
          </w:p>
        </w:tc>
        <w:tc>
          <w:tcPr>
            <w:tcW w:w="994" w:type="dxa"/>
          </w:tcPr>
          <w:p w14:paraId="479592C7"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776" w:type="dxa"/>
          </w:tcPr>
          <w:p w14:paraId="502CC305"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VDSA</w:t>
            </w:r>
          </w:p>
        </w:tc>
        <w:tc>
          <w:tcPr>
            <w:tcW w:w="1696" w:type="dxa"/>
          </w:tcPr>
          <w:p w14:paraId="604271C7"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SGNSAI2505</w:t>
            </w:r>
          </w:p>
        </w:tc>
        <w:tc>
          <w:tcPr>
            <w:tcW w:w="2436" w:type="dxa"/>
          </w:tcPr>
          <w:p w14:paraId="7013CCC3" w14:textId="2DC72A45" w:rsidR="00FB1691" w:rsidRPr="00B474F8" w:rsidRDefault="00FB1691"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VD</w:t>
            </w:r>
            <w:r w:rsidR="00B04817">
              <w:rPr>
                <w:rFonts w:ascii="Arial" w:hAnsi="Arial" w:cs="Arial"/>
                <w:color w:val="000000" w:themeColor="text1"/>
                <w:sz w:val="18"/>
                <w:szCs w:val="18"/>
              </w:rPr>
              <w:t>TI</w:t>
            </w:r>
            <w:r w:rsidRPr="00B474F8">
              <w:rPr>
                <w:rFonts w:ascii="Arial" w:hAnsi="Arial" w:cs="Arial"/>
                <w:color w:val="000000" w:themeColor="text1"/>
                <w:sz w:val="18"/>
                <w:szCs w:val="18"/>
              </w:rPr>
              <w:t>, VTBS</w:t>
            </w:r>
          </w:p>
        </w:tc>
      </w:tr>
      <w:tr w:rsidR="00FB1691" w:rsidRPr="00B474F8" w14:paraId="65013EF0" w14:textId="77777777" w:rsidTr="006030BD">
        <w:tc>
          <w:tcPr>
            <w:tcW w:w="1682" w:type="dxa"/>
            <w:vMerge/>
            <w:vAlign w:val="center"/>
          </w:tcPr>
          <w:p w14:paraId="0B6D61ED" w14:textId="77777777" w:rsidR="00FB1691" w:rsidRPr="00B474F8" w:rsidRDefault="00FB1691" w:rsidP="00FB1691">
            <w:pPr>
              <w:autoSpaceDE w:val="0"/>
              <w:autoSpaceDN w:val="0"/>
              <w:adjustRightInd w:val="0"/>
              <w:rPr>
                <w:rFonts w:ascii="Arial" w:hAnsi="Arial" w:cs="Arial"/>
                <w:color w:val="000000" w:themeColor="text1"/>
                <w:sz w:val="18"/>
                <w:szCs w:val="18"/>
              </w:rPr>
            </w:pPr>
          </w:p>
        </w:tc>
        <w:tc>
          <w:tcPr>
            <w:tcW w:w="994" w:type="dxa"/>
          </w:tcPr>
          <w:p w14:paraId="7E527E63"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VDSA</w:t>
            </w:r>
          </w:p>
        </w:tc>
        <w:tc>
          <w:tcPr>
            <w:tcW w:w="776" w:type="dxa"/>
          </w:tcPr>
          <w:p w14:paraId="3DC78C22"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2B57CB0C"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SAISGN2325</w:t>
            </w:r>
          </w:p>
        </w:tc>
        <w:tc>
          <w:tcPr>
            <w:tcW w:w="2436" w:type="dxa"/>
          </w:tcPr>
          <w:p w14:paraId="621544E7"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FB1691" w:rsidRPr="00B474F8" w14:paraId="09F7C3E0" w14:textId="77777777" w:rsidTr="006030BD">
        <w:trPr>
          <w:trHeight w:val="341"/>
        </w:trPr>
        <w:tc>
          <w:tcPr>
            <w:tcW w:w="1682" w:type="dxa"/>
            <w:vAlign w:val="center"/>
          </w:tcPr>
          <w:p w14:paraId="3CF5A849" w14:textId="7AC9EA94" w:rsidR="00FB1691" w:rsidRPr="00B474F8" w:rsidRDefault="00FB1691"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vAlign w:val="center"/>
          </w:tcPr>
          <w:p w14:paraId="3745C087" w14:textId="2F391D89" w:rsidR="00FB1691" w:rsidRPr="00B474F8" w:rsidRDefault="00FB1691"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FB1691" w:rsidRPr="00B474F8" w14:paraId="2E98DA60" w14:textId="77777777" w:rsidTr="000264F8">
        <w:tc>
          <w:tcPr>
            <w:tcW w:w="1682" w:type="dxa"/>
            <w:vAlign w:val="center"/>
          </w:tcPr>
          <w:p w14:paraId="7BD8620A"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37360634" w14:textId="77777777" w:rsidR="00FB1691" w:rsidRPr="00B474F8" w:rsidRDefault="00FB1691" w:rsidP="000264F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FB1691" w:rsidRPr="00B474F8" w14:paraId="685465EF" w14:textId="77777777" w:rsidTr="006030BD">
        <w:tc>
          <w:tcPr>
            <w:tcW w:w="1682" w:type="dxa"/>
            <w:vAlign w:val="center"/>
          </w:tcPr>
          <w:p w14:paraId="38FE546A"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0FF9418D"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FB1691" w:rsidRPr="00B474F8" w14:paraId="0E4011E8" w14:textId="77777777" w:rsidTr="006030BD">
        <w:tc>
          <w:tcPr>
            <w:tcW w:w="1682" w:type="dxa"/>
            <w:vAlign w:val="center"/>
          </w:tcPr>
          <w:p w14:paraId="08D76602" w14:textId="0C24E829" w:rsidR="00FB1691" w:rsidRPr="00B474F8" w:rsidRDefault="004463F6"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6D631C42" w14:textId="5A59E23B" w:rsidR="00FB169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FB1691" w:rsidRPr="00B474F8" w14:paraId="506384F1" w14:textId="77777777" w:rsidTr="006030BD">
        <w:tc>
          <w:tcPr>
            <w:tcW w:w="1682" w:type="dxa"/>
            <w:vAlign w:val="center"/>
          </w:tcPr>
          <w:p w14:paraId="4AFBA38F" w14:textId="68F7A361" w:rsidR="00FB1691" w:rsidRPr="00B474F8" w:rsidRDefault="00FB1691"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32BE7A38"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p>
        </w:tc>
      </w:tr>
      <w:tr w:rsidR="00FB1691" w:rsidRPr="00B474F8" w14:paraId="3179A96D" w14:textId="77777777" w:rsidTr="006030BD">
        <w:tc>
          <w:tcPr>
            <w:tcW w:w="1682" w:type="dxa"/>
            <w:vAlign w:val="center"/>
          </w:tcPr>
          <w:p w14:paraId="223C4300" w14:textId="5D28CEFE" w:rsidR="00FB1691" w:rsidRDefault="00FB1691"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7CE327C5" w14:textId="7B358A43" w:rsidR="00FB1691" w:rsidRPr="00B474F8" w:rsidRDefault="00FB1691" w:rsidP="00FB1691">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w:t>
            </w:r>
          </w:p>
        </w:tc>
      </w:tr>
      <w:tr w:rsidR="00FB1691" w:rsidRPr="00B474F8" w14:paraId="73C1BCB7" w14:textId="77777777" w:rsidTr="006030BD">
        <w:tc>
          <w:tcPr>
            <w:tcW w:w="1682" w:type="dxa"/>
            <w:vAlign w:val="center"/>
          </w:tcPr>
          <w:p w14:paraId="14F00026"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5642692D"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CC9C61A"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FB1691" w:rsidRPr="00B474F8" w14:paraId="4EEA2FCC" w14:textId="77777777" w:rsidTr="006030BD">
        <w:tc>
          <w:tcPr>
            <w:tcW w:w="1682" w:type="dxa"/>
            <w:vAlign w:val="center"/>
          </w:tcPr>
          <w:p w14:paraId="6A71C08C"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28F4B5AB"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FB1691" w:rsidRPr="00B474F8" w14:paraId="55D2D450" w14:textId="77777777" w:rsidTr="006030BD">
        <w:tc>
          <w:tcPr>
            <w:tcW w:w="7584" w:type="dxa"/>
            <w:gridSpan w:val="5"/>
            <w:shd w:val="clear" w:color="auto" w:fill="808080" w:themeFill="background1" w:themeFillShade="80"/>
          </w:tcPr>
          <w:p w14:paraId="09387450" w14:textId="2DAB0D8C" w:rsidR="00FB1691" w:rsidRPr="00B474F8" w:rsidRDefault="00FB1691"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3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SIN – SGN</w:t>
            </w:r>
          </w:p>
        </w:tc>
      </w:tr>
      <w:tr w:rsidR="00FB1691" w:rsidRPr="00B474F8" w14:paraId="4C8DA942" w14:textId="77777777" w:rsidTr="006030BD">
        <w:tc>
          <w:tcPr>
            <w:tcW w:w="1682" w:type="dxa"/>
            <w:vMerge w:val="restart"/>
            <w:vAlign w:val="center"/>
          </w:tcPr>
          <w:p w14:paraId="1427E432" w14:textId="77777777" w:rsidR="00FB1691" w:rsidRPr="00B474F8" w:rsidRDefault="00FB1691" w:rsidP="00FB1691">
            <w:pPr>
              <w:autoSpaceDE w:val="0"/>
              <w:autoSpaceDN w:val="0"/>
              <w:adjustRightInd w:val="0"/>
              <w:rPr>
                <w:rFonts w:ascii="Arial" w:hAnsi="Arial" w:cs="Arial"/>
                <w:color w:val="000000" w:themeColor="text1"/>
                <w:sz w:val="18"/>
                <w:szCs w:val="18"/>
              </w:rPr>
            </w:pPr>
          </w:p>
        </w:tc>
        <w:tc>
          <w:tcPr>
            <w:tcW w:w="994" w:type="dxa"/>
          </w:tcPr>
          <w:p w14:paraId="596A118D"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776" w:type="dxa"/>
          </w:tcPr>
          <w:p w14:paraId="553041B0"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WSSS</w:t>
            </w:r>
          </w:p>
        </w:tc>
        <w:tc>
          <w:tcPr>
            <w:tcW w:w="1696" w:type="dxa"/>
          </w:tcPr>
          <w:p w14:paraId="3754D341"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SGNSIN2502</w:t>
            </w:r>
          </w:p>
        </w:tc>
        <w:tc>
          <w:tcPr>
            <w:tcW w:w="2436" w:type="dxa"/>
          </w:tcPr>
          <w:p w14:paraId="4C39480B" w14:textId="629F62CA" w:rsidR="00FB1691" w:rsidRPr="00B474F8" w:rsidRDefault="00B04817"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WMKJ, WMKK, WIDD</w:t>
            </w:r>
          </w:p>
        </w:tc>
      </w:tr>
      <w:tr w:rsidR="00FB1691" w:rsidRPr="00B474F8" w14:paraId="1ABE8F15" w14:textId="77777777" w:rsidTr="006030BD">
        <w:tc>
          <w:tcPr>
            <w:tcW w:w="1682" w:type="dxa"/>
            <w:vMerge/>
            <w:vAlign w:val="center"/>
          </w:tcPr>
          <w:p w14:paraId="71A32BF4" w14:textId="77777777" w:rsidR="00FB1691" w:rsidRPr="00B474F8" w:rsidRDefault="00FB1691" w:rsidP="00FB1691">
            <w:pPr>
              <w:autoSpaceDE w:val="0"/>
              <w:autoSpaceDN w:val="0"/>
              <w:adjustRightInd w:val="0"/>
              <w:rPr>
                <w:rFonts w:ascii="Arial" w:hAnsi="Arial" w:cs="Arial"/>
                <w:color w:val="000000" w:themeColor="text1"/>
                <w:sz w:val="18"/>
                <w:szCs w:val="18"/>
              </w:rPr>
            </w:pPr>
          </w:p>
        </w:tc>
        <w:tc>
          <w:tcPr>
            <w:tcW w:w="994" w:type="dxa"/>
          </w:tcPr>
          <w:p w14:paraId="1BDA2DD3"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WSSS</w:t>
            </w:r>
          </w:p>
        </w:tc>
        <w:tc>
          <w:tcPr>
            <w:tcW w:w="776" w:type="dxa"/>
          </w:tcPr>
          <w:p w14:paraId="1C1CA6A3"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12316A6C" w14:textId="77777777" w:rsidR="00FB1691" w:rsidRPr="00B474F8" w:rsidRDefault="00FB1691" w:rsidP="00FB1691">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SINSGN0225A</w:t>
            </w:r>
          </w:p>
        </w:tc>
        <w:tc>
          <w:tcPr>
            <w:tcW w:w="2436" w:type="dxa"/>
          </w:tcPr>
          <w:p w14:paraId="0CCC7559"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FB1691" w:rsidRPr="00B474F8" w14:paraId="1B7409FC" w14:textId="77777777" w:rsidTr="006030BD">
        <w:tc>
          <w:tcPr>
            <w:tcW w:w="1682" w:type="dxa"/>
            <w:vAlign w:val="center"/>
          </w:tcPr>
          <w:p w14:paraId="5C1E4374" w14:textId="3F6A6456" w:rsidR="00FB1691" w:rsidRPr="00B474F8" w:rsidRDefault="00FB1691"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100E9B9A" w14:textId="6F9812CD" w:rsidR="00FB1691" w:rsidRPr="00B474F8" w:rsidRDefault="00FB1691"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FB1691" w:rsidRPr="00B474F8" w14:paraId="10F28534" w14:textId="77777777" w:rsidTr="000264F8">
        <w:tc>
          <w:tcPr>
            <w:tcW w:w="1682" w:type="dxa"/>
            <w:vAlign w:val="center"/>
          </w:tcPr>
          <w:p w14:paraId="1B83D181"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2B08F02C" w14:textId="77777777" w:rsidR="00FB1691" w:rsidRPr="00B474F8" w:rsidRDefault="00FB1691" w:rsidP="000264F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FB1691" w:rsidRPr="00B474F8" w14:paraId="12608F44" w14:textId="77777777" w:rsidTr="006030BD">
        <w:tc>
          <w:tcPr>
            <w:tcW w:w="1682" w:type="dxa"/>
            <w:vAlign w:val="center"/>
          </w:tcPr>
          <w:p w14:paraId="42ECDEBA" w14:textId="77777777" w:rsidR="00FB1691" w:rsidRPr="00B474F8" w:rsidRDefault="00FB1691" w:rsidP="00FB169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14296050"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FB1691" w:rsidRPr="00B474F8" w14:paraId="50E38817" w14:textId="77777777" w:rsidTr="006030BD">
        <w:tc>
          <w:tcPr>
            <w:tcW w:w="1682" w:type="dxa"/>
            <w:vAlign w:val="center"/>
          </w:tcPr>
          <w:p w14:paraId="1D64F201" w14:textId="1B996175" w:rsidR="00FB1691" w:rsidRPr="00B474F8" w:rsidRDefault="004463F6"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04A88ADA" w14:textId="190EFB8A" w:rsidR="00FB1691"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FB1691" w:rsidRPr="00B474F8" w14:paraId="0B6C2309" w14:textId="77777777" w:rsidTr="006030BD">
        <w:tc>
          <w:tcPr>
            <w:tcW w:w="1682" w:type="dxa"/>
            <w:vAlign w:val="center"/>
          </w:tcPr>
          <w:p w14:paraId="43E8AB5A" w14:textId="61F8E63A" w:rsidR="00FB1691" w:rsidRPr="00B474F8" w:rsidRDefault="00FB1691" w:rsidP="00FB1691">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50028318" w14:textId="77777777" w:rsidR="00FB1691" w:rsidRPr="00B474F8" w:rsidRDefault="00FB1691" w:rsidP="00FB1691">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RNAV10 (RNP10)</w:t>
            </w:r>
          </w:p>
        </w:tc>
      </w:tr>
      <w:tr w:rsidR="00F60E44" w:rsidRPr="00B474F8" w14:paraId="15B1C973" w14:textId="77777777" w:rsidTr="006030BD">
        <w:tc>
          <w:tcPr>
            <w:tcW w:w="1682" w:type="dxa"/>
            <w:vAlign w:val="center"/>
          </w:tcPr>
          <w:p w14:paraId="6D58AFC1" w14:textId="54A68A7E" w:rsidR="00F60E44" w:rsidRDefault="00F60E44" w:rsidP="00F60E44">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7E5B7559" w14:textId="0F70CC56" w:rsidR="00F60E44" w:rsidRPr="00B474F8" w:rsidRDefault="00F60E44" w:rsidP="00F60E44">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F60E44" w:rsidRPr="00B474F8" w14:paraId="1A5EAEE8" w14:textId="77777777" w:rsidTr="006030BD">
        <w:tc>
          <w:tcPr>
            <w:tcW w:w="1682" w:type="dxa"/>
            <w:vAlign w:val="center"/>
          </w:tcPr>
          <w:p w14:paraId="4E88D8A6" w14:textId="77777777" w:rsidR="00F60E44" w:rsidRPr="00B474F8" w:rsidRDefault="00F60E44" w:rsidP="00F60E44">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72EC43F9" w14:textId="77777777" w:rsidR="00F60E44" w:rsidRPr="00B474F8" w:rsidRDefault="00F60E44" w:rsidP="00F60E44">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CF8A855" w14:textId="77777777" w:rsidR="00F60E44" w:rsidRPr="00B474F8" w:rsidRDefault="00F60E44" w:rsidP="00F60E44">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F60E44" w:rsidRPr="00B474F8" w14:paraId="6E582AE1" w14:textId="77777777" w:rsidTr="006030BD">
        <w:tc>
          <w:tcPr>
            <w:tcW w:w="1682" w:type="dxa"/>
            <w:vAlign w:val="center"/>
          </w:tcPr>
          <w:p w14:paraId="3D68AEA8" w14:textId="77777777" w:rsidR="00F60E44" w:rsidRPr="00B474F8" w:rsidRDefault="00F60E44" w:rsidP="00F60E44">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74013B98" w14:textId="77777777" w:rsidR="00F60E44" w:rsidRPr="00B474F8" w:rsidRDefault="00F60E44" w:rsidP="00F60E44">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233C96" w:rsidRPr="00B474F8" w14:paraId="5D21D8E6" w14:textId="77777777" w:rsidTr="004E5DBA">
        <w:tc>
          <w:tcPr>
            <w:tcW w:w="7584" w:type="dxa"/>
            <w:gridSpan w:val="5"/>
            <w:shd w:val="clear" w:color="auto" w:fill="808080" w:themeFill="background1" w:themeFillShade="80"/>
          </w:tcPr>
          <w:p w14:paraId="46EBBF97" w14:textId="71981455" w:rsidR="00233C96" w:rsidRPr="00233C96" w:rsidRDefault="00233C96"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35" w:author="Hoang Duc Thanh-OCC" w:date="2026-09-03T10:24:00Z">
                <w:pPr>
                  <w:pStyle w:val="ListParagraph"/>
                  <w:numPr>
                    <w:numId w:val="44"/>
                  </w:numPr>
                  <w:autoSpaceDE w:val="0"/>
                  <w:autoSpaceDN w:val="0"/>
                  <w:adjustRightInd w:val="0"/>
                  <w:ind w:hanging="360"/>
                  <w:jc w:val="both"/>
                </w:pPr>
              </w:pPrChange>
            </w:pPr>
            <w:r w:rsidRPr="00233C96">
              <w:rPr>
                <w:rFonts w:ascii="Arial" w:hAnsi="Arial" w:cs="Arial"/>
                <w:b/>
                <w:color w:val="FFFFFF" w:themeColor="background1"/>
                <w:sz w:val="18"/>
                <w:szCs w:val="18"/>
              </w:rPr>
              <w:t xml:space="preserve">SGN – </w:t>
            </w:r>
            <w:r>
              <w:rPr>
                <w:rFonts w:ascii="Arial" w:hAnsi="Arial" w:cs="Arial"/>
                <w:b/>
                <w:color w:val="FFFFFF" w:themeColor="background1"/>
                <w:sz w:val="18"/>
                <w:szCs w:val="18"/>
              </w:rPr>
              <w:t>DPS</w:t>
            </w:r>
            <w:r w:rsidRPr="00233C96">
              <w:rPr>
                <w:rFonts w:ascii="Arial" w:hAnsi="Arial" w:cs="Arial"/>
                <w:b/>
                <w:color w:val="FFFFFF" w:themeColor="background1"/>
                <w:sz w:val="18"/>
                <w:szCs w:val="18"/>
              </w:rPr>
              <w:t xml:space="preserve"> – SGN</w:t>
            </w:r>
          </w:p>
        </w:tc>
      </w:tr>
      <w:tr w:rsidR="00233C96" w:rsidRPr="00B474F8" w14:paraId="0BD894F3" w14:textId="77777777" w:rsidTr="004E5DBA">
        <w:tc>
          <w:tcPr>
            <w:tcW w:w="1682" w:type="dxa"/>
            <w:vMerge w:val="restart"/>
            <w:vAlign w:val="center"/>
          </w:tcPr>
          <w:p w14:paraId="768ACF9C" w14:textId="77777777" w:rsidR="00233C96" w:rsidRPr="00B474F8" w:rsidRDefault="00233C96" w:rsidP="004E5DBA">
            <w:pPr>
              <w:autoSpaceDE w:val="0"/>
              <w:autoSpaceDN w:val="0"/>
              <w:adjustRightInd w:val="0"/>
              <w:rPr>
                <w:rFonts w:ascii="Arial" w:hAnsi="Arial" w:cs="Arial"/>
                <w:color w:val="000000" w:themeColor="text1"/>
                <w:sz w:val="18"/>
                <w:szCs w:val="18"/>
              </w:rPr>
            </w:pPr>
          </w:p>
        </w:tc>
        <w:tc>
          <w:tcPr>
            <w:tcW w:w="994" w:type="dxa"/>
          </w:tcPr>
          <w:p w14:paraId="464B8EA1" w14:textId="77777777" w:rsidR="00233C96" w:rsidRPr="00B474F8" w:rsidRDefault="00233C96" w:rsidP="004E5DBA">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776" w:type="dxa"/>
          </w:tcPr>
          <w:p w14:paraId="5BAB932C" w14:textId="575FE4AF" w:rsidR="00233C96" w:rsidRPr="00B474F8" w:rsidRDefault="00233C96"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WADD</w:t>
            </w:r>
          </w:p>
        </w:tc>
        <w:tc>
          <w:tcPr>
            <w:tcW w:w="1696" w:type="dxa"/>
          </w:tcPr>
          <w:p w14:paraId="6039F345" w14:textId="1F4FFC0D" w:rsidR="00233C96" w:rsidRPr="00B474F8" w:rsidRDefault="00233C96"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SGNDPS</w:t>
            </w:r>
          </w:p>
        </w:tc>
        <w:tc>
          <w:tcPr>
            <w:tcW w:w="2436" w:type="dxa"/>
          </w:tcPr>
          <w:p w14:paraId="2A369AAC" w14:textId="17847708"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WADL, WAAA</w:t>
            </w:r>
          </w:p>
        </w:tc>
      </w:tr>
      <w:tr w:rsidR="00233C96" w:rsidRPr="00B474F8" w14:paraId="47D207C2" w14:textId="77777777" w:rsidTr="004E5DBA">
        <w:tc>
          <w:tcPr>
            <w:tcW w:w="1682" w:type="dxa"/>
            <w:vMerge/>
            <w:vAlign w:val="center"/>
          </w:tcPr>
          <w:p w14:paraId="0ED6E74D" w14:textId="77777777" w:rsidR="00233C96" w:rsidRPr="00B474F8" w:rsidRDefault="00233C96" w:rsidP="004E5DBA">
            <w:pPr>
              <w:autoSpaceDE w:val="0"/>
              <w:autoSpaceDN w:val="0"/>
              <w:adjustRightInd w:val="0"/>
              <w:rPr>
                <w:rFonts w:ascii="Arial" w:hAnsi="Arial" w:cs="Arial"/>
                <w:color w:val="000000" w:themeColor="text1"/>
                <w:sz w:val="18"/>
                <w:szCs w:val="18"/>
              </w:rPr>
            </w:pPr>
          </w:p>
        </w:tc>
        <w:tc>
          <w:tcPr>
            <w:tcW w:w="994" w:type="dxa"/>
          </w:tcPr>
          <w:p w14:paraId="65743137" w14:textId="7A88B1B8" w:rsidR="00233C96" w:rsidRPr="00B474F8" w:rsidRDefault="00233C96"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WADD</w:t>
            </w:r>
          </w:p>
        </w:tc>
        <w:tc>
          <w:tcPr>
            <w:tcW w:w="776" w:type="dxa"/>
          </w:tcPr>
          <w:p w14:paraId="3590E652" w14:textId="77777777" w:rsidR="00233C96" w:rsidRPr="00B474F8" w:rsidRDefault="00233C96" w:rsidP="004E5DBA">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696" w:type="dxa"/>
          </w:tcPr>
          <w:p w14:paraId="12E09B61" w14:textId="3B432C6C" w:rsidR="00233C96" w:rsidRPr="00B474F8" w:rsidRDefault="00233C96"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DPSSGN</w:t>
            </w:r>
          </w:p>
        </w:tc>
        <w:tc>
          <w:tcPr>
            <w:tcW w:w="2436" w:type="dxa"/>
          </w:tcPr>
          <w:p w14:paraId="4DB58592"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233C96" w:rsidRPr="00B474F8" w14:paraId="779D03D7" w14:textId="77777777" w:rsidTr="004E5DBA">
        <w:tc>
          <w:tcPr>
            <w:tcW w:w="1682" w:type="dxa"/>
            <w:vAlign w:val="center"/>
          </w:tcPr>
          <w:p w14:paraId="5F806F85"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5D433D8C"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233C96" w:rsidRPr="00B474F8" w14:paraId="5F6CB8B9" w14:textId="77777777" w:rsidTr="004E5DBA">
        <w:tc>
          <w:tcPr>
            <w:tcW w:w="1682" w:type="dxa"/>
            <w:vAlign w:val="center"/>
          </w:tcPr>
          <w:p w14:paraId="5DA94318"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902" w:type="dxa"/>
            <w:gridSpan w:val="4"/>
            <w:vAlign w:val="center"/>
          </w:tcPr>
          <w:p w14:paraId="417FD074"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233C96" w:rsidRPr="00B474F8" w14:paraId="46EDCB64" w14:textId="77777777" w:rsidTr="004E5DBA">
        <w:tc>
          <w:tcPr>
            <w:tcW w:w="1682" w:type="dxa"/>
            <w:vAlign w:val="center"/>
          </w:tcPr>
          <w:p w14:paraId="68F76F17"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776DB60B"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233C96" w:rsidRPr="00B474F8" w14:paraId="3F0765F4" w14:textId="77777777" w:rsidTr="004E5DBA">
        <w:tc>
          <w:tcPr>
            <w:tcW w:w="1682" w:type="dxa"/>
            <w:vAlign w:val="center"/>
          </w:tcPr>
          <w:p w14:paraId="2BA09DDC"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4BD4D54A"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233C96" w:rsidRPr="00B474F8" w14:paraId="4B21F2F6" w14:textId="77777777" w:rsidTr="004E5DBA">
        <w:tc>
          <w:tcPr>
            <w:tcW w:w="1682" w:type="dxa"/>
            <w:vAlign w:val="center"/>
          </w:tcPr>
          <w:p w14:paraId="19DF14F7" w14:textId="77777777" w:rsidR="00233C96" w:rsidRPr="00B474F8"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E33FA9C"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RNAV10 (RNP10)</w:t>
            </w:r>
          </w:p>
        </w:tc>
      </w:tr>
      <w:tr w:rsidR="00233C96" w:rsidRPr="00B474F8" w14:paraId="76EFFD03" w14:textId="77777777" w:rsidTr="004E5DBA">
        <w:tc>
          <w:tcPr>
            <w:tcW w:w="1682" w:type="dxa"/>
            <w:vAlign w:val="center"/>
          </w:tcPr>
          <w:p w14:paraId="70729B5C" w14:textId="77777777" w:rsidR="00233C96" w:rsidRDefault="00233C96"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77BF0A03"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p>
        </w:tc>
      </w:tr>
      <w:tr w:rsidR="00233C96" w:rsidRPr="00B474F8" w14:paraId="37CBE457" w14:textId="77777777" w:rsidTr="004E5DBA">
        <w:tc>
          <w:tcPr>
            <w:tcW w:w="1682" w:type="dxa"/>
            <w:vAlign w:val="center"/>
          </w:tcPr>
          <w:p w14:paraId="6FCA59E4"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40E77F22"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C050635"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233C96" w:rsidRPr="00B474F8" w14:paraId="24F910E8" w14:textId="77777777" w:rsidTr="004E5DBA">
        <w:tc>
          <w:tcPr>
            <w:tcW w:w="1682" w:type="dxa"/>
            <w:vAlign w:val="center"/>
          </w:tcPr>
          <w:p w14:paraId="2403A337" w14:textId="77777777" w:rsidR="00233C96" w:rsidRPr="00B474F8" w:rsidRDefault="00233C96"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3A994501" w14:textId="77777777" w:rsidR="00233C96" w:rsidRPr="00B474F8" w:rsidRDefault="00233C96"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4E35BC" w:rsidRPr="00B474F8" w14:paraId="23B683C8" w14:textId="77777777" w:rsidTr="004E5DBA">
        <w:tc>
          <w:tcPr>
            <w:tcW w:w="7584" w:type="dxa"/>
            <w:gridSpan w:val="5"/>
            <w:shd w:val="clear" w:color="auto" w:fill="808080" w:themeFill="background1" w:themeFillShade="80"/>
          </w:tcPr>
          <w:p w14:paraId="47AF1B48" w14:textId="24D88A76" w:rsidR="004E35BC" w:rsidRPr="00233C96" w:rsidRDefault="004E35BC"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36"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HAN</w:t>
            </w:r>
            <w:r w:rsidRPr="00233C96">
              <w:rPr>
                <w:rFonts w:ascii="Arial" w:hAnsi="Arial" w:cs="Arial"/>
                <w:b/>
                <w:color w:val="FFFFFF" w:themeColor="background1"/>
                <w:sz w:val="18"/>
                <w:szCs w:val="18"/>
              </w:rPr>
              <w:t xml:space="preserve"> – </w:t>
            </w:r>
            <w:r>
              <w:rPr>
                <w:rFonts w:ascii="Arial" w:hAnsi="Arial" w:cs="Arial"/>
                <w:b/>
                <w:color w:val="FFFFFF" w:themeColor="background1"/>
                <w:sz w:val="18"/>
                <w:szCs w:val="18"/>
              </w:rPr>
              <w:t>CEB</w:t>
            </w:r>
            <w:r w:rsidRPr="00233C96">
              <w:rPr>
                <w:rFonts w:ascii="Arial" w:hAnsi="Arial" w:cs="Arial"/>
                <w:b/>
                <w:color w:val="FFFFFF" w:themeColor="background1"/>
                <w:sz w:val="18"/>
                <w:szCs w:val="18"/>
              </w:rPr>
              <w:t xml:space="preserve"> – </w:t>
            </w:r>
            <w:r>
              <w:rPr>
                <w:rFonts w:ascii="Arial" w:hAnsi="Arial" w:cs="Arial"/>
                <w:b/>
                <w:color w:val="FFFFFF" w:themeColor="background1"/>
                <w:sz w:val="18"/>
                <w:szCs w:val="18"/>
              </w:rPr>
              <w:t>HAN</w:t>
            </w:r>
          </w:p>
        </w:tc>
      </w:tr>
      <w:tr w:rsidR="004E35BC" w:rsidRPr="00B474F8" w14:paraId="0AB695C0" w14:textId="77777777" w:rsidTr="004E5DBA">
        <w:tc>
          <w:tcPr>
            <w:tcW w:w="1682" w:type="dxa"/>
            <w:vMerge w:val="restart"/>
            <w:vAlign w:val="center"/>
          </w:tcPr>
          <w:p w14:paraId="2BEA5557" w14:textId="77777777" w:rsidR="004E35BC" w:rsidRPr="00B474F8" w:rsidRDefault="004E35BC" w:rsidP="004E5DBA">
            <w:pPr>
              <w:autoSpaceDE w:val="0"/>
              <w:autoSpaceDN w:val="0"/>
              <w:adjustRightInd w:val="0"/>
              <w:rPr>
                <w:rFonts w:ascii="Arial" w:hAnsi="Arial" w:cs="Arial"/>
                <w:color w:val="000000" w:themeColor="text1"/>
                <w:sz w:val="18"/>
                <w:szCs w:val="18"/>
              </w:rPr>
            </w:pPr>
          </w:p>
        </w:tc>
        <w:tc>
          <w:tcPr>
            <w:tcW w:w="994" w:type="dxa"/>
          </w:tcPr>
          <w:p w14:paraId="57D8C199" w14:textId="15F6CF38" w:rsidR="004E35BC" w:rsidRPr="00B474F8" w:rsidRDefault="004E35BC">
            <w:pPr>
              <w:autoSpaceDE w:val="0"/>
              <w:autoSpaceDN w:val="0"/>
              <w:adjustRightInd w:val="0"/>
              <w:jc w:val="center"/>
              <w:rPr>
                <w:rFonts w:ascii="Arial" w:hAnsi="Arial" w:cs="Arial"/>
                <w:color w:val="000000" w:themeColor="text1"/>
                <w:sz w:val="18"/>
                <w:szCs w:val="18"/>
              </w:rPr>
            </w:pPr>
            <w:del w:id="1237" w:author="Hoang Duc Thanh-OCC" w:date="2026-04-08T15:41:00Z">
              <w:r w:rsidRPr="00B474F8" w:rsidDel="00FA2D39">
                <w:rPr>
                  <w:rFonts w:ascii="Arial" w:hAnsi="Arial" w:cs="Arial"/>
                  <w:color w:val="000000" w:themeColor="text1"/>
                  <w:sz w:val="18"/>
                  <w:szCs w:val="18"/>
                </w:rPr>
                <w:delText>VV</w:delText>
              </w:r>
              <w:r w:rsidDel="00FA2D39">
                <w:rPr>
                  <w:rFonts w:ascii="Arial" w:hAnsi="Arial" w:cs="Arial"/>
                  <w:color w:val="000000" w:themeColor="text1"/>
                  <w:sz w:val="18"/>
                  <w:szCs w:val="18"/>
                </w:rPr>
                <w:delText>NB</w:delText>
              </w:r>
            </w:del>
            <w:ins w:id="1238" w:author="Hoang Duc Thanh-OCC" w:date="2026-04-08T15:41:00Z">
              <w:r w:rsidR="00FA2D39" w:rsidRPr="00B474F8">
                <w:rPr>
                  <w:rFonts w:ascii="Arial" w:hAnsi="Arial" w:cs="Arial"/>
                  <w:color w:val="000000" w:themeColor="text1"/>
                  <w:sz w:val="18"/>
                  <w:szCs w:val="18"/>
                </w:rPr>
                <w:t>VV</w:t>
              </w:r>
              <w:r w:rsidR="00FA2D39">
                <w:rPr>
                  <w:rFonts w:ascii="Arial" w:hAnsi="Arial" w:cs="Arial"/>
                  <w:color w:val="000000" w:themeColor="text1"/>
                  <w:sz w:val="18"/>
                  <w:szCs w:val="18"/>
                </w:rPr>
                <w:t>NB</w:t>
              </w:r>
            </w:ins>
          </w:p>
        </w:tc>
        <w:tc>
          <w:tcPr>
            <w:tcW w:w="776" w:type="dxa"/>
          </w:tcPr>
          <w:p w14:paraId="3187E000" w14:textId="5B12DC69" w:rsidR="004E35BC" w:rsidRPr="00B474F8" w:rsidRDefault="004E35BC"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RPVM</w:t>
            </w:r>
          </w:p>
        </w:tc>
        <w:tc>
          <w:tcPr>
            <w:tcW w:w="1696" w:type="dxa"/>
          </w:tcPr>
          <w:p w14:paraId="44A93C89" w14:textId="1FDE7E05" w:rsidR="004E35BC" w:rsidRPr="00B474F8" w:rsidRDefault="004E35BC"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HANCEB01</w:t>
            </w:r>
          </w:p>
        </w:tc>
        <w:tc>
          <w:tcPr>
            <w:tcW w:w="2436" w:type="dxa"/>
          </w:tcPr>
          <w:p w14:paraId="2B843A20" w14:textId="064E3602"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RPVI, RPMD, RPLL</w:t>
            </w:r>
          </w:p>
        </w:tc>
      </w:tr>
      <w:tr w:rsidR="004E35BC" w:rsidRPr="00B474F8" w14:paraId="7A8755A8" w14:textId="77777777" w:rsidTr="004E5DBA">
        <w:tc>
          <w:tcPr>
            <w:tcW w:w="1682" w:type="dxa"/>
            <w:vMerge/>
            <w:vAlign w:val="center"/>
          </w:tcPr>
          <w:p w14:paraId="199B9C1A" w14:textId="77777777" w:rsidR="004E35BC" w:rsidRPr="00B474F8" w:rsidRDefault="004E35BC" w:rsidP="004E5DBA">
            <w:pPr>
              <w:autoSpaceDE w:val="0"/>
              <w:autoSpaceDN w:val="0"/>
              <w:adjustRightInd w:val="0"/>
              <w:rPr>
                <w:rFonts w:ascii="Arial" w:hAnsi="Arial" w:cs="Arial"/>
                <w:color w:val="000000" w:themeColor="text1"/>
                <w:sz w:val="18"/>
                <w:szCs w:val="18"/>
              </w:rPr>
            </w:pPr>
          </w:p>
        </w:tc>
        <w:tc>
          <w:tcPr>
            <w:tcW w:w="994" w:type="dxa"/>
          </w:tcPr>
          <w:p w14:paraId="01C05183" w14:textId="47F7B77A" w:rsidR="004E35BC" w:rsidRPr="00B474F8" w:rsidRDefault="004E35BC">
            <w:pPr>
              <w:autoSpaceDE w:val="0"/>
              <w:autoSpaceDN w:val="0"/>
              <w:adjustRightInd w:val="0"/>
              <w:jc w:val="center"/>
              <w:rPr>
                <w:rFonts w:ascii="Arial" w:hAnsi="Arial" w:cs="Arial"/>
                <w:color w:val="000000" w:themeColor="text1"/>
                <w:sz w:val="18"/>
                <w:szCs w:val="18"/>
              </w:rPr>
            </w:pPr>
            <w:del w:id="1239" w:author="Hoang Duc Thanh-OCC" w:date="2026-04-08T15:41:00Z">
              <w:r w:rsidDel="00FA2D39">
                <w:rPr>
                  <w:rFonts w:ascii="Arial" w:hAnsi="Arial" w:cs="Arial"/>
                  <w:color w:val="000000" w:themeColor="text1"/>
                  <w:sz w:val="18"/>
                  <w:szCs w:val="18"/>
                </w:rPr>
                <w:delText>RPVM</w:delText>
              </w:r>
            </w:del>
            <w:ins w:id="1240" w:author="Hoang Duc Thanh-OCC" w:date="2026-04-08T15:41:00Z">
              <w:r w:rsidR="00FA2D39">
                <w:rPr>
                  <w:rFonts w:ascii="Arial" w:hAnsi="Arial" w:cs="Arial"/>
                  <w:color w:val="000000" w:themeColor="text1"/>
                  <w:sz w:val="18"/>
                  <w:szCs w:val="18"/>
                </w:rPr>
                <w:t>RPVM</w:t>
              </w:r>
            </w:ins>
          </w:p>
        </w:tc>
        <w:tc>
          <w:tcPr>
            <w:tcW w:w="776" w:type="dxa"/>
          </w:tcPr>
          <w:p w14:paraId="4A03CDAE" w14:textId="33CD0858" w:rsidR="004E35BC" w:rsidRPr="00B474F8" w:rsidRDefault="004E35BC"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VVNB</w:t>
            </w:r>
          </w:p>
        </w:tc>
        <w:tc>
          <w:tcPr>
            <w:tcW w:w="1696" w:type="dxa"/>
          </w:tcPr>
          <w:p w14:paraId="0EF663CF" w14:textId="0A22EA36" w:rsidR="004E35BC" w:rsidRPr="00B474F8" w:rsidRDefault="004E35BC" w:rsidP="004E5DB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CEBHAN01</w:t>
            </w:r>
          </w:p>
        </w:tc>
        <w:tc>
          <w:tcPr>
            <w:tcW w:w="2436" w:type="dxa"/>
          </w:tcPr>
          <w:p w14:paraId="1D5FAD48" w14:textId="12A2F0C3"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4E35BC" w:rsidRPr="00B474F8" w14:paraId="4B294A00" w14:textId="77777777" w:rsidTr="004E5DBA">
        <w:tc>
          <w:tcPr>
            <w:tcW w:w="1682" w:type="dxa"/>
            <w:vAlign w:val="center"/>
          </w:tcPr>
          <w:p w14:paraId="34EDF835" w14:textId="77777777"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2857CB91" w14:textId="58314EAB" w:rsidR="004E35BC" w:rsidRPr="00B474F8" w:rsidRDefault="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w:t>
            </w:r>
            <w:del w:id="1241" w:author="Hoang Duc Thanh-OCC" w:date="2026-04-08T15:41:00Z">
              <w:r w:rsidDel="00FA2D39">
                <w:rPr>
                  <w:rFonts w:ascii="Arial" w:hAnsi="Arial" w:cs="Arial"/>
                  <w:color w:val="000000" w:themeColor="text1"/>
                  <w:sz w:val="18"/>
                  <w:szCs w:val="18"/>
                </w:rPr>
                <w:delText>ASIA</w:delText>
              </w:r>
            </w:del>
            <w:ins w:id="1242" w:author="Hoang Duc Thanh-OCC" w:date="2026-04-08T15:41:00Z">
              <w:r w:rsidR="00FA2D39">
                <w:rPr>
                  <w:rFonts w:ascii="Arial" w:hAnsi="Arial" w:cs="Arial"/>
                  <w:color w:val="000000" w:themeColor="text1"/>
                  <w:sz w:val="18"/>
                  <w:szCs w:val="18"/>
                </w:rPr>
                <w:t>ASIA</w:t>
              </w:r>
            </w:ins>
            <w:ins w:id="1243" w:author="Hoang Duc Thanh-OCC" w:date="2026-04-08T15:42:00Z">
              <w:r w:rsidR="00FA2D39">
                <w:rPr>
                  <w:rFonts w:ascii="Arial" w:hAnsi="Arial" w:cs="Arial"/>
                  <w:color w:val="000000" w:themeColor="text1"/>
                  <w:sz w:val="18"/>
                  <w:szCs w:val="18"/>
                </w:rPr>
                <w:t xml:space="preserve"> </w:t>
              </w:r>
            </w:ins>
          </w:p>
        </w:tc>
      </w:tr>
      <w:tr w:rsidR="004E35BC" w:rsidRPr="00B474F8" w14:paraId="7A2B336C" w14:textId="77777777" w:rsidTr="004E5DBA">
        <w:tc>
          <w:tcPr>
            <w:tcW w:w="1682" w:type="dxa"/>
            <w:vAlign w:val="center"/>
          </w:tcPr>
          <w:p w14:paraId="0A08B10E" w14:textId="1D124AB4"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Preferred </w:t>
            </w:r>
            <w:ins w:id="1244" w:author="Hoang Duc Thanh-OCC" w:date="2026-04-08T15:42:00Z">
              <w:r w:rsidR="00FA2D39">
                <w:rPr>
                  <w:rFonts w:ascii="Arial" w:hAnsi="Arial" w:cs="Arial"/>
                  <w:color w:val="000000" w:themeColor="text1"/>
                  <w:sz w:val="18"/>
                  <w:szCs w:val="18"/>
                </w:rPr>
                <w:t xml:space="preserve"> </w:t>
              </w:r>
            </w:ins>
            <w:r w:rsidRPr="00B474F8">
              <w:rPr>
                <w:rFonts w:ascii="Arial" w:hAnsi="Arial" w:cs="Arial"/>
                <w:color w:val="000000" w:themeColor="text1"/>
                <w:sz w:val="18"/>
                <w:szCs w:val="18"/>
              </w:rPr>
              <w:t xml:space="preserve">Enroute </w:t>
            </w:r>
            <w:ins w:id="1245" w:author="Hoang Duc Thanh-OCC" w:date="2026-04-08T15:42:00Z">
              <w:r w:rsidR="00FA2D39">
                <w:rPr>
                  <w:rFonts w:ascii="Arial" w:hAnsi="Arial" w:cs="Arial"/>
                  <w:color w:val="000000" w:themeColor="text1"/>
                  <w:sz w:val="18"/>
                  <w:szCs w:val="18"/>
                </w:rPr>
                <w:t xml:space="preserve"> </w:t>
              </w:r>
            </w:ins>
            <w:r w:rsidRPr="00B474F8">
              <w:rPr>
                <w:rFonts w:ascii="Arial" w:hAnsi="Arial" w:cs="Arial"/>
                <w:color w:val="000000" w:themeColor="text1"/>
                <w:sz w:val="18"/>
                <w:szCs w:val="18"/>
              </w:rPr>
              <w:t>Alternate Airport</w:t>
            </w:r>
            <w:ins w:id="1246" w:author="Hoang Duc Thanh-OCC" w:date="2026-04-08T15:42:00Z">
              <w:r w:rsidR="00FA2D39">
                <w:rPr>
                  <w:rFonts w:ascii="Arial" w:hAnsi="Arial" w:cs="Arial"/>
                  <w:color w:val="000000" w:themeColor="text1"/>
                  <w:sz w:val="18"/>
                  <w:szCs w:val="18"/>
                </w:rPr>
                <w:t xml:space="preserve"> </w:t>
              </w:r>
            </w:ins>
          </w:p>
        </w:tc>
        <w:tc>
          <w:tcPr>
            <w:tcW w:w="5902" w:type="dxa"/>
            <w:gridSpan w:val="4"/>
            <w:vAlign w:val="center"/>
          </w:tcPr>
          <w:p w14:paraId="0A7D0B67" w14:textId="56268802" w:rsidR="004E35BC" w:rsidRPr="00B474F8" w:rsidRDefault="004E35BC">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 xml:space="preserve">VVDN, </w:t>
            </w:r>
            <w:del w:id="1247" w:author="Hoang Duc Thanh-OCC" w:date="2026-04-08T15:41:00Z">
              <w:r w:rsidDel="00FA2D39">
                <w:rPr>
                  <w:rFonts w:ascii="Arial" w:hAnsi="Arial" w:cs="Arial"/>
                  <w:color w:val="000000" w:themeColor="text1"/>
                  <w:sz w:val="18"/>
                  <w:szCs w:val="18"/>
                </w:rPr>
                <w:delText>VVCR</w:delText>
              </w:r>
            </w:del>
            <w:ins w:id="1248" w:author="Hoang Duc Thanh-OCC" w:date="2026-04-08T15:41:00Z">
              <w:r w:rsidR="00FA2D39">
                <w:rPr>
                  <w:rFonts w:ascii="Arial" w:hAnsi="Arial" w:cs="Arial"/>
                  <w:color w:val="000000" w:themeColor="text1"/>
                  <w:sz w:val="18"/>
                  <w:szCs w:val="18"/>
                </w:rPr>
                <w:t>VVCR</w:t>
              </w:r>
            </w:ins>
            <w:ins w:id="1249" w:author="Hoang Duc Thanh-OCC" w:date="2026-04-08T15:42:00Z">
              <w:r w:rsidR="00FA2D39">
                <w:rPr>
                  <w:rFonts w:ascii="Arial" w:hAnsi="Arial" w:cs="Arial"/>
                  <w:color w:val="000000" w:themeColor="text1"/>
                  <w:sz w:val="18"/>
                  <w:szCs w:val="18"/>
                </w:rPr>
                <w:t xml:space="preserve">  </w:t>
              </w:r>
            </w:ins>
          </w:p>
        </w:tc>
      </w:tr>
      <w:tr w:rsidR="004E35BC" w:rsidRPr="00B474F8" w14:paraId="1B001C86" w14:textId="77777777" w:rsidTr="004E5DBA">
        <w:tc>
          <w:tcPr>
            <w:tcW w:w="1682" w:type="dxa"/>
            <w:vAlign w:val="center"/>
          </w:tcPr>
          <w:p w14:paraId="6660C199" w14:textId="77777777"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28F00517" w14:textId="14A864B2" w:rsidR="004E35BC" w:rsidRPr="00B474F8" w:rsidRDefault="004E35BC"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ins w:id="1250" w:author="Hoang Duc Thanh-OCC" w:date="2026-04-08T15:42:00Z">
              <w:r w:rsidR="00FA2D39">
                <w:rPr>
                  <w:rFonts w:ascii="Arial" w:hAnsi="Arial" w:cs="Arial"/>
                  <w:color w:val="000000" w:themeColor="text1"/>
                  <w:sz w:val="18"/>
                  <w:szCs w:val="18"/>
                </w:rPr>
                <w:t xml:space="preserve"> </w:t>
              </w:r>
            </w:ins>
          </w:p>
        </w:tc>
      </w:tr>
      <w:tr w:rsidR="004E35BC" w:rsidRPr="00B474F8" w14:paraId="3E840BC1" w14:textId="77777777" w:rsidTr="004E5DBA">
        <w:tc>
          <w:tcPr>
            <w:tcW w:w="1682" w:type="dxa"/>
            <w:vAlign w:val="center"/>
          </w:tcPr>
          <w:p w14:paraId="6E52F9FF" w14:textId="77777777"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004DAA1F" w14:textId="1A559D87"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ins w:id="1251" w:author="Hoang Duc Thanh-OCC" w:date="2026-04-08T15:42:00Z">
              <w:r w:rsidR="00FA2D39">
                <w:rPr>
                  <w:rFonts w:ascii="Arial" w:hAnsi="Arial" w:cs="Arial"/>
                  <w:sz w:val="18"/>
                  <w:szCs w:val="18"/>
                </w:rPr>
                <w:t xml:space="preserve"> </w:t>
              </w:r>
            </w:ins>
          </w:p>
        </w:tc>
      </w:tr>
      <w:tr w:rsidR="004E35BC" w:rsidRPr="00B474F8" w14:paraId="17F5A7E9" w14:textId="77777777" w:rsidTr="004E5DBA">
        <w:tc>
          <w:tcPr>
            <w:tcW w:w="1682" w:type="dxa"/>
            <w:vAlign w:val="center"/>
          </w:tcPr>
          <w:p w14:paraId="6AC3B032" w14:textId="77777777" w:rsidR="004E35BC" w:rsidRPr="00B474F8"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704B6885" w14:textId="0FDADF04" w:rsidR="004E35BC" w:rsidRPr="00B474F8" w:rsidRDefault="004E35BC" w:rsidP="004E35BC">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w:t>
            </w:r>
            <w:r>
              <w:rPr>
                <w:rFonts w:ascii="Arial" w:hAnsi="Arial" w:cs="Arial"/>
                <w:color w:val="000000" w:themeColor="text1"/>
                <w:sz w:val="18"/>
                <w:szCs w:val="18"/>
              </w:rPr>
              <w:t>5</w:t>
            </w:r>
            <w:ins w:id="1252" w:author="Hoang Duc Thanh-OCC" w:date="2026-04-08T15:42:00Z">
              <w:r w:rsidR="00FA2D39">
                <w:rPr>
                  <w:rFonts w:ascii="Arial" w:hAnsi="Arial" w:cs="Arial"/>
                  <w:color w:val="000000" w:themeColor="text1"/>
                  <w:sz w:val="18"/>
                  <w:szCs w:val="18"/>
                </w:rPr>
                <w:t xml:space="preserve"> </w:t>
              </w:r>
            </w:ins>
          </w:p>
        </w:tc>
      </w:tr>
      <w:tr w:rsidR="004E35BC" w:rsidRPr="00B474F8" w14:paraId="6D0F9CA8" w14:textId="77777777" w:rsidTr="004E5DBA">
        <w:tc>
          <w:tcPr>
            <w:tcW w:w="1682" w:type="dxa"/>
            <w:vAlign w:val="center"/>
          </w:tcPr>
          <w:p w14:paraId="46375735" w14:textId="77777777" w:rsidR="004E35BC" w:rsidRDefault="004E35BC" w:rsidP="004E5DB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5419639F" w14:textId="2FE0A6F8" w:rsidR="004E35BC" w:rsidRPr="00B474F8" w:rsidRDefault="004E35BC" w:rsidP="004E5DB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 PBCS</w:t>
            </w:r>
            <w:ins w:id="1253" w:author="Hoang Duc Thanh-OCC" w:date="2026-04-08T15:42:00Z">
              <w:r w:rsidR="00FA2D39">
                <w:rPr>
                  <w:rFonts w:ascii="Arial" w:hAnsi="Arial" w:cs="Arial"/>
                  <w:color w:val="000000" w:themeColor="text1"/>
                  <w:sz w:val="18"/>
                  <w:szCs w:val="18"/>
                </w:rPr>
                <w:t xml:space="preserve"> </w:t>
              </w:r>
            </w:ins>
          </w:p>
        </w:tc>
      </w:tr>
      <w:tr w:rsidR="004E35BC" w:rsidRPr="00B474F8" w14:paraId="06FA7951" w14:textId="77777777" w:rsidTr="004E5DBA">
        <w:tc>
          <w:tcPr>
            <w:tcW w:w="1682" w:type="dxa"/>
            <w:vAlign w:val="center"/>
          </w:tcPr>
          <w:p w14:paraId="0AF9C754" w14:textId="77777777"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2B60A361" w14:textId="19F20380" w:rsidR="004E35BC" w:rsidRPr="00B474F8" w:rsidRDefault="004E35BC"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ins w:id="1254" w:author="Hoang Duc Thanh-OCC" w:date="2026-04-08T15:42:00Z">
              <w:r w:rsidR="00FA2D39">
                <w:rPr>
                  <w:rFonts w:ascii="Arial" w:hAnsi="Arial" w:cs="Arial"/>
                  <w:color w:val="000000" w:themeColor="text1"/>
                  <w:sz w:val="18"/>
                  <w:szCs w:val="18"/>
                </w:rPr>
                <w:t xml:space="preserve"> </w:t>
              </w:r>
            </w:ins>
          </w:p>
          <w:p w14:paraId="35688D1E" w14:textId="7C75CEFE" w:rsidR="004E35BC" w:rsidRPr="00B474F8" w:rsidRDefault="004E35BC" w:rsidP="004E5DB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id="1255" w:author="Hoang Duc Thanh-OCC" w:date="2026-04-08T15:42:00Z">
              <w:r w:rsidR="00FA2D39">
                <w:rPr>
                  <w:rFonts w:ascii="Arial" w:hAnsi="Arial" w:cs="Arial"/>
                  <w:color w:val="000000" w:themeColor="text1"/>
                  <w:sz w:val="18"/>
                  <w:szCs w:val="18"/>
                </w:rPr>
                <w:t xml:space="preserve"> </w:t>
              </w:r>
            </w:ins>
          </w:p>
        </w:tc>
      </w:tr>
      <w:tr w:rsidR="004E35BC" w:rsidRPr="00B474F8" w14:paraId="02869A32" w14:textId="77777777" w:rsidTr="004E5DBA">
        <w:tc>
          <w:tcPr>
            <w:tcW w:w="1682" w:type="dxa"/>
            <w:vAlign w:val="center"/>
          </w:tcPr>
          <w:p w14:paraId="520CBB7E" w14:textId="77777777" w:rsidR="004E35BC" w:rsidRPr="00B474F8" w:rsidRDefault="004E35BC" w:rsidP="004E5DB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4D81AAE9" w14:textId="26DF6F94" w:rsidR="004E35BC" w:rsidRPr="00B474F8" w:rsidRDefault="004E35BC" w:rsidP="004E5DB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ins w:id="1256" w:author="Hoang Duc Thanh-OCC" w:date="2026-04-08T15:42:00Z">
              <w:r w:rsidR="00FA2D39">
                <w:rPr>
                  <w:rFonts w:ascii="Arial" w:hAnsi="Arial" w:cs="Arial"/>
                  <w:color w:val="000000" w:themeColor="text1"/>
                  <w:sz w:val="18"/>
                  <w:szCs w:val="18"/>
                </w:rPr>
                <w:t xml:space="preserve"> </w:t>
              </w:r>
            </w:ins>
          </w:p>
        </w:tc>
      </w:tr>
      <w:tr w:rsidR="00B04817" w:rsidRPr="00B474F8" w14:paraId="5DC7214F" w14:textId="77777777" w:rsidTr="00A2240A">
        <w:tc>
          <w:tcPr>
            <w:tcW w:w="7584" w:type="dxa"/>
            <w:gridSpan w:val="5"/>
            <w:shd w:val="clear" w:color="auto" w:fill="808080" w:themeFill="background1" w:themeFillShade="80"/>
          </w:tcPr>
          <w:p w14:paraId="2D6383E1" w14:textId="628CD12B" w:rsidR="00B04817" w:rsidRPr="00B474F8" w:rsidRDefault="00B0481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57"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HAN</w:t>
            </w:r>
            <w:r w:rsidRPr="00B474F8">
              <w:rPr>
                <w:rFonts w:ascii="Arial" w:hAnsi="Arial" w:cs="Arial"/>
                <w:b/>
                <w:color w:val="FFFFFF" w:themeColor="background1"/>
                <w:sz w:val="18"/>
                <w:szCs w:val="18"/>
              </w:rPr>
              <w:t xml:space="preserve"> – KUL – </w:t>
            </w:r>
            <w:r>
              <w:rPr>
                <w:rFonts w:ascii="Arial" w:hAnsi="Arial" w:cs="Arial"/>
                <w:b/>
                <w:color w:val="FFFFFF" w:themeColor="background1"/>
                <w:sz w:val="18"/>
                <w:szCs w:val="18"/>
              </w:rPr>
              <w:t>HAN</w:t>
            </w:r>
          </w:p>
        </w:tc>
      </w:tr>
      <w:tr w:rsidR="00B04817" w:rsidRPr="00B474F8" w14:paraId="07456FB8" w14:textId="77777777" w:rsidTr="00A2240A">
        <w:tc>
          <w:tcPr>
            <w:tcW w:w="1682" w:type="dxa"/>
            <w:vMerge w:val="restart"/>
            <w:vAlign w:val="center"/>
          </w:tcPr>
          <w:p w14:paraId="3B55B3FC"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994" w:type="dxa"/>
          </w:tcPr>
          <w:p w14:paraId="61E68DAE" w14:textId="61FED319" w:rsidR="00B04817" w:rsidRPr="00B474F8" w:rsidRDefault="00B04817">
            <w:pPr>
              <w:autoSpaceDE w:val="0"/>
              <w:autoSpaceDN w:val="0"/>
              <w:adjustRightInd w:val="0"/>
              <w:jc w:val="center"/>
              <w:rPr>
                <w:rFonts w:ascii="Arial" w:hAnsi="Arial" w:cs="Arial"/>
                <w:color w:val="000000" w:themeColor="text1"/>
                <w:sz w:val="18"/>
                <w:szCs w:val="18"/>
              </w:rPr>
            </w:pPr>
            <w:del w:id="1258" w:author="Hoang Duc Thanh-OCC" w:date="2026-04-08T15:41:00Z">
              <w:r w:rsidDel="00FA2D39">
                <w:rPr>
                  <w:rFonts w:ascii="Arial" w:hAnsi="Arial" w:cs="Arial"/>
                  <w:color w:val="000000" w:themeColor="text1"/>
                  <w:sz w:val="18"/>
                  <w:szCs w:val="18"/>
                </w:rPr>
                <w:delText>VVNB</w:delText>
              </w:r>
            </w:del>
            <w:ins w:id="1259" w:author="Hoang Duc Thanh-OCC" w:date="2026-04-08T15:41:00Z">
              <w:r w:rsidR="00FA2D39">
                <w:rPr>
                  <w:rFonts w:ascii="Arial" w:hAnsi="Arial" w:cs="Arial"/>
                  <w:color w:val="000000" w:themeColor="text1"/>
                  <w:sz w:val="18"/>
                  <w:szCs w:val="18"/>
                </w:rPr>
                <w:t>VVNB</w:t>
              </w:r>
            </w:ins>
            <w:ins w:id="1260" w:author="Hoang Duc Thanh-OCC" w:date="2026-04-08T15:42:00Z">
              <w:r w:rsidR="008B154B">
                <w:rPr>
                  <w:rFonts w:ascii="Arial" w:hAnsi="Arial" w:cs="Arial"/>
                  <w:color w:val="000000" w:themeColor="text1"/>
                  <w:sz w:val="18"/>
                  <w:szCs w:val="18"/>
                </w:rPr>
                <w:t xml:space="preserve"> </w:t>
              </w:r>
            </w:ins>
          </w:p>
        </w:tc>
        <w:tc>
          <w:tcPr>
            <w:tcW w:w="776" w:type="dxa"/>
          </w:tcPr>
          <w:p w14:paraId="64D642D2" w14:textId="77777777" w:rsidR="00B04817" w:rsidRPr="00B474F8" w:rsidRDefault="00B04817" w:rsidP="00A2240A">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WMKK</w:t>
            </w:r>
          </w:p>
        </w:tc>
        <w:tc>
          <w:tcPr>
            <w:tcW w:w="1696" w:type="dxa"/>
          </w:tcPr>
          <w:p w14:paraId="0ACE60BD" w14:textId="00D15BED"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HANKUL01</w:t>
            </w:r>
          </w:p>
        </w:tc>
        <w:tc>
          <w:tcPr>
            <w:tcW w:w="2436" w:type="dxa"/>
          </w:tcPr>
          <w:p w14:paraId="2A61DC19"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WMKJ, WMKP, WSSS</w:t>
            </w:r>
          </w:p>
        </w:tc>
      </w:tr>
      <w:tr w:rsidR="00B04817" w:rsidRPr="00B474F8" w14:paraId="6C485794" w14:textId="77777777" w:rsidTr="00A2240A">
        <w:tc>
          <w:tcPr>
            <w:tcW w:w="1682" w:type="dxa"/>
            <w:vMerge/>
            <w:vAlign w:val="center"/>
          </w:tcPr>
          <w:p w14:paraId="0DDBA802"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994" w:type="dxa"/>
          </w:tcPr>
          <w:p w14:paraId="3EC9171D" w14:textId="48F41CC8" w:rsidR="00B04817" w:rsidRPr="00B474F8" w:rsidRDefault="00B04817" w:rsidP="00A2240A">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WMKK</w:t>
            </w:r>
            <w:ins w:id="1261" w:author="Hoang Duc Thanh-OCC" w:date="2026-04-08T15:42:00Z">
              <w:r w:rsidR="008B154B">
                <w:rPr>
                  <w:rFonts w:ascii="Arial" w:hAnsi="Arial" w:cs="Arial"/>
                  <w:color w:val="000000" w:themeColor="text1"/>
                  <w:sz w:val="18"/>
                  <w:szCs w:val="18"/>
                </w:rPr>
                <w:t xml:space="preserve"> </w:t>
              </w:r>
            </w:ins>
          </w:p>
        </w:tc>
        <w:tc>
          <w:tcPr>
            <w:tcW w:w="776" w:type="dxa"/>
          </w:tcPr>
          <w:p w14:paraId="43888AD4" w14:textId="264C6CE6"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VVNB</w:t>
            </w:r>
          </w:p>
        </w:tc>
        <w:tc>
          <w:tcPr>
            <w:tcW w:w="1696" w:type="dxa"/>
          </w:tcPr>
          <w:p w14:paraId="6842B1F1" w14:textId="477D79CF"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KULHAN01</w:t>
            </w:r>
          </w:p>
        </w:tc>
        <w:tc>
          <w:tcPr>
            <w:tcW w:w="2436" w:type="dxa"/>
          </w:tcPr>
          <w:p w14:paraId="61B15CF7" w14:textId="3A955653"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VVVH, VVCI</w:t>
            </w:r>
          </w:p>
        </w:tc>
      </w:tr>
      <w:tr w:rsidR="00B04817" w:rsidRPr="00B474F8" w14:paraId="5128313D" w14:textId="77777777" w:rsidTr="00A2240A">
        <w:trPr>
          <w:trHeight w:val="367"/>
        </w:trPr>
        <w:tc>
          <w:tcPr>
            <w:tcW w:w="1682" w:type="dxa"/>
            <w:vAlign w:val="center"/>
          </w:tcPr>
          <w:p w14:paraId="2E54BF87"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vAlign w:val="center"/>
          </w:tcPr>
          <w:p w14:paraId="04447424" w14:textId="7036EC9C"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ins w:id="1262" w:author="Hoang Duc Thanh-OCC" w:date="2026-04-08T15:42:00Z">
              <w:r w:rsidR="008B154B">
                <w:rPr>
                  <w:rFonts w:ascii="Arial" w:hAnsi="Arial" w:cs="Arial"/>
                  <w:color w:val="000000" w:themeColor="text1"/>
                  <w:sz w:val="18"/>
                  <w:szCs w:val="18"/>
                </w:rPr>
                <w:t xml:space="preserve"> </w:t>
              </w:r>
            </w:ins>
          </w:p>
        </w:tc>
      </w:tr>
      <w:tr w:rsidR="00B04817" w:rsidRPr="00B474F8" w14:paraId="7A4C0BC1" w14:textId="77777777" w:rsidTr="00A2240A">
        <w:tc>
          <w:tcPr>
            <w:tcW w:w="1682" w:type="dxa"/>
            <w:vAlign w:val="center"/>
          </w:tcPr>
          <w:p w14:paraId="0DF5D8CA" w14:textId="44ADBB1B"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Preferred </w:t>
            </w:r>
            <w:ins w:id="1263" w:author="Hoang Duc Thanh-OCC" w:date="2026-04-08T15:42:00Z">
              <w:r w:rsidR="008B154B">
                <w:rPr>
                  <w:rFonts w:ascii="Arial" w:hAnsi="Arial" w:cs="Arial"/>
                  <w:color w:val="000000" w:themeColor="text1"/>
                  <w:sz w:val="18"/>
                  <w:szCs w:val="18"/>
                </w:rPr>
                <w:t xml:space="preserve"> </w:t>
              </w:r>
            </w:ins>
            <w:r w:rsidRPr="00B474F8">
              <w:rPr>
                <w:rFonts w:ascii="Arial" w:hAnsi="Arial" w:cs="Arial"/>
                <w:color w:val="000000" w:themeColor="text1"/>
                <w:sz w:val="18"/>
                <w:szCs w:val="18"/>
              </w:rPr>
              <w:t xml:space="preserve">Enroute </w:t>
            </w:r>
            <w:ins w:id="1264" w:author="Hoang Duc Thanh-OCC" w:date="2026-04-08T15:42:00Z">
              <w:r w:rsidR="008B154B">
                <w:rPr>
                  <w:rFonts w:ascii="Arial" w:hAnsi="Arial" w:cs="Arial"/>
                  <w:color w:val="000000" w:themeColor="text1"/>
                  <w:sz w:val="18"/>
                  <w:szCs w:val="18"/>
                </w:rPr>
                <w:t xml:space="preserve"> </w:t>
              </w:r>
            </w:ins>
            <w:r w:rsidRPr="00B474F8">
              <w:rPr>
                <w:rFonts w:ascii="Arial" w:hAnsi="Arial" w:cs="Arial"/>
                <w:color w:val="000000" w:themeColor="text1"/>
                <w:sz w:val="18"/>
                <w:szCs w:val="18"/>
              </w:rPr>
              <w:t>Alternate Airport</w:t>
            </w:r>
            <w:ins w:id="1265" w:author="Hoang Duc Thanh-OCC" w:date="2026-04-08T15:42:00Z">
              <w:r w:rsidR="008B154B">
                <w:rPr>
                  <w:rFonts w:ascii="Arial" w:hAnsi="Arial" w:cs="Arial"/>
                  <w:color w:val="000000" w:themeColor="text1"/>
                  <w:sz w:val="18"/>
                  <w:szCs w:val="18"/>
                </w:rPr>
                <w:t xml:space="preserve"> </w:t>
              </w:r>
            </w:ins>
          </w:p>
        </w:tc>
        <w:tc>
          <w:tcPr>
            <w:tcW w:w="5902" w:type="dxa"/>
            <w:gridSpan w:val="4"/>
            <w:vAlign w:val="center"/>
          </w:tcPr>
          <w:p w14:paraId="2B8A78E1"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B04817" w:rsidRPr="00B474F8" w14:paraId="4E7CFACA" w14:textId="77777777" w:rsidTr="00A2240A">
        <w:tc>
          <w:tcPr>
            <w:tcW w:w="1682" w:type="dxa"/>
            <w:vAlign w:val="center"/>
          </w:tcPr>
          <w:p w14:paraId="526BD7E9"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0E46D599" w14:textId="16750208"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ins w:id="1266" w:author="Hoang Duc Thanh-OCC" w:date="2026-04-08T15:42:00Z">
              <w:r w:rsidR="008B154B">
                <w:rPr>
                  <w:rFonts w:ascii="Arial" w:hAnsi="Arial" w:cs="Arial"/>
                  <w:color w:val="000000" w:themeColor="text1"/>
                  <w:sz w:val="18"/>
                  <w:szCs w:val="18"/>
                </w:rPr>
                <w:t xml:space="preserve"> </w:t>
              </w:r>
            </w:ins>
          </w:p>
        </w:tc>
      </w:tr>
      <w:tr w:rsidR="00B04817" w:rsidRPr="00B474F8" w14:paraId="2EAC9A3A" w14:textId="77777777" w:rsidTr="00A2240A">
        <w:tc>
          <w:tcPr>
            <w:tcW w:w="1682" w:type="dxa"/>
            <w:vAlign w:val="center"/>
          </w:tcPr>
          <w:p w14:paraId="2BADF7AB"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4C031E42" w14:textId="5A784493"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ins w:id="1267" w:author="Hoang Duc Thanh-OCC" w:date="2026-04-08T15:42:00Z">
              <w:r w:rsidR="008B154B">
                <w:rPr>
                  <w:rFonts w:ascii="Arial" w:hAnsi="Arial" w:cs="Arial"/>
                  <w:sz w:val="18"/>
                  <w:szCs w:val="18"/>
                </w:rPr>
                <w:t xml:space="preserve"> </w:t>
              </w:r>
            </w:ins>
          </w:p>
        </w:tc>
      </w:tr>
      <w:tr w:rsidR="00B04817" w:rsidRPr="00B474F8" w14:paraId="4AA29CBA" w14:textId="77777777" w:rsidTr="00A2240A">
        <w:tc>
          <w:tcPr>
            <w:tcW w:w="1682" w:type="dxa"/>
            <w:vAlign w:val="center"/>
          </w:tcPr>
          <w:p w14:paraId="2EA56B27"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B0C86F8" w14:textId="404A4C03"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RNAV10 (RNP10)</w:t>
            </w:r>
            <w:ins w:id="1268" w:author="Hoang Duc Thanh-OCC" w:date="2026-04-08T15:42:00Z">
              <w:r w:rsidR="008B154B">
                <w:rPr>
                  <w:rFonts w:ascii="Arial" w:hAnsi="Arial" w:cs="Arial"/>
                  <w:color w:val="000000" w:themeColor="text1"/>
                  <w:sz w:val="18"/>
                  <w:szCs w:val="18"/>
                </w:rPr>
                <w:t xml:space="preserve"> </w:t>
              </w:r>
            </w:ins>
          </w:p>
        </w:tc>
      </w:tr>
      <w:tr w:rsidR="00B04817" w:rsidRPr="00B474F8" w14:paraId="1CFDC3E3" w14:textId="77777777" w:rsidTr="00A2240A">
        <w:tc>
          <w:tcPr>
            <w:tcW w:w="1682" w:type="dxa"/>
            <w:vAlign w:val="center"/>
          </w:tcPr>
          <w:p w14:paraId="5B637418" w14:textId="77777777" w:rsidR="00B04817"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1169A579" w14:textId="273F18F1" w:rsidR="00B04817" w:rsidRPr="00B474F8" w:rsidRDefault="00B04817" w:rsidP="00A2240A">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ins w:id="1269" w:author="Hoang Duc Thanh-OCC" w:date="2026-04-08T15:42:00Z">
              <w:r w:rsidR="008B154B">
                <w:rPr>
                  <w:rFonts w:ascii="Arial" w:hAnsi="Arial" w:cs="Arial"/>
                  <w:color w:val="000000" w:themeColor="text1"/>
                  <w:sz w:val="18"/>
                  <w:szCs w:val="18"/>
                </w:rPr>
                <w:t xml:space="preserve"> </w:t>
              </w:r>
            </w:ins>
          </w:p>
        </w:tc>
      </w:tr>
      <w:tr w:rsidR="00B04817" w:rsidRPr="00B474F8" w14:paraId="725D5DC5" w14:textId="77777777" w:rsidTr="00A2240A">
        <w:tc>
          <w:tcPr>
            <w:tcW w:w="1682" w:type="dxa"/>
            <w:vAlign w:val="center"/>
          </w:tcPr>
          <w:p w14:paraId="4E50A665"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070C3CBF" w14:textId="5C88EC38"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ins w:id="1270" w:author="Hoang Duc Thanh-OCC" w:date="2026-04-08T15:42:00Z">
              <w:r w:rsidR="008B154B">
                <w:rPr>
                  <w:rFonts w:ascii="Arial" w:hAnsi="Arial" w:cs="Arial"/>
                  <w:color w:val="000000" w:themeColor="text1"/>
                  <w:sz w:val="18"/>
                  <w:szCs w:val="18"/>
                </w:rPr>
                <w:t xml:space="preserve"> </w:t>
              </w:r>
            </w:ins>
          </w:p>
          <w:p w14:paraId="7B832CDF" w14:textId="7404A21B"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id="1271" w:author="Hoang Duc Thanh-OCC" w:date="2026-04-08T15:42:00Z">
              <w:r w:rsidR="008B154B">
                <w:rPr>
                  <w:rFonts w:ascii="Arial" w:hAnsi="Arial" w:cs="Arial"/>
                  <w:color w:val="000000" w:themeColor="text1"/>
                  <w:sz w:val="18"/>
                  <w:szCs w:val="18"/>
                </w:rPr>
                <w:t xml:space="preserve"> </w:t>
              </w:r>
            </w:ins>
          </w:p>
        </w:tc>
      </w:tr>
      <w:tr w:rsidR="00B04817" w:rsidRPr="00B474F8" w14:paraId="7FB207E3" w14:textId="77777777" w:rsidTr="00A2240A">
        <w:tc>
          <w:tcPr>
            <w:tcW w:w="1682" w:type="dxa"/>
            <w:vAlign w:val="center"/>
          </w:tcPr>
          <w:p w14:paraId="02E34B07"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64C1F3C7" w14:textId="59217B22"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ins w:id="1272" w:author="Hoang Duc Thanh-OCC" w:date="2026-04-08T15:42:00Z">
              <w:r w:rsidR="008B154B">
                <w:rPr>
                  <w:rFonts w:ascii="Arial" w:hAnsi="Arial" w:cs="Arial"/>
                  <w:color w:val="000000" w:themeColor="text1"/>
                  <w:sz w:val="18"/>
                  <w:szCs w:val="18"/>
                </w:rPr>
                <w:t xml:space="preserve"> </w:t>
              </w:r>
            </w:ins>
          </w:p>
        </w:tc>
      </w:tr>
      <w:tr w:rsidR="00B04817" w:rsidRPr="00B474F8" w14:paraId="293C8D51" w14:textId="77777777" w:rsidTr="00A2240A">
        <w:tc>
          <w:tcPr>
            <w:tcW w:w="7584" w:type="dxa"/>
            <w:gridSpan w:val="5"/>
            <w:shd w:val="clear" w:color="auto" w:fill="808080" w:themeFill="background1" w:themeFillShade="80"/>
          </w:tcPr>
          <w:p w14:paraId="17AB7F3A" w14:textId="62F208A0" w:rsidR="00B04817" w:rsidRPr="00B474F8" w:rsidRDefault="00B0481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73"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HAN</w:t>
            </w:r>
            <w:r w:rsidRPr="00B474F8">
              <w:rPr>
                <w:rFonts w:ascii="Arial" w:hAnsi="Arial" w:cs="Arial"/>
                <w:b/>
                <w:color w:val="FFFFFF" w:themeColor="background1"/>
                <w:sz w:val="18"/>
                <w:szCs w:val="18"/>
              </w:rPr>
              <w:t xml:space="preserve"> – </w:t>
            </w:r>
            <w:r>
              <w:rPr>
                <w:rFonts w:ascii="Arial" w:hAnsi="Arial" w:cs="Arial"/>
                <w:b/>
                <w:color w:val="FFFFFF" w:themeColor="background1"/>
                <w:sz w:val="18"/>
                <w:szCs w:val="18"/>
              </w:rPr>
              <w:t>BKK</w:t>
            </w:r>
            <w:r w:rsidRPr="00B474F8">
              <w:rPr>
                <w:rFonts w:ascii="Arial" w:hAnsi="Arial" w:cs="Arial"/>
                <w:b/>
                <w:color w:val="FFFFFF" w:themeColor="background1"/>
                <w:sz w:val="18"/>
                <w:szCs w:val="18"/>
              </w:rPr>
              <w:t xml:space="preserve"> – </w:t>
            </w:r>
            <w:r>
              <w:rPr>
                <w:rFonts w:ascii="Arial" w:hAnsi="Arial" w:cs="Arial"/>
                <w:b/>
                <w:color w:val="FFFFFF" w:themeColor="background1"/>
                <w:sz w:val="18"/>
                <w:szCs w:val="18"/>
              </w:rPr>
              <w:t>HAN</w:t>
            </w:r>
          </w:p>
        </w:tc>
      </w:tr>
      <w:tr w:rsidR="00B04817" w:rsidRPr="00B474F8" w14:paraId="501E3AB3" w14:textId="77777777" w:rsidTr="00A2240A">
        <w:tc>
          <w:tcPr>
            <w:tcW w:w="1682" w:type="dxa"/>
            <w:vMerge w:val="restart"/>
            <w:vAlign w:val="center"/>
          </w:tcPr>
          <w:p w14:paraId="13062D94"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994" w:type="dxa"/>
          </w:tcPr>
          <w:p w14:paraId="6F0F2F60" w14:textId="60C45A6B"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VVNB</w:t>
            </w:r>
            <w:ins w:id="1274" w:author="Hoang Duc Thanh-OCC" w:date="2026-04-08T15:42:00Z">
              <w:r w:rsidR="008B154B">
                <w:rPr>
                  <w:rFonts w:ascii="Arial" w:hAnsi="Arial" w:cs="Arial"/>
                  <w:color w:val="000000" w:themeColor="text1"/>
                  <w:sz w:val="18"/>
                  <w:szCs w:val="18"/>
                </w:rPr>
                <w:t xml:space="preserve"> </w:t>
              </w:r>
            </w:ins>
          </w:p>
        </w:tc>
        <w:tc>
          <w:tcPr>
            <w:tcW w:w="776" w:type="dxa"/>
          </w:tcPr>
          <w:p w14:paraId="349960F3" w14:textId="77777777" w:rsidR="00B04817" w:rsidRPr="00B474F8" w:rsidRDefault="00B04817" w:rsidP="00A2240A">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WMKK</w:t>
            </w:r>
          </w:p>
        </w:tc>
        <w:tc>
          <w:tcPr>
            <w:tcW w:w="1696" w:type="dxa"/>
          </w:tcPr>
          <w:p w14:paraId="7B29137B" w14:textId="77777777"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HANKUL01</w:t>
            </w:r>
          </w:p>
        </w:tc>
        <w:tc>
          <w:tcPr>
            <w:tcW w:w="2436" w:type="dxa"/>
          </w:tcPr>
          <w:p w14:paraId="71DD4147" w14:textId="14494126" w:rsidR="00B04817" w:rsidRPr="00B474F8" w:rsidRDefault="00B04817"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VTBD, V</w:t>
            </w:r>
            <w:r>
              <w:rPr>
                <w:rFonts w:ascii="Arial" w:hAnsi="Arial" w:cs="Arial"/>
                <w:color w:val="000000" w:themeColor="text1"/>
                <w:sz w:val="18"/>
                <w:szCs w:val="18"/>
              </w:rPr>
              <w:t>DTI</w:t>
            </w:r>
            <w:r w:rsidRPr="00B474F8">
              <w:rPr>
                <w:rFonts w:ascii="Arial" w:hAnsi="Arial" w:cs="Arial"/>
                <w:color w:val="000000" w:themeColor="text1"/>
                <w:sz w:val="18"/>
                <w:szCs w:val="18"/>
              </w:rPr>
              <w:t>, VLVT</w:t>
            </w:r>
          </w:p>
        </w:tc>
      </w:tr>
      <w:tr w:rsidR="00B04817" w:rsidRPr="00B474F8" w14:paraId="71A8C714" w14:textId="77777777" w:rsidTr="00A2240A">
        <w:tc>
          <w:tcPr>
            <w:tcW w:w="1682" w:type="dxa"/>
            <w:vMerge/>
            <w:vAlign w:val="center"/>
          </w:tcPr>
          <w:p w14:paraId="32BED33F"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994" w:type="dxa"/>
          </w:tcPr>
          <w:p w14:paraId="5DBAF924" w14:textId="5BCEE1F9" w:rsidR="00B04817" w:rsidRPr="00B474F8" w:rsidRDefault="00B04817" w:rsidP="00A2240A">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WMKK</w:t>
            </w:r>
            <w:ins w:id="1275" w:author="Hoang Duc Thanh-OCC" w:date="2026-04-08T15:42:00Z">
              <w:r w:rsidR="008B154B">
                <w:rPr>
                  <w:rFonts w:ascii="Arial" w:hAnsi="Arial" w:cs="Arial"/>
                  <w:color w:val="000000" w:themeColor="text1"/>
                  <w:sz w:val="18"/>
                  <w:szCs w:val="18"/>
                </w:rPr>
                <w:t xml:space="preserve"> </w:t>
              </w:r>
            </w:ins>
          </w:p>
        </w:tc>
        <w:tc>
          <w:tcPr>
            <w:tcW w:w="776" w:type="dxa"/>
          </w:tcPr>
          <w:p w14:paraId="68F4D170" w14:textId="77777777"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VVNB</w:t>
            </w:r>
          </w:p>
        </w:tc>
        <w:tc>
          <w:tcPr>
            <w:tcW w:w="1696" w:type="dxa"/>
          </w:tcPr>
          <w:p w14:paraId="13139D17" w14:textId="77777777"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KULHAN01</w:t>
            </w:r>
          </w:p>
        </w:tc>
        <w:tc>
          <w:tcPr>
            <w:tcW w:w="2436" w:type="dxa"/>
          </w:tcPr>
          <w:p w14:paraId="727E484E"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VVVH, VVCI</w:t>
            </w:r>
          </w:p>
        </w:tc>
      </w:tr>
      <w:tr w:rsidR="00B04817" w:rsidRPr="00B474F8" w14:paraId="457DFAC7" w14:textId="77777777" w:rsidTr="00A2240A">
        <w:trPr>
          <w:trHeight w:val="367"/>
        </w:trPr>
        <w:tc>
          <w:tcPr>
            <w:tcW w:w="1682" w:type="dxa"/>
            <w:vAlign w:val="center"/>
          </w:tcPr>
          <w:p w14:paraId="72EA3616" w14:textId="72BBC96E" w:rsidR="00B04817" w:rsidRPr="00B474F8" w:rsidRDefault="00B04817" w:rsidP="00B0481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ins w:id="1276" w:author="Hoang Duc Thanh-OCC" w:date="2026-04-08T15:43:00Z">
              <w:r w:rsidR="008B154B">
                <w:rPr>
                  <w:rFonts w:ascii="Arial" w:hAnsi="Arial" w:cs="Arial"/>
                  <w:color w:val="000000" w:themeColor="text1"/>
                  <w:sz w:val="18"/>
                  <w:szCs w:val="18"/>
                </w:rPr>
                <w:t xml:space="preserve"> </w:t>
              </w:r>
            </w:ins>
          </w:p>
        </w:tc>
        <w:tc>
          <w:tcPr>
            <w:tcW w:w="5902" w:type="dxa"/>
            <w:gridSpan w:val="4"/>
          </w:tcPr>
          <w:p w14:paraId="1E29D285" w14:textId="394DF5AF" w:rsidR="00B04817" w:rsidRPr="00B474F8" w:rsidRDefault="00B04817" w:rsidP="00B0481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ins w:id="1277" w:author="Hoang Duc Thanh-OCC" w:date="2026-04-08T15:42:00Z">
              <w:r w:rsidR="008B154B">
                <w:rPr>
                  <w:rFonts w:ascii="Arial" w:hAnsi="Arial" w:cs="Arial"/>
                  <w:color w:val="000000" w:themeColor="text1"/>
                  <w:sz w:val="18"/>
                  <w:szCs w:val="18"/>
                </w:rPr>
                <w:t xml:space="preserve">  </w:t>
              </w:r>
            </w:ins>
          </w:p>
        </w:tc>
      </w:tr>
      <w:tr w:rsidR="00B04817" w:rsidRPr="00B474F8" w14:paraId="01C9171F" w14:textId="77777777" w:rsidTr="00A2240A">
        <w:tc>
          <w:tcPr>
            <w:tcW w:w="1682" w:type="dxa"/>
            <w:vAlign w:val="center"/>
          </w:tcPr>
          <w:p w14:paraId="0D0A828E" w14:textId="5EF9DF96" w:rsidR="00B04817" w:rsidRPr="00B474F8" w:rsidRDefault="00B04817"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Preferred </w:t>
            </w:r>
            <w:ins w:id="1278" w:author="Hoang Duc Thanh-OCC" w:date="2026-04-08T15:42:00Z">
              <w:r w:rsidR="008B154B">
                <w:rPr>
                  <w:rFonts w:ascii="Arial" w:hAnsi="Arial" w:cs="Arial"/>
                  <w:color w:val="000000" w:themeColor="text1"/>
                  <w:sz w:val="18"/>
                  <w:szCs w:val="18"/>
                </w:rPr>
                <w:t xml:space="preserve"> </w:t>
              </w:r>
            </w:ins>
            <w:ins w:id="1279" w:author="Hoang Duc Thanh-OCC" w:date="2026-04-08T15:43:00Z">
              <w:r w:rsidR="008B154B">
                <w:rPr>
                  <w:rFonts w:ascii="Arial" w:hAnsi="Arial" w:cs="Arial"/>
                  <w:color w:val="000000" w:themeColor="text1"/>
                  <w:sz w:val="18"/>
                  <w:szCs w:val="18"/>
                </w:rPr>
                <w:t xml:space="preserve"> </w:t>
              </w:r>
            </w:ins>
            <w:r w:rsidRPr="00B474F8">
              <w:rPr>
                <w:rFonts w:ascii="Arial" w:hAnsi="Arial" w:cs="Arial"/>
                <w:color w:val="000000" w:themeColor="text1"/>
                <w:sz w:val="18"/>
                <w:szCs w:val="18"/>
              </w:rPr>
              <w:t xml:space="preserve">Enroute </w:t>
            </w:r>
            <w:ins w:id="1280" w:author="Hoang Duc Thanh-OCC" w:date="2026-04-08T15:42:00Z">
              <w:r w:rsidR="008B154B">
                <w:rPr>
                  <w:rFonts w:ascii="Arial" w:hAnsi="Arial" w:cs="Arial"/>
                  <w:color w:val="000000" w:themeColor="text1"/>
                  <w:sz w:val="18"/>
                  <w:szCs w:val="18"/>
                </w:rPr>
                <w:t xml:space="preserve"> </w:t>
              </w:r>
            </w:ins>
            <w:r w:rsidRPr="00B474F8">
              <w:rPr>
                <w:rFonts w:ascii="Arial" w:hAnsi="Arial" w:cs="Arial"/>
                <w:color w:val="000000" w:themeColor="text1"/>
                <w:sz w:val="18"/>
                <w:szCs w:val="18"/>
              </w:rPr>
              <w:t>Alternate Airport</w:t>
            </w:r>
            <w:ins w:id="1281" w:author="Hoang Duc Thanh-OCC" w:date="2026-04-08T15:42:00Z">
              <w:r w:rsidR="008B154B">
                <w:rPr>
                  <w:rFonts w:ascii="Arial" w:hAnsi="Arial" w:cs="Arial"/>
                  <w:color w:val="000000" w:themeColor="text1"/>
                  <w:sz w:val="18"/>
                  <w:szCs w:val="18"/>
                </w:rPr>
                <w:t xml:space="preserve">  </w:t>
              </w:r>
            </w:ins>
          </w:p>
        </w:tc>
        <w:tc>
          <w:tcPr>
            <w:tcW w:w="5902" w:type="dxa"/>
            <w:gridSpan w:val="4"/>
            <w:vAlign w:val="center"/>
          </w:tcPr>
          <w:p w14:paraId="673F4864" w14:textId="36092CB8" w:rsidR="00B04817" w:rsidRPr="00B474F8" w:rsidRDefault="00B04817"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ins w:id="1282" w:author="Hoang Duc Thanh-OCC" w:date="2026-04-08T15:42:00Z">
              <w:r w:rsidR="008B154B">
                <w:rPr>
                  <w:rFonts w:ascii="Arial" w:hAnsi="Arial" w:cs="Arial"/>
                  <w:color w:val="000000" w:themeColor="text1"/>
                  <w:sz w:val="18"/>
                  <w:szCs w:val="18"/>
                </w:rPr>
                <w:t xml:space="preserve"> </w:t>
              </w:r>
            </w:ins>
          </w:p>
        </w:tc>
      </w:tr>
      <w:tr w:rsidR="00B04817" w:rsidRPr="00B474F8" w14:paraId="316134F7" w14:textId="77777777" w:rsidTr="00A2240A">
        <w:tc>
          <w:tcPr>
            <w:tcW w:w="1682" w:type="dxa"/>
            <w:vAlign w:val="center"/>
          </w:tcPr>
          <w:p w14:paraId="1A88BE3B" w14:textId="77777777" w:rsidR="00B04817" w:rsidRPr="00B474F8" w:rsidRDefault="00B04817"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902" w:type="dxa"/>
            <w:gridSpan w:val="4"/>
          </w:tcPr>
          <w:p w14:paraId="0AF6993B" w14:textId="57510BFF" w:rsidR="00B04817" w:rsidRPr="00B474F8" w:rsidRDefault="00B04817" w:rsidP="00B0481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ins w:id="1283" w:author="Hoang Duc Thanh-OCC" w:date="2026-04-08T15:43:00Z">
              <w:r w:rsidR="008B154B">
                <w:rPr>
                  <w:rFonts w:ascii="Arial" w:hAnsi="Arial" w:cs="Arial"/>
                  <w:color w:val="000000" w:themeColor="text1"/>
                  <w:sz w:val="18"/>
                  <w:szCs w:val="18"/>
                </w:rPr>
                <w:t xml:space="preserve"> </w:t>
              </w:r>
            </w:ins>
          </w:p>
        </w:tc>
      </w:tr>
      <w:tr w:rsidR="00B04817" w:rsidRPr="00B474F8" w14:paraId="05CFEC48" w14:textId="77777777" w:rsidTr="00A2240A">
        <w:tc>
          <w:tcPr>
            <w:tcW w:w="1682" w:type="dxa"/>
            <w:vAlign w:val="center"/>
          </w:tcPr>
          <w:p w14:paraId="7939BAF9" w14:textId="77777777" w:rsidR="00B04817" w:rsidRPr="00B474F8" w:rsidRDefault="00B04817" w:rsidP="00B0481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902" w:type="dxa"/>
            <w:gridSpan w:val="4"/>
          </w:tcPr>
          <w:p w14:paraId="36C6DB18" w14:textId="1AC31AF2" w:rsidR="00B04817" w:rsidRPr="00B474F8" w:rsidRDefault="00B04817" w:rsidP="00B0481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ins w:id="1284" w:author="Hoang Duc Thanh-OCC" w:date="2026-04-08T15:43:00Z">
              <w:r w:rsidR="008B154B">
                <w:rPr>
                  <w:rFonts w:ascii="Arial" w:hAnsi="Arial" w:cs="Arial"/>
                  <w:sz w:val="18"/>
                  <w:szCs w:val="18"/>
                </w:rPr>
                <w:t xml:space="preserve"> </w:t>
              </w:r>
            </w:ins>
          </w:p>
        </w:tc>
      </w:tr>
      <w:tr w:rsidR="00B04817" w:rsidRPr="00B474F8" w14:paraId="48A901CF" w14:textId="77777777" w:rsidTr="00A2240A">
        <w:tc>
          <w:tcPr>
            <w:tcW w:w="1682" w:type="dxa"/>
            <w:vAlign w:val="center"/>
          </w:tcPr>
          <w:p w14:paraId="14A8415A" w14:textId="77777777" w:rsidR="00B04817" w:rsidRPr="00B474F8" w:rsidRDefault="00B04817" w:rsidP="00B0481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902" w:type="dxa"/>
            <w:gridSpan w:val="4"/>
          </w:tcPr>
          <w:p w14:paraId="15DFE035" w14:textId="229E3A51" w:rsidR="00B04817" w:rsidRPr="00B474F8" w:rsidRDefault="00B04817" w:rsidP="00B0481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w:t>
            </w:r>
            <w:ins w:id="1285" w:author="Hoang Duc Thanh-OCC" w:date="2026-04-08T15:43:00Z">
              <w:r w:rsidR="008B154B">
                <w:rPr>
                  <w:rFonts w:ascii="Arial" w:hAnsi="Arial" w:cs="Arial"/>
                  <w:color w:val="000000" w:themeColor="text1"/>
                  <w:sz w:val="18"/>
                  <w:szCs w:val="18"/>
                </w:rPr>
                <w:t xml:space="preserve"> </w:t>
              </w:r>
            </w:ins>
          </w:p>
        </w:tc>
      </w:tr>
      <w:tr w:rsidR="00B04817" w:rsidRPr="00B474F8" w14:paraId="76AD3357" w14:textId="77777777" w:rsidTr="00A2240A">
        <w:tc>
          <w:tcPr>
            <w:tcW w:w="1682" w:type="dxa"/>
            <w:vAlign w:val="center"/>
          </w:tcPr>
          <w:p w14:paraId="16B730A7" w14:textId="77777777" w:rsidR="00B04817" w:rsidRDefault="00B04817" w:rsidP="00B0481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902" w:type="dxa"/>
            <w:gridSpan w:val="4"/>
          </w:tcPr>
          <w:p w14:paraId="0CD230F7" w14:textId="05489E97" w:rsidR="00B04817" w:rsidRPr="00B474F8" w:rsidRDefault="00B04817" w:rsidP="00B0481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ins w:id="1286" w:author="Hoang Duc Thanh-OCC" w:date="2026-04-08T15:43:00Z">
              <w:r w:rsidR="008B154B">
                <w:rPr>
                  <w:rFonts w:ascii="Arial" w:hAnsi="Arial" w:cs="Arial"/>
                  <w:color w:val="000000" w:themeColor="text1"/>
                  <w:sz w:val="18"/>
                  <w:szCs w:val="18"/>
                </w:rPr>
                <w:t xml:space="preserve"> </w:t>
              </w:r>
            </w:ins>
          </w:p>
        </w:tc>
      </w:tr>
      <w:tr w:rsidR="00B04817" w:rsidRPr="00B474F8" w14:paraId="5962CDB0" w14:textId="77777777" w:rsidTr="00A2240A">
        <w:tc>
          <w:tcPr>
            <w:tcW w:w="1682" w:type="dxa"/>
            <w:vAlign w:val="center"/>
          </w:tcPr>
          <w:p w14:paraId="6D9798F9" w14:textId="77777777" w:rsidR="00B04817" w:rsidRPr="00B474F8" w:rsidRDefault="00B04817"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902" w:type="dxa"/>
            <w:gridSpan w:val="4"/>
          </w:tcPr>
          <w:p w14:paraId="35F09DEE" w14:textId="123326D5" w:rsidR="00B04817" w:rsidRPr="00B474F8" w:rsidRDefault="00B04817" w:rsidP="00B0481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ins w:id="1287" w:author="Hoang Duc Thanh-OCC" w:date="2026-04-08T15:43:00Z">
              <w:r w:rsidR="008B154B">
                <w:rPr>
                  <w:rFonts w:ascii="Arial" w:hAnsi="Arial" w:cs="Arial"/>
                  <w:color w:val="000000" w:themeColor="text1"/>
                  <w:sz w:val="18"/>
                  <w:szCs w:val="18"/>
                </w:rPr>
                <w:t xml:space="preserve"> </w:t>
              </w:r>
            </w:ins>
          </w:p>
          <w:p w14:paraId="512A288F" w14:textId="708E5EBD" w:rsidR="00B04817" w:rsidRPr="00B474F8" w:rsidRDefault="00B04817" w:rsidP="00B0481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id="1288" w:author="Hoang Duc Thanh-OCC" w:date="2026-04-08T15:43:00Z">
              <w:r w:rsidR="008B154B">
                <w:rPr>
                  <w:rFonts w:ascii="Arial" w:hAnsi="Arial" w:cs="Arial"/>
                  <w:color w:val="000000" w:themeColor="text1"/>
                  <w:sz w:val="18"/>
                  <w:szCs w:val="18"/>
                </w:rPr>
                <w:t xml:space="preserve"> </w:t>
              </w:r>
            </w:ins>
          </w:p>
        </w:tc>
      </w:tr>
      <w:tr w:rsidR="00B04817" w:rsidRPr="00B474F8" w14:paraId="269654DF" w14:textId="77777777" w:rsidTr="00A2240A">
        <w:tc>
          <w:tcPr>
            <w:tcW w:w="1682" w:type="dxa"/>
            <w:vAlign w:val="center"/>
          </w:tcPr>
          <w:p w14:paraId="3E79CDAD" w14:textId="77777777" w:rsidR="00B04817" w:rsidRPr="00B474F8" w:rsidRDefault="00B04817" w:rsidP="00B0481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61D43F89" w14:textId="64ECD2FB" w:rsidR="00B04817" w:rsidRPr="00B474F8" w:rsidRDefault="00B04817" w:rsidP="00B0481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ins w:id="1289" w:author="Hoang Duc Thanh-OCC" w:date="2026-04-08T15:43:00Z">
              <w:r w:rsidR="008B154B">
                <w:rPr>
                  <w:rFonts w:ascii="Arial" w:hAnsi="Arial" w:cs="Arial"/>
                  <w:color w:val="000000" w:themeColor="text1"/>
                  <w:sz w:val="18"/>
                  <w:szCs w:val="18"/>
                </w:rPr>
                <w:t xml:space="preserve"> </w:t>
              </w:r>
            </w:ins>
          </w:p>
        </w:tc>
      </w:tr>
      <w:tr w:rsidR="00B04817" w:rsidRPr="00B474F8" w14:paraId="3DE40D67" w14:textId="77777777" w:rsidTr="00A2240A">
        <w:tc>
          <w:tcPr>
            <w:tcW w:w="1682" w:type="dxa"/>
            <w:vAlign w:val="center"/>
          </w:tcPr>
          <w:p w14:paraId="73F76768"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902" w:type="dxa"/>
            <w:gridSpan w:val="4"/>
          </w:tcPr>
          <w:p w14:paraId="7546F2F8" w14:textId="5C067CF3"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ins w:id="1290" w:author="Hoang Duc Thanh-OCC" w:date="2026-04-08T15:43:00Z">
              <w:r w:rsidR="008B154B">
                <w:rPr>
                  <w:rFonts w:ascii="Arial" w:hAnsi="Arial" w:cs="Arial"/>
                  <w:color w:val="000000" w:themeColor="text1"/>
                  <w:sz w:val="18"/>
                  <w:szCs w:val="18"/>
                </w:rPr>
                <w:t xml:space="preserve"> </w:t>
              </w:r>
            </w:ins>
          </w:p>
        </w:tc>
      </w:tr>
      <w:tr w:rsidR="00B04817" w:rsidRPr="00B474F8" w14:paraId="15A0D339" w14:textId="77777777" w:rsidTr="00A2240A">
        <w:tc>
          <w:tcPr>
            <w:tcW w:w="7584" w:type="dxa"/>
            <w:gridSpan w:val="5"/>
            <w:shd w:val="clear" w:color="auto" w:fill="808080" w:themeFill="background1" w:themeFillShade="80"/>
          </w:tcPr>
          <w:p w14:paraId="2DB50C2D" w14:textId="00507F3F" w:rsidR="00B04817" w:rsidRPr="00B474F8" w:rsidRDefault="00B0481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291" w:author="Hoang Duc Thanh-OCC" w:date="2026-09-03T10:24:00Z">
                <w:pPr>
                  <w:pStyle w:val="ListParagraph"/>
                  <w:numPr>
                    <w:numId w:val="44"/>
                  </w:numPr>
                  <w:autoSpaceDE w:val="0"/>
                  <w:autoSpaceDN w:val="0"/>
                  <w:adjustRightInd w:val="0"/>
                  <w:ind w:hanging="360"/>
                  <w:jc w:val="both"/>
                </w:pPr>
              </w:pPrChange>
            </w:pPr>
            <w:r>
              <w:rPr>
                <w:rFonts w:ascii="Arial" w:hAnsi="Arial" w:cs="Arial"/>
                <w:b/>
                <w:color w:val="FFFFFF" w:themeColor="background1"/>
                <w:sz w:val="18"/>
                <w:szCs w:val="18"/>
              </w:rPr>
              <w:t>VTE – KTI - VTE</w:t>
            </w:r>
          </w:p>
        </w:tc>
      </w:tr>
      <w:tr w:rsidR="00B04817" w:rsidRPr="00B474F8" w14:paraId="2E78AAC7" w14:textId="77777777" w:rsidTr="00A2240A">
        <w:tc>
          <w:tcPr>
            <w:tcW w:w="1682" w:type="dxa"/>
            <w:vMerge w:val="restart"/>
            <w:vAlign w:val="center"/>
          </w:tcPr>
          <w:p w14:paraId="2B7AF029"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994" w:type="dxa"/>
          </w:tcPr>
          <w:p w14:paraId="265C0E5E" w14:textId="1560F2AB"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VLVT</w:t>
            </w:r>
            <w:ins w:id="1292" w:author="Hoang Duc Thanh-OCC" w:date="2026-04-08T15:43:00Z">
              <w:r w:rsidR="008B154B">
                <w:rPr>
                  <w:rFonts w:ascii="Arial" w:hAnsi="Arial" w:cs="Arial"/>
                  <w:color w:val="000000" w:themeColor="text1"/>
                  <w:sz w:val="18"/>
                  <w:szCs w:val="18"/>
                </w:rPr>
                <w:t xml:space="preserve"> </w:t>
              </w:r>
            </w:ins>
          </w:p>
        </w:tc>
        <w:tc>
          <w:tcPr>
            <w:tcW w:w="776" w:type="dxa"/>
          </w:tcPr>
          <w:p w14:paraId="349FEBD7" w14:textId="2F729371"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VDTI</w:t>
            </w:r>
          </w:p>
        </w:tc>
        <w:tc>
          <w:tcPr>
            <w:tcW w:w="1696" w:type="dxa"/>
          </w:tcPr>
          <w:p w14:paraId="762759B7" w14:textId="00F9FA1D"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VTEKTI01</w:t>
            </w:r>
          </w:p>
        </w:tc>
        <w:tc>
          <w:tcPr>
            <w:tcW w:w="2436" w:type="dxa"/>
          </w:tcPr>
          <w:p w14:paraId="5EA9ADAD" w14:textId="7BC90BEA"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VDSA, VVTS</w:t>
            </w:r>
          </w:p>
        </w:tc>
      </w:tr>
      <w:tr w:rsidR="00B04817" w:rsidRPr="00B474F8" w14:paraId="15C8B74C" w14:textId="77777777" w:rsidTr="00A2240A">
        <w:tc>
          <w:tcPr>
            <w:tcW w:w="1682" w:type="dxa"/>
            <w:vMerge/>
            <w:vAlign w:val="center"/>
          </w:tcPr>
          <w:p w14:paraId="663C6178" w14:textId="77777777" w:rsidR="00B04817" w:rsidRPr="00B474F8" w:rsidRDefault="00B04817" w:rsidP="00A2240A">
            <w:pPr>
              <w:autoSpaceDE w:val="0"/>
              <w:autoSpaceDN w:val="0"/>
              <w:adjustRightInd w:val="0"/>
              <w:rPr>
                <w:rFonts w:ascii="Arial" w:hAnsi="Arial" w:cs="Arial"/>
                <w:color w:val="000000" w:themeColor="text1"/>
                <w:sz w:val="18"/>
                <w:szCs w:val="18"/>
              </w:rPr>
            </w:pPr>
          </w:p>
        </w:tc>
        <w:tc>
          <w:tcPr>
            <w:tcW w:w="994" w:type="dxa"/>
          </w:tcPr>
          <w:p w14:paraId="357415E1" w14:textId="4378205C"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VDTI</w:t>
            </w:r>
            <w:ins w:id="1293" w:author="Hoang Duc Thanh-OCC" w:date="2026-04-08T15:43:00Z">
              <w:r w:rsidR="008B154B">
                <w:rPr>
                  <w:rFonts w:ascii="Arial" w:hAnsi="Arial" w:cs="Arial"/>
                  <w:color w:val="000000" w:themeColor="text1"/>
                  <w:sz w:val="18"/>
                  <w:szCs w:val="18"/>
                </w:rPr>
                <w:t xml:space="preserve"> </w:t>
              </w:r>
            </w:ins>
          </w:p>
        </w:tc>
        <w:tc>
          <w:tcPr>
            <w:tcW w:w="776" w:type="dxa"/>
          </w:tcPr>
          <w:p w14:paraId="4178380C" w14:textId="42BC657A"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VLVT</w:t>
            </w:r>
          </w:p>
        </w:tc>
        <w:tc>
          <w:tcPr>
            <w:tcW w:w="1696" w:type="dxa"/>
          </w:tcPr>
          <w:p w14:paraId="3C0AFFFF" w14:textId="1DBBE66A" w:rsidR="00B04817" w:rsidRPr="00B474F8" w:rsidRDefault="00B04817" w:rsidP="00A2240A">
            <w:pPr>
              <w:autoSpaceDE w:val="0"/>
              <w:autoSpaceDN w:val="0"/>
              <w:adjustRightInd w:val="0"/>
              <w:jc w:val="center"/>
              <w:rPr>
                <w:rFonts w:ascii="Arial" w:hAnsi="Arial" w:cs="Arial"/>
                <w:color w:val="000000" w:themeColor="text1"/>
                <w:sz w:val="18"/>
                <w:szCs w:val="18"/>
              </w:rPr>
            </w:pPr>
            <w:r>
              <w:rPr>
                <w:rFonts w:ascii="Arial" w:hAnsi="Arial" w:cs="Arial"/>
                <w:color w:val="000000" w:themeColor="text1"/>
                <w:sz w:val="18"/>
                <w:szCs w:val="18"/>
              </w:rPr>
              <w:t>KTIVTE01</w:t>
            </w:r>
          </w:p>
        </w:tc>
        <w:tc>
          <w:tcPr>
            <w:tcW w:w="2436" w:type="dxa"/>
          </w:tcPr>
          <w:p w14:paraId="0D0BB919" w14:textId="4641351F"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VTUD, VLLB, VTCC</w:t>
            </w:r>
          </w:p>
        </w:tc>
      </w:tr>
      <w:tr w:rsidR="00B04817" w:rsidRPr="00B474F8" w14:paraId="097703FA" w14:textId="77777777" w:rsidTr="00A2240A">
        <w:tc>
          <w:tcPr>
            <w:tcW w:w="1682" w:type="dxa"/>
            <w:vAlign w:val="center"/>
          </w:tcPr>
          <w:p w14:paraId="502C8F76"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902" w:type="dxa"/>
            <w:gridSpan w:val="4"/>
          </w:tcPr>
          <w:p w14:paraId="58888C30" w14:textId="19E6C425"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ins w:id="1294" w:author="Hoang Duc Thanh-OCC" w:date="2026-04-08T15:43:00Z">
              <w:r w:rsidR="008B154B">
                <w:rPr>
                  <w:rFonts w:ascii="Arial" w:hAnsi="Arial" w:cs="Arial"/>
                  <w:color w:val="000000" w:themeColor="text1"/>
                  <w:sz w:val="18"/>
                  <w:szCs w:val="18"/>
                </w:rPr>
                <w:t xml:space="preserve"> </w:t>
              </w:r>
            </w:ins>
          </w:p>
        </w:tc>
      </w:tr>
      <w:tr w:rsidR="00B04817" w:rsidRPr="00B474F8" w14:paraId="4CE035A5" w14:textId="77777777" w:rsidTr="00A2240A">
        <w:tc>
          <w:tcPr>
            <w:tcW w:w="1682" w:type="dxa"/>
            <w:vAlign w:val="center"/>
          </w:tcPr>
          <w:p w14:paraId="35E04EEF" w14:textId="4787A9E9"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 xml:space="preserve">Preferred </w:t>
            </w:r>
            <w:ins w:id="1295" w:author="Hoang Duc Thanh-OCC" w:date="2026-04-08T15:43:00Z">
              <w:r w:rsidR="008B154B">
                <w:rPr>
                  <w:rFonts w:ascii="Arial" w:hAnsi="Arial" w:cs="Arial"/>
                  <w:color w:val="000000" w:themeColor="text1"/>
                  <w:sz w:val="18"/>
                  <w:szCs w:val="18"/>
                </w:rPr>
                <w:t xml:space="preserve"> </w:t>
              </w:r>
            </w:ins>
            <w:r w:rsidRPr="00B474F8">
              <w:rPr>
                <w:rFonts w:ascii="Arial" w:hAnsi="Arial" w:cs="Arial"/>
                <w:color w:val="000000" w:themeColor="text1"/>
                <w:sz w:val="18"/>
                <w:szCs w:val="18"/>
              </w:rPr>
              <w:t xml:space="preserve">Enroute </w:t>
            </w:r>
            <w:ins w:id="1296" w:author="Hoang Duc Thanh-OCC" w:date="2026-04-08T15:43:00Z">
              <w:r w:rsidR="008B154B">
                <w:rPr>
                  <w:rFonts w:ascii="Arial" w:hAnsi="Arial" w:cs="Arial"/>
                  <w:color w:val="000000" w:themeColor="text1"/>
                  <w:sz w:val="18"/>
                  <w:szCs w:val="18"/>
                </w:rPr>
                <w:t xml:space="preserve"> </w:t>
              </w:r>
            </w:ins>
            <w:r w:rsidRPr="00B474F8">
              <w:rPr>
                <w:rFonts w:ascii="Arial" w:hAnsi="Arial" w:cs="Arial"/>
                <w:color w:val="000000" w:themeColor="text1"/>
                <w:sz w:val="18"/>
                <w:szCs w:val="18"/>
              </w:rPr>
              <w:t>Alternate Airport</w:t>
            </w:r>
            <w:ins w:id="1297" w:author="Hoang Duc Thanh-OCC" w:date="2026-04-08T15:43:00Z">
              <w:r w:rsidR="008B154B">
                <w:rPr>
                  <w:rFonts w:ascii="Arial" w:hAnsi="Arial" w:cs="Arial"/>
                  <w:color w:val="000000" w:themeColor="text1"/>
                  <w:sz w:val="18"/>
                  <w:szCs w:val="18"/>
                </w:rPr>
                <w:t xml:space="preserve"> </w:t>
              </w:r>
            </w:ins>
          </w:p>
        </w:tc>
        <w:tc>
          <w:tcPr>
            <w:tcW w:w="5902" w:type="dxa"/>
            <w:gridSpan w:val="4"/>
            <w:vAlign w:val="center"/>
          </w:tcPr>
          <w:p w14:paraId="7940FABE" w14:textId="7777777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B04817" w:rsidRPr="00B474F8" w14:paraId="028E333B" w14:textId="77777777" w:rsidTr="00A2240A">
        <w:tc>
          <w:tcPr>
            <w:tcW w:w="1682" w:type="dxa"/>
            <w:vAlign w:val="center"/>
          </w:tcPr>
          <w:p w14:paraId="5076E710" w14:textId="4037A2F7"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ins w:id="1298" w:author="Hoang Duc Thanh-OCC" w:date="2026-04-08T15:43:00Z">
              <w:r w:rsidR="008B154B">
                <w:rPr>
                  <w:rFonts w:ascii="Arial" w:hAnsi="Arial" w:cs="Arial"/>
                  <w:color w:val="000000" w:themeColor="text1"/>
                  <w:sz w:val="18"/>
                  <w:szCs w:val="18"/>
                </w:rPr>
                <w:t xml:space="preserve"> </w:t>
              </w:r>
            </w:ins>
          </w:p>
        </w:tc>
        <w:tc>
          <w:tcPr>
            <w:tcW w:w="5902" w:type="dxa"/>
            <w:gridSpan w:val="4"/>
          </w:tcPr>
          <w:p w14:paraId="7C8B2EC5"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B04817" w:rsidRPr="00B474F8" w14:paraId="77501839" w14:textId="77777777" w:rsidTr="00A2240A">
        <w:tc>
          <w:tcPr>
            <w:tcW w:w="1682" w:type="dxa"/>
            <w:vAlign w:val="center"/>
          </w:tcPr>
          <w:p w14:paraId="2450150F" w14:textId="1D93863B"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ins w:id="1299" w:author="Hoang Duc Thanh-OCC" w:date="2026-04-08T15:43:00Z">
              <w:r w:rsidR="008B154B">
                <w:rPr>
                  <w:rFonts w:ascii="Arial" w:hAnsi="Arial" w:cs="Arial"/>
                  <w:color w:val="000000" w:themeColor="text1"/>
                  <w:sz w:val="18"/>
                  <w:szCs w:val="18"/>
                </w:rPr>
                <w:t xml:space="preserve"> </w:t>
              </w:r>
            </w:ins>
          </w:p>
        </w:tc>
        <w:tc>
          <w:tcPr>
            <w:tcW w:w="5902" w:type="dxa"/>
            <w:gridSpan w:val="4"/>
          </w:tcPr>
          <w:p w14:paraId="2F44A3E3" w14:textId="77777777"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B04817" w:rsidRPr="00B474F8" w14:paraId="734FADE6" w14:textId="77777777" w:rsidTr="00A2240A">
        <w:tc>
          <w:tcPr>
            <w:tcW w:w="1682" w:type="dxa"/>
            <w:vAlign w:val="center"/>
          </w:tcPr>
          <w:p w14:paraId="56BE3DF7" w14:textId="160394CB" w:rsidR="00B04817" w:rsidRPr="00B474F8" w:rsidRDefault="00B04817" w:rsidP="00A2240A">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ins w:id="1300" w:author="Hoang Duc Thanh-OCC" w:date="2026-04-08T15:43:00Z">
              <w:r w:rsidR="008B154B">
                <w:rPr>
                  <w:rFonts w:ascii="Arial" w:hAnsi="Arial" w:cs="Arial"/>
                  <w:color w:val="000000" w:themeColor="text1"/>
                  <w:sz w:val="18"/>
                  <w:szCs w:val="18"/>
                </w:rPr>
                <w:t xml:space="preserve"> </w:t>
              </w:r>
            </w:ins>
          </w:p>
        </w:tc>
        <w:tc>
          <w:tcPr>
            <w:tcW w:w="5902" w:type="dxa"/>
            <w:gridSpan w:val="4"/>
          </w:tcPr>
          <w:p w14:paraId="5B5BFEED"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B04817" w:rsidRPr="00B474F8" w14:paraId="252503C1" w14:textId="77777777" w:rsidTr="00A2240A">
        <w:tc>
          <w:tcPr>
            <w:tcW w:w="1682" w:type="dxa"/>
            <w:vAlign w:val="center"/>
          </w:tcPr>
          <w:p w14:paraId="52CF4EA8" w14:textId="0B148B8C"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ins w:id="1301" w:author="Hoang Duc Thanh-OCC" w:date="2026-04-08T15:43:00Z">
              <w:r w:rsidR="008B154B">
                <w:rPr>
                  <w:rFonts w:ascii="Arial" w:hAnsi="Arial" w:cs="Arial"/>
                  <w:color w:val="000000" w:themeColor="text1"/>
                  <w:sz w:val="18"/>
                  <w:szCs w:val="18"/>
                </w:rPr>
                <w:t xml:space="preserve"> </w:t>
              </w:r>
            </w:ins>
          </w:p>
        </w:tc>
        <w:tc>
          <w:tcPr>
            <w:tcW w:w="5902" w:type="dxa"/>
            <w:gridSpan w:val="4"/>
          </w:tcPr>
          <w:p w14:paraId="760977D7"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4477A20" w14:textId="2070F832"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ins w:id="1302" w:author="Hoang Duc Thanh-OCC" w:date="2026-04-08T15:43:00Z">
              <w:r w:rsidR="008B154B">
                <w:rPr>
                  <w:rFonts w:ascii="Arial" w:hAnsi="Arial" w:cs="Arial"/>
                  <w:color w:val="000000" w:themeColor="text1"/>
                  <w:sz w:val="18"/>
                  <w:szCs w:val="18"/>
                </w:rPr>
                <w:t xml:space="preserve">  </w:t>
              </w:r>
            </w:ins>
          </w:p>
        </w:tc>
      </w:tr>
      <w:tr w:rsidR="00B04817" w:rsidRPr="00B474F8" w14:paraId="19336A2E" w14:textId="77777777" w:rsidTr="00A2240A">
        <w:tc>
          <w:tcPr>
            <w:tcW w:w="1682" w:type="dxa"/>
            <w:vAlign w:val="center"/>
          </w:tcPr>
          <w:p w14:paraId="180DCCB2" w14:textId="7EACD7B4" w:rsidR="00B04817" w:rsidRPr="00B474F8" w:rsidRDefault="00B04817" w:rsidP="00A2240A">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ins w:id="1303" w:author="Hoang Duc Thanh-OCC" w:date="2026-04-08T15:43:00Z">
              <w:r w:rsidR="008B154B">
                <w:rPr>
                  <w:rFonts w:ascii="Arial" w:hAnsi="Arial" w:cs="Arial"/>
                  <w:color w:val="000000" w:themeColor="text1"/>
                  <w:sz w:val="18"/>
                  <w:szCs w:val="18"/>
                </w:rPr>
                <w:t xml:space="preserve"> </w:t>
              </w:r>
            </w:ins>
          </w:p>
        </w:tc>
        <w:tc>
          <w:tcPr>
            <w:tcW w:w="5902" w:type="dxa"/>
            <w:gridSpan w:val="4"/>
          </w:tcPr>
          <w:p w14:paraId="64728A60" w14:textId="77777777" w:rsidR="00B04817" w:rsidRPr="00B474F8" w:rsidRDefault="00B04817" w:rsidP="00A2240A">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bl>
    <w:p w14:paraId="4A64B794" w14:textId="77777777" w:rsidR="00F173AF" w:rsidRDefault="00F173AF">
      <w:pPr>
        <w:spacing w:after="160" w:line="259" w:lineRule="auto"/>
        <w:rPr>
          <w:rFonts w:ascii="Arial" w:hAnsi="Arial" w:cs="Arial"/>
          <w:b/>
          <w:color w:val="000000" w:themeColor="text1"/>
          <w:sz w:val="18"/>
          <w:szCs w:val="18"/>
        </w:rPr>
      </w:pPr>
      <w:r>
        <w:rPr>
          <w:rFonts w:ascii="Arial" w:hAnsi="Arial" w:cs="Arial"/>
          <w:b/>
          <w:color w:val="000000" w:themeColor="text1"/>
          <w:sz w:val="18"/>
          <w:szCs w:val="18"/>
        </w:rPr>
        <w:br w:type="page"/>
      </w:r>
    </w:p>
    <w:p w14:paraId="5CF05206" w14:textId="5EBE6CE7" w:rsidR="004014CF" w:rsidRPr="004014CF" w:rsidRDefault="00963917" w:rsidP="004014CF">
      <w:pPr>
        <w:spacing w:before="120" w:after="120"/>
        <w:ind w:firstLine="425"/>
        <w:rPr>
          <w:rFonts w:ascii="Arial" w:hAnsi="Arial" w:cs="Arial"/>
          <w:b/>
          <w:color w:val="000000" w:themeColor="text1"/>
          <w:sz w:val="18"/>
          <w:szCs w:val="18"/>
        </w:rPr>
      </w:pPr>
      <w:r>
        <w:rPr>
          <w:rFonts w:ascii="Arial" w:hAnsi="Arial" w:cs="Arial"/>
          <w:b/>
          <w:color w:val="000000" w:themeColor="text1"/>
          <w:sz w:val="18"/>
          <w:szCs w:val="18"/>
        </w:rPr>
        <w:t xml:space="preserve">3.3.2.7 </w:t>
      </w:r>
      <w:r w:rsidR="004014CF">
        <w:rPr>
          <w:rFonts w:ascii="Arial" w:hAnsi="Arial" w:cs="Arial"/>
          <w:b/>
          <w:color w:val="000000" w:themeColor="text1"/>
          <w:sz w:val="18"/>
          <w:szCs w:val="18"/>
        </w:rPr>
        <w:t>VIETNAM (DOMESTIC)</w:t>
      </w:r>
    </w:p>
    <w:tbl>
      <w:tblPr>
        <w:tblStyle w:val="TableGrid"/>
        <w:tblW w:w="7584" w:type="dxa"/>
        <w:tblInd w:w="421" w:type="dxa"/>
        <w:tblLook w:val="04A0" w:firstRow="1" w:lastRow="0" w:firstColumn="1" w:lastColumn="0" w:noHBand="0" w:noVBand="1"/>
      </w:tblPr>
      <w:tblGrid>
        <w:gridCol w:w="1701"/>
        <w:gridCol w:w="1701"/>
        <w:gridCol w:w="1701"/>
        <w:gridCol w:w="2481"/>
      </w:tblGrid>
      <w:tr w:rsidR="00F124BC" w:rsidRPr="00B474F8" w14:paraId="39F5B56B" w14:textId="77777777" w:rsidTr="006030BD">
        <w:trPr>
          <w:trHeight w:val="315"/>
          <w:tblHeader/>
        </w:trPr>
        <w:tc>
          <w:tcPr>
            <w:tcW w:w="1701" w:type="dxa"/>
            <w:vAlign w:val="center"/>
          </w:tcPr>
          <w:p w14:paraId="6EBE83C2"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No</w:t>
            </w:r>
          </w:p>
        </w:tc>
        <w:tc>
          <w:tcPr>
            <w:tcW w:w="1701" w:type="dxa"/>
            <w:vAlign w:val="center"/>
          </w:tcPr>
          <w:p w14:paraId="1DD189B0"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City pairs</w:t>
            </w:r>
          </w:p>
        </w:tc>
        <w:tc>
          <w:tcPr>
            <w:tcW w:w="1701" w:type="dxa"/>
            <w:vAlign w:val="center"/>
          </w:tcPr>
          <w:p w14:paraId="0A9BE11C"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Standard routes DB name</w:t>
            </w:r>
          </w:p>
        </w:tc>
        <w:tc>
          <w:tcPr>
            <w:tcW w:w="2481" w:type="dxa"/>
            <w:vAlign w:val="center"/>
          </w:tcPr>
          <w:p w14:paraId="19179D2E" w14:textId="77777777" w:rsidR="00F124BC" w:rsidRPr="00B474F8" w:rsidRDefault="00F124BC" w:rsidP="00E92A4B">
            <w:pPr>
              <w:autoSpaceDE w:val="0"/>
              <w:autoSpaceDN w:val="0"/>
              <w:adjustRightInd w:val="0"/>
              <w:jc w:val="center"/>
              <w:rPr>
                <w:rFonts w:ascii="Arial" w:hAnsi="Arial" w:cs="Arial"/>
                <w:b/>
                <w:color w:val="000000" w:themeColor="text1"/>
                <w:sz w:val="18"/>
                <w:szCs w:val="18"/>
              </w:rPr>
            </w:pPr>
            <w:r w:rsidRPr="00B474F8">
              <w:rPr>
                <w:rFonts w:ascii="Arial" w:hAnsi="Arial" w:cs="Arial"/>
                <w:b/>
                <w:color w:val="000000" w:themeColor="text1"/>
                <w:sz w:val="18"/>
                <w:szCs w:val="18"/>
              </w:rPr>
              <w:t>Preferred destination alternate airports</w:t>
            </w:r>
          </w:p>
        </w:tc>
      </w:tr>
    </w:tbl>
    <w:tbl>
      <w:tblPr>
        <w:tblStyle w:val="TableGrid1"/>
        <w:tblW w:w="7584" w:type="dxa"/>
        <w:tblInd w:w="421" w:type="dxa"/>
        <w:tblLayout w:type="fixed"/>
        <w:tblLook w:val="04A0" w:firstRow="1" w:lastRow="0" w:firstColumn="1" w:lastColumn="0" w:noHBand="0" w:noVBand="1"/>
      </w:tblPr>
      <w:tblGrid>
        <w:gridCol w:w="1701"/>
        <w:gridCol w:w="992"/>
        <w:gridCol w:w="850"/>
        <w:gridCol w:w="1560"/>
        <w:gridCol w:w="2481"/>
      </w:tblGrid>
      <w:tr w:rsidR="00E9155A" w:rsidRPr="00B474F8" w14:paraId="79803073" w14:textId="77777777" w:rsidTr="006030BD">
        <w:tc>
          <w:tcPr>
            <w:tcW w:w="7584" w:type="dxa"/>
            <w:gridSpan w:val="5"/>
            <w:shd w:val="clear" w:color="auto" w:fill="FF6C2F"/>
          </w:tcPr>
          <w:p w14:paraId="4771F2E6" w14:textId="50F4DE38" w:rsidR="00E9155A" w:rsidRPr="00B474F8" w:rsidRDefault="00E9155A"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0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DAD – CXR</w:t>
            </w:r>
          </w:p>
        </w:tc>
      </w:tr>
      <w:tr w:rsidR="00E9155A" w:rsidRPr="00B474F8" w14:paraId="5F3E4E8E" w14:textId="77777777" w:rsidTr="006030BD">
        <w:tc>
          <w:tcPr>
            <w:tcW w:w="1701" w:type="dxa"/>
            <w:vMerge w:val="restart"/>
            <w:vAlign w:val="center"/>
          </w:tcPr>
          <w:p w14:paraId="45CFB63F"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992" w:type="dxa"/>
          </w:tcPr>
          <w:p w14:paraId="4C8F5C23"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0" w:type="dxa"/>
          </w:tcPr>
          <w:p w14:paraId="32CE8EF8"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394F9B48"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CXRDAD0235A</w:t>
            </w:r>
          </w:p>
        </w:tc>
        <w:tc>
          <w:tcPr>
            <w:tcW w:w="2481" w:type="dxa"/>
          </w:tcPr>
          <w:p w14:paraId="3E04F52B"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VVVH, VVNB</w:t>
            </w:r>
          </w:p>
        </w:tc>
      </w:tr>
      <w:tr w:rsidR="00E9155A" w:rsidRPr="00B474F8" w14:paraId="51E7B44C" w14:textId="77777777" w:rsidTr="006030BD">
        <w:tc>
          <w:tcPr>
            <w:tcW w:w="1701" w:type="dxa"/>
            <w:vMerge/>
            <w:vAlign w:val="center"/>
          </w:tcPr>
          <w:p w14:paraId="745898EA"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992" w:type="dxa"/>
          </w:tcPr>
          <w:p w14:paraId="05EF4877"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47BBAFA8"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560" w:type="dxa"/>
          </w:tcPr>
          <w:p w14:paraId="064EA33D"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DADCXR3520A</w:t>
            </w:r>
          </w:p>
        </w:tc>
        <w:tc>
          <w:tcPr>
            <w:tcW w:w="2481" w:type="dxa"/>
          </w:tcPr>
          <w:p w14:paraId="11D92185"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074665" w:rsidRPr="00B474F8" w14:paraId="23066529" w14:textId="77777777" w:rsidTr="006030BD">
        <w:tc>
          <w:tcPr>
            <w:tcW w:w="1701" w:type="dxa"/>
            <w:vAlign w:val="center"/>
          </w:tcPr>
          <w:p w14:paraId="31F92FCA" w14:textId="12AB9B0E" w:rsidR="00074665" w:rsidRPr="00B474F8" w:rsidRDefault="00074665" w:rsidP="0007466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3FAB2064" w14:textId="5C681F62" w:rsidR="00074665" w:rsidRPr="00B474F8" w:rsidRDefault="00074665" w:rsidP="0007466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74665" w:rsidRPr="00B474F8" w14:paraId="7BA0D7C1" w14:textId="77777777" w:rsidTr="000264F8">
        <w:tc>
          <w:tcPr>
            <w:tcW w:w="1701" w:type="dxa"/>
            <w:vAlign w:val="center"/>
          </w:tcPr>
          <w:p w14:paraId="40FC9E4D" w14:textId="77777777" w:rsidR="00074665" w:rsidRPr="00B474F8" w:rsidRDefault="00074665" w:rsidP="0007466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651CFE2" w14:textId="77777777" w:rsidR="00074665" w:rsidRPr="00B474F8" w:rsidRDefault="00074665" w:rsidP="000264F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74665" w:rsidRPr="00B474F8" w14:paraId="1C36A625" w14:textId="77777777" w:rsidTr="006030BD">
        <w:tc>
          <w:tcPr>
            <w:tcW w:w="1701" w:type="dxa"/>
            <w:vAlign w:val="center"/>
          </w:tcPr>
          <w:p w14:paraId="64821254" w14:textId="77777777" w:rsidR="00074665" w:rsidRPr="00B474F8" w:rsidRDefault="00074665" w:rsidP="0007466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D060D3C" w14:textId="77777777" w:rsidR="00074665" w:rsidRPr="00B474F8" w:rsidRDefault="00074665" w:rsidP="00074665">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74665" w:rsidRPr="00B474F8" w14:paraId="3FE1CBE5" w14:textId="77777777" w:rsidTr="006030BD">
        <w:tc>
          <w:tcPr>
            <w:tcW w:w="1701" w:type="dxa"/>
            <w:vAlign w:val="center"/>
          </w:tcPr>
          <w:p w14:paraId="779089EB" w14:textId="38F4471D" w:rsidR="00074665" w:rsidRPr="00B474F8" w:rsidRDefault="004463F6" w:rsidP="0007466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DB124E8" w14:textId="6BA8633F" w:rsidR="00074665"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74665" w:rsidRPr="00B474F8" w14:paraId="091D1DDA" w14:textId="77777777" w:rsidTr="006030BD">
        <w:tc>
          <w:tcPr>
            <w:tcW w:w="1701" w:type="dxa"/>
            <w:vAlign w:val="center"/>
          </w:tcPr>
          <w:p w14:paraId="5457F485" w14:textId="6D886B01" w:rsidR="00074665" w:rsidRPr="00B474F8" w:rsidRDefault="000B601D" w:rsidP="0007466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D4C7479" w14:textId="77777777" w:rsidR="00074665" w:rsidRPr="00B474F8" w:rsidRDefault="00074665" w:rsidP="00074665">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20228788" w14:textId="77777777" w:rsidTr="006030BD">
        <w:tc>
          <w:tcPr>
            <w:tcW w:w="1701" w:type="dxa"/>
            <w:vAlign w:val="center"/>
          </w:tcPr>
          <w:p w14:paraId="58FE0749" w14:textId="2FBCF8BB" w:rsidR="00536A59"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46A6146" w14:textId="7F9EE423" w:rsidR="00536A59" w:rsidRPr="00B474F8" w:rsidRDefault="00536A59" w:rsidP="00536A5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36A59" w:rsidRPr="00B474F8" w14:paraId="1C1078A8" w14:textId="77777777" w:rsidTr="006030BD">
        <w:trPr>
          <w:trHeight w:val="281"/>
        </w:trPr>
        <w:tc>
          <w:tcPr>
            <w:tcW w:w="1701" w:type="dxa"/>
            <w:vAlign w:val="center"/>
          </w:tcPr>
          <w:p w14:paraId="3D0EEA25"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0395EE5"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33FA1550" w14:textId="77777777" w:rsidR="00536A59" w:rsidRPr="00B474F8" w:rsidRDefault="00536A59" w:rsidP="00536A59">
            <w:pPr>
              <w:autoSpaceDE w:val="0"/>
              <w:autoSpaceDN w:val="0"/>
              <w:adjustRightInd w:val="0"/>
              <w:jc w:val="both"/>
              <w:rPr>
                <w:rFonts w:ascii="Arial" w:hAnsi="Arial" w:cs="Arial"/>
                <w:b/>
                <w:color w:val="000000" w:themeColor="text1"/>
                <w:sz w:val="18"/>
                <w:szCs w:val="18"/>
              </w:rPr>
            </w:pPr>
            <w:r w:rsidRPr="00B474F8">
              <w:rPr>
                <w:rFonts w:ascii="Arial" w:hAnsi="Arial" w:cs="Arial"/>
                <w:bCs/>
                <w:color w:val="000000" w:themeColor="text1"/>
                <w:sz w:val="18"/>
                <w:szCs w:val="18"/>
              </w:rPr>
              <w:t>Remarks: NIL</w:t>
            </w:r>
          </w:p>
        </w:tc>
      </w:tr>
      <w:tr w:rsidR="00536A59" w:rsidRPr="00B474F8" w14:paraId="3D5B9826" w14:textId="77777777" w:rsidTr="006030BD">
        <w:tc>
          <w:tcPr>
            <w:tcW w:w="1701" w:type="dxa"/>
            <w:shd w:val="clear" w:color="auto" w:fill="auto"/>
            <w:vAlign w:val="center"/>
          </w:tcPr>
          <w:p w14:paraId="3EF177AF"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shd w:val="clear" w:color="auto" w:fill="auto"/>
          </w:tcPr>
          <w:p w14:paraId="50894652"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NIL</w:t>
            </w:r>
          </w:p>
        </w:tc>
      </w:tr>
    </w:tbl>
    <w:tbl>
      <w:tblPr>
        <w:tblStyle w:val="TableGrid11"/>
        <w:tblW w:w="7584" w:type="dxa"/>
        <w:tblInd w:w="421" w:type="dxa"/>
        <w:tblLook w:val="04A0" w:firstRow="1" w:lastRow="0" w:firstColumn="1" w:lastColumn="0" w:noHBand="0" w:noVBand="1"/>
      </w:tblPr>
      <w:tblGrid>
        <w:gridCol w:w="1701"/>
        <w:gridCol w:w="992"/>
        <w:gridCol w:w="850"/>
        <w:gridCol w:w="1560"/>
        <w:gridCol w:w="2481"/>
      </w:tblGrid>
      <w:tr w:rsidR="00E9155A" w:rsidRPr="00B474F8" w14:paraId="634ABDC5" w14:textId="77777777" w:rsidTr="006030BD">
        <w:tc>
          <w:tcPr>
            <w:tcW w:w="7584" w:type="dxa"/>
            <w:gridSpan w:val="5"/>
            <w:shd w:val="clear" w:color="auto" w:fill="FF6C2F"/>
          </w:tcPr>
          <w:p w14:paraId="7DE8B3E8" w14:textId="3129119C" w:rsidR="00E9155A" w:rsidRPr="00B474F8" w:rsidRDefault="00E9155A"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0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DLI – CXR</w:t>
            </w:r>
          </w:p>
        </w:tc>
      </w:tr>
      <w:tr w:rsidR="00E9155A" w:rsidRPr="00B474F8" w14:paraId="1D52B4FB" w14:textId="77777777" w:rsidTr="006030BD">
        <w:tc>
          <w:tcPr>
            <w:tcW w:w="1701" w:type="dxa"/>
            <w:vMerge w:val="restart"/>
            <w:vAlign w:val="center"/>
          </w:tcPr>
          <w:p w14:paraId="455F1D63"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992" w:type="dxa"/>
          </w:tcPr>
          <w:p w14:paraId="6CF72B3D"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0" w:type="dxa"/>
          </w:tcPr>
          <w:p w14:paraId="6142BFEA"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VVDL</w:t>
            </w:r>
          </w:p>
        </w:tc>
        <w:tc>
          <w:tcPr>
            <w:tcW w:w="1560" w:type="dxa"/>
          </w:tcPr>
          <w:p w14:paraId="58C95E7B"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CXRDLI</w:t>
            </w:r>
          </w:p>
        </w:tc>
        <w:tc>
          <w:tcPr>
            <w:tcW w:w="2481" w:type="dxa"/>
          </w:tcPr>
          <w:p w14:paraId="403A72CB"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VVTX</w:t>
            </w:r>
          </w:p>
        </w:tc>
      </w:tr>
      <w:tr w:rsidR="00E9155A" w:rsidRPr="00B474F8" w14:paraId="16541905" w14:textId="77777777" w:rsidTr="006030BD">
        <w:tc>
          <w:tcPr>
            <w:tcW w:w="1701" w:type="dxa"/>
            <w:vMerge/>
            <w:vAlign w:val="center"/>
          </w:tcPr>
          <w:p w14:paraId="08F5D5DB"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992" w:type="dxa"/>
          </w:tcPr>
          <w:p w14:paraId="5A19EFC6"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VVDL</w:t>
            </w:r>
          </w:p>
        </w:tc>
        <w:tc>
          <w:tcPr>
            <w:tcW w:w="850" w:type="dxa"/>
          </w:tcPr>
          <w:p w14:paraId="30106821"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560" w:type="dxa"/>
          </w:tcPr>
          <w:p w14:paraId="007794BB"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DLICXR</w:t>
            </w:r>
          </w:p>
        </w:tc>
        <w:tc>
          <w:tcPr>
            <w:tcW w:w="2481" w:type="dxa"/>
          </w:tcPr>
          <w:p w14:paraId="06917C24"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074665" w:rsidRPr="00B474F8" w14:paraId="163A8D8C" w14:textId="77777777" w:rsidTr="006030BD">
        <w:tc>
          <w:tcPr>
            <w:tcW w:w="1701" w:type="dxa"/>
            <w:vAlign w:val="center"/>
          </w:tcPr>
          <w:p w14:paraId="19A23FC2" w14:textId="23A05049" w:rsidR="00074665" w:rsidRPr="00B474F8" w:rsidRDefault="00074665" w:rsidP="0007466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0074A715" w14:textId="5834BD96" w:rsidR="00074665" w:rsidRPr="00B474F8" w:rsidRDefault="00074665" w:rsidP="00074665">
            <w:pPr>
              <w:autoSpaceDE w:val="0"/>
              <w:autoSpaceDN w:val="0"/>
              <w:adjustRightInd w:val="0"/>
              <w:rPr>
                <w:rFonts w:ascii="Arial" w:hAnsi="Arial" w:cs="Arial"/>
                <w:sz w:val="18"/>
                <w:szCs w:val="18"/>
              </w:rPr>
            </w:pPr>
            <w:r>
              <w:rPr>
                <w:rFonts w:ascii="Arial" w:hAnsi="Arial" w:cs="Arial"/>
                <w:color w:val="000000" w:themeColor="text1"/>
                <w:sz w:val="18"/>
                <w:szCs w:val="18"/>
              </w:rPr>
              <w:t>MID/ASIA</w:t>
            </w:r>
          </w:p>
        </w:tc>
      </w:tr>
      <w:tr w:rsidR="00074665" w:rsidRPr="00B474F8" w14:paraId="67D6E8C1" w14:textId="77777777" w:rsidTr="00611C8D">
        <w:tc>
          <w:tcPr>
            <w:tcW w:w="1701" w:type="dxa"/>
            <w:vAlign w:val="center"/>
          </w:tcPr>
          <w:p w14:paraId="33508CAC" w14:textId="77777777" w:rsidR="00074665" w:rsidRPr="00B474F8" w:rsidRDefault="00074665" w:rsidP="0007466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431715E" w14:textId="77777777" w:rsidR="00074665" w:rsidRPr="00B474F8" w:rsidRDefault="00074665" w:rsidP="00611C8D">
            <w:pPr>
              <w:autoSpaceDE w:val="0"/>
              <w:autoSpaceDN w:val="0"/>
              <w:adjustRightInd w:val="0"/>
              <w:rPr>
                <w:rFonts w:ascii="Arial" w:hAnsi="Arial" w:cs="Arial"/>
                <w:color w:val="000000" w:themeColor="text1"/>
                <w:sz w:val="18"/>
                <w:szCs w:val="18"/>
              </w:rPr>
            </w:pPr>
            <w:r w:rsidRPr="00B474F8">
              <w:rPr>
                <w:rFonts w:ascii="Arial" w:hAnsi="Arial" w:cs="Arial"/>
                <w:sz w:val="18"/>
                <w:szCs w:val="18"/>
              </w:rPr>
              <w:t>NIL</w:t>
            </w:r>
          </w:p>
        </w:tc>
      </w:tr>
      <w:tr w:rsidR="00074665" w:rsidRPr="00B474F8" w14:paraId="39103DCC" w14:textId="77777777" w:rsidTr="006030BD">
        <w:tc>
          <w:tcPr>
            <w:tcW w:w="1701" w:type="dxa"/>
            <w:vAlign w:val="center"/>
          </w:tcPr>
          <w:p w14:paraId="3AAC2A80" w14:textId="77777777" w:rsidR="00074665" w:rsidRPr="00B474F8" w:rsidRDefault="00074665" w:rsidP="0007466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9E74A09" w14:textId="77777777" w:rsidR="00074665" w:rsidRPr="00B474F8" w:rsidRDefault="00074665" w:rsidP="00074665">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74665" w:rsidRPr="00B474F8" w14:paraId="16354055" w14:textId="77777777" w:rsidTr="006030BD">
        <w:tc>
          <w:tcPr>
            <w:tcW w:w="1701" w:type="dxa"/>
            <w:vAlign w:val="center"/>
          </w:tcPr>
          <w:p w14:paraId="3F1F7EC5" w14:textId="0828101A" w:rsidR="00074665" w:rsidRPr="00B474F8" w:rsidRDefault="004463F6" w:rsidP="0007466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57A7709" w14:textId="7ACE9D2C" w:rsidR="00074665"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74665" w:rsidRPr="00B474F8" w14:paraId="352ED642" w14:textId="77777777" w:rsidTr="006030BD">
        <w:tc>
          <w:tcPr>
            <w:tcW w:w="1701" w:type="dxa"/>
            <w:vAlign w:val="center"/>
          </w:tcPr>
          <w:p w14:paraId="13F1A8DD" w14:textId="6A5E4ED3" w:rsidR="00074665" w:rsidRPr="00B474F8" w:rsidRDefault="000B601D" w:rsidP="0007466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8E7F1AA" w14:textId="77777777" w:rsidR="00074665" w:rsidRPr="00B474F8" w:rsidRDefault="00074665" w:rsidP="00074665">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576845D2" w14:textId="77777777" w:rsidTr="006030BD">
        <w:tc>
          <w:tcPr>
            <w:tcW w:w="1701" w:type="dxa"/>
            <w:vAlign w:val="center"/>
          </w:tcPr>
          <w:p w14:paraId="25F2AD58" w14:textId="6F45474E"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9F0D6AB" w14:textId="4FCD7192" w:rsidR="00536A59" w:rsidRPr="00B474F8" w:rsidRDefault="00536A59" w:rsidP="00536A59">
            <w:pPr>
              <w:autoSpaceDE w:val="0"/>
              <w:autoSpaceDN w:val="0"/>
              <w:adjustRightInd w:val="0"/>
              <w:jc w:val="both"/>
              <w:rPr>
                <w:rFonts w:ascii="Arial" w:hAnsi="Arial" w:cs="Arial"/>
                <w:bCs/>
                <w:color w:val="000000" w:themeColor="text1"/>
                <w:sz w:val="18"/>
                <w:szCs w:val="18"/>
              </w:rPr>
            </w:pPr>
            <w:r>
              <w:rPr>
                <w:rFonts w:ascii="Arial" w:hAnsi="Arial" w:cs="Arial"/>
                <w:color w:val="000000" w:themeColor="text1"/>
                <w:sz w:val="18"/>
                <w:szCs w:val="18"/>
              </w:rPr>
              <w:t>CPDLC/ ADS-C, ADS-B</w:t>
            </w:r>
          </w:p>
        </w:tc>
      </w:tr>
      <w:tr w:rsidR="00536A59" w:rsidRPr="00B474F8" w14:paraId="0CE321B1" w14:textId="77777777" w:rsidTr="006030BD">
        <w:tc>
          <w:tcPr>
            <w:tcW w:w="1701" w:type="dxa"/>
            <w:vAlign w:val="center"/>
          </w:tcPr>
          <w:p w14:paraId="60DE7119"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0A5C517"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0286EA9C" w14:textId="77777777" w:rsidR="00536A59" w:rsidRPr="00B474F8" w:rsidRDefault="00536A59" w:rsidP="00536A59">
            <w:pPr>
              <w:autoSpaceDE w:val="0"/>
              <w:autoSpaceDN w:val="0"/>
              <w:adjustRightInd w:val="0"/>
              <w:jc w:val="both"/>
              <w:rPr>
                <w:rFonts w:ascii="Arial" w:hAnsi="Arial" w:cs="Arial"/>
                <w:b/>
                <w:color w:val="000000" w:themeColor="text1"/>
                <w:sz w:val="18"/>
                <w:szCs w:val="18"/>
              </w:rPr>
            </w:pPr>
            <w:r w:rsidRPr="00B474F8">
              <w:rPr>
                <w:rFonts w:ascii="Arial" w:hAnsi="Arial" w:cs="Arial"/>
                <w:bCs/>
                <w:color w:val="000000" w:themeColor="text1"/>
                <w:sz w:val="18"/>
                <w:szCs w:val="18"/>
              </w:rPr>
              <w:t>Remarks: NIL</w:t>
            </w:r>
          </w:p>
        </w:tc>
      </w:tr>
      <w:tr w:rsidR="00536A59" w:rsidRPr="00B474F8" w14:paraId="0896B5E3" w14:textId="77777777" w:rsidTr="006030BD">
        <w:tc>
          <w:tcPr>
            <w:tcW w:w="1701" w:type="dxa"/>
            <w:vAlign w:val="center"/>
          </w:tcPr>
          <w:p w14:paraId="00902D91"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630C8DE"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NIL</w:t>
            </w:r>
          </w:p>
        </w:tc>
      </w:tr>
    </w:tbl>
    <w:tbl>
      <w:tblPr>
        <w:tblStyle w:val="TableGrid12"/>
        <w:tblW w:w="7584" w:type="dxa"/>
        <w:tblInd w:w="421" w:type="dxa"/>
        <w:tblLook w:val="04A0" w:firstRow="1" w:lastRow="0" w:firstColumn="1" w:lastColumn="0" w:noHBand="0" w:noVBand="1"/>
      </w:tblPr>
      <w:tblGrid>
        <w:gridCol w:w="1701"/>
        <w:gridCol w:w="992"/>
        <w:gridCol w:w="850"/>
        <w:gridCol w:w="1560"/>
        <w:gridCol w:w="2481"/>
      </w:tblGrid>
      <w:tr w:rsidR="00E9155A" w:rsidRPr="00B474F8" w14:paraId="77066A32" w14:textId="77777777" w:rsidTr="006030BD">
        <w:tc>
          <w:tcPr>
            <w:tcW w:w="7584" w:type="dxa"/>
            <w:gridSpan w:val="5"/>
            <w:shd w:val="clear" w:color="auto" w:fill="FF6C2F"/>
          </w:tcPr>
          <w:p w14:paraId="18CC7738" w14:textId="06B7E679" w:rsidR="00E9155A" w:rsidRPr="00B474F8" w:rsidRDefault="00E9155A"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0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HPH – CXR</w:t>
            </w:r>
          </w:p>
        </w:tc>
      </w:tr>
      <w:tr w:rsidR="00E9155A" w:rsidRPr="00B474F8" w14:paraId="5C619DAE" w14:textId="77777777" w:rsidTr="006030BD">
        <w:tc>
          <w:tcPr>
            <w:tcW w:w="1701" w:type="dxa"/>
            <w:vMerge w:val="restart"/>
            <w:vAlign w:val="center"/>
          </w:tcPr>
          <w:p w14:paraId="4C24EB9C"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992" w:type="dxa"/>
          </w:tcPr>
          <w:p w14:paraId="3F6FABCB"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0" w:type="dxa"/>
          </w:tcPr>
          <w:p w14:paraId="3A1E68B5"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VVCI</w:t>
            </w:r>
          </w:p>
        </w:tc>
        <w:tc>
          <w:tcPr>
            <w:tcW w:w="1560" w:type="dxa"/>
          </w:tcPr>
          <w:p w14:paraId="3BA3B90D"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CXRHPH0207</w:t>
            </w:r>
          </w:p>
        </w:tc>
        <w:tc>
          <w:tcPr>
            <w:tcW w:w="2481" w:type="dxa"/>
          </w:tcPr>
          <w:p w14:paraId="12FF04A3"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VVNB, VVVH</w:t>
            </w:r>
          </w:p>
        </w:tc>
      </w:tr>
      <w:tr w:rsidR="00E9155A" w:rsidRPr="00B474F8" w14:paraId="77D97036" w14:textId="77777777" w:rsidTr="006030BD">
        <w:tc>
          <w:tcPr>
            <w:tcW w:w="1701" w:type="dxa"/>
            <w:vMerge/>
            <w:vAlign w:val="center"/>
          </w:tcPr>
          <w:p w14:paraId="27EB0C75" w14:textId="77777777" w:rsidR="00E9155A" w:rsidRPr="00B474F8" w:rsidRDefault="00E9155A" w:rsidP="008C3E80">
            <w:pPr>
              <w:autoSpaceDE w:val="0"/>
              <w:autoSpaceDN w:val="0"/>
              <w:adjustRightInd w:val="0"/>
              <w:rPr>
                <w:rFonts w:ascii="Arial" w:hAnsi="Arial" w:cs="Arial"/>
                <w:color w:val="000000" w:themeColor="text1"/>
                <w:sz w:val="18"/>
                <w:szCs w:val="18"/>
              </w:rPr>
            </w:pPr>
          </w:p>
        </w:tc>
        <w:tc>
          <w:tcPr>
            <w:tcW w:w="992" w:type="dxa"/>
          </w:tcPr>
          <w:p w14:paraId="7F499BB9"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VVCI</w:t>
            </w:r>
          </w:p>
        </w:tc>
        <w:tc>
          <w:tcPr>
            <w:tcW w:w="850" w:type="dxa"/>
          </w:tcPr>
          <w:p w14:paraId="45E80364"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560" w:type="dxa"/>
          </w:tcPr>
          <w:p w14:paraId="70D6DE7B" w14:textId="77777777" w:rsidR="00E9155A" w:rsidRPr="00B474F8" w:rsidRDefault="00E9155A" w:rsidP="008C3E80">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HPHCXR0702</w:t>
            </w:r>
          </w:p>
        </w:tc>
        <w:tc>
          <w:tcPr>
            <w:tcW w:w="2481" w:type="dxa"/>
          </w:tcPr>
          <w:p w14:paraId="7E21F5A3" w14:textId="77777777" w:rsidR="00E9155A" w:rsidRPr="00B474F8" w:rsidRDefault="00E9155A" w:rsidP="008C3E80">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EC0AD5" w:rsidRPr="00B474F8" w14:paraId="395ACF54" w14:textId="77777777" w:rsidTr="006030BD">
        <w:tc>
          <w:tcPr>
            <w:tcW w:w="1701" w:type="dxa"/>
            <w:vAlign w:val="center"/>
          </w:tcPr>
          <w:p w14:paraId="4E801465" w14:textId="77B303E5" w:rsidR="00EC0AD5" w:rsidRPr="00B474F8" w:rsidRDefault="00EC0AD5" w:rsidP="00EC0AD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29B42B5" w14:textId="29A9578A" w:rsidR="00EC0AD5" w:rsidRPr="00B474F8" w:rsidRDefault="00EC0AD5" w:rsidP="00EC0AD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EC0AD5" w:rsidRPr="00B474F8" w14:paraId="4F51CA64" w14:textId="77777777" w:rsidTr="00611C8D">
        <w:tc>
          <w:tcPr>
            <w:tcW w:w="1701" w:type="dxa"/>
            <w:vAlign w:val="center"/>
          </w:tcPr>
          <w:p w14:paraId="6BB2CD83" w14:textId="77777777" w:rsidR="00EC0AD5" w:rsidRPr="00B474F8" w:rsidRDefault="00EC0AD5" w:rsidP="00EC0AD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5830B35" w14:textId="77777777" w:rsidR="00EC0AD5" w:rsidRPr="00B474F8" w:rsidRDefault="00EC0AD5" w:rsidP="00611C8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EC0AD5" w:rsidRPr="00B474F8" w14:paraId="07A22EE2" w14:textId="77777777" w:rsidTr="006030BD">
        <w:tc>
          <w:tcPr>
            <w:tcW w:w="1701" w:type="dxa"/>
            <w:vAlign w:val="center"/>
          </w:tcPr>
          <w:p w14:paraId="0FCE4BE0" w14:textId="77777777" w:rsidR="00EC0AD5" w:rsidRPr="00B474F8" w:rsidRDefault="00EC0AD5" w:rsidP="00EC0AD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8419947" w14:textId="77777777" w:rsidR="00EC0AD5" w:rsidRPr="00B474F8" w:rsidRDefault="00EC0AD5" w:rsidP="00EC0AD5">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EC0AD5" w:rsidRPr="00B474F8" w14:paraId="29479CE3" w14:textId="77777777" w:rsidTr="006030BD">
        <w:tc>
          <w:tcPr>
            <w:tcW w:w="1701" w:type="dxa"/>
            <w:vAlign w:val="center"/>
          </w:tcPr>
          <w:p w14:paraId="73ED51C4" w14:textId="50FDC390" w:rsidR="00EC0AD5" w:rsidRPr="00B474F8" w:rsidRDefault="004463F6" w:rsidP="00EC0AD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9CE455B" w14:textId="6F274B52" w:rsidR="00EC0AD5"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EC0AD5" w:rsidRPr="00B474F8" w14:paraId="5B9F59A5" w14:textId="77777777" w:rsidTr="006030BD">
        <w:tc>
          <w:tcPr>
            <w:tcW w:w="1701" w:type="dxa"/>
            <w:vAlign w:val="center"/>
          </w:tcPr>
          <w:p w14:paraId="3B5A685D" w14:textId="6AE65BDD" w:rsidR="00EC0AD5" w:rsidRPr="00B474F8" w:rsidRDefault="000B601D" w:rsidP="00EC0AD5">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6627E98" w14:textId="77777777" w:rsidR="00EC0AD5" w:rsidRPr="00B474F8" w:rsidRDefault="00EC0AD5" w:rsidP="00EC0AD5">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536A59" w:rsidRPr="00B474F8" w14:paraId="173D97F2" w14:textId="77777777" w:rsidTr="006030BD">
        <w:tc>
          <w:tcPr>
            <w:tcW w:w="1701" w:type="dxa"/>
            <w:vAlign w:val="center"/>
          </w:tcPr>
          <w:p w14:paraId="5E599E1B" w14:textId="61DE7F1C"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F136CB1" w14:textId="2FBF44AB" w:rsidR="00536A59" w:rsidRPr="00B474F8" w:rsidRDefault="00536A59" w:rsidP="00536A59">
            <w:pPr>
              <w:autoSpaceDE w:val="0"/>
              <w:autoSpaceDN w:val="0"/>
              <w:adjustRightInd w:val="0"/>
              <w:jc w:val="both"/>
              <w:rPr>
                <w:rFonts w:ascii="Arial" w:hAnsi="Arial" w:cs="Arial"/>
                <w:bCs/>
                <w:color w:val="000000" w:themeColor="text1"/>
                <w:sz w:val="18"/>
                <w:szCs w:val="18"/>
              </w:rPr>
            </w:pPr>
            <w:r>
              <w:rPr>
                <w:rFonts w:ascii="Arial" w:hAnsi="Arial" w:cs="Arial"/>
                <w:color w:val="000000" w:themeColor="text1"/>
                <w:sz w:val="18"/>
                <w:szCs w:val="18"/>
              </w:rPr>
              <w:t>CPDLC/ ADS-C, ADS-B</w:t>
            </w:r>
          </w:p>
        </w:tc>
      </w:tr>
      <w:tr w:rsidR="00536A59" w:rsidRPr="00B474F8" w14:paraId="3ED7E3E5" w14:textId="77777777" w:rsidTr="006030BD">
        <w:tc>
          <w:tcPr>
            <w:tcW w:w="1701" w:type="dxa"/>
            <w:vAlign w:val="center"/>
          </w:tcPr>
          <w:p w14:paraId="0B3EF346"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907803A"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7FCEE298"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536A59" w:rsidRPr="00B474F8" w14:paraId="015B598E" w14:textId="77777777" w:rsidTr="006030BD">
        <w:tc>
          <w:tcPr>
            <w:tcW w:w="1701" w:type="dxa"/>
            <w:vAlign w:val="center"/>
          </w:tcPr>
          <w:p w14:paraId="7B4E99A3"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168ED11" w14:textId="0CBBAE77" w:rsidR="00536A59" w:rsidRPr="00B474F8" w:rsidRDefault="000049C6" w:rsidP="00536A5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00066A77" w:rsidRPr="00066A77">
              <w:rPr>
                <w:rFonts w:ascii="Arial" w:hAnsi="Arial" w:cs="Arial"/>
                <w:color w:val="000000" w:themeColor="text1"/>
                <w:sz w:val="18"/>
                <w:szCs w:val="18"/>
              </w:rPr>
              <w:t>Allocated Flight Level: FL310; FL350; FL390</w:t>
            </w:r>
            <w:r w:rsidR="00066A77">
              <w:rPr>
                <w:rFonts w:ascii="Arial" w:hAnsi="Arial" w:cs="Arial"/>
                <w:color w:val="000000" w:themeColor="text1"/>
                <w:sz w:val="18"/>
                <w:szCs w:val="18"/>
              </w:rPr>
              <w:t xml:space="preserve"> (N-BOUND)</w:t>
            </w:r>
          </w:p>
        </w:tc>
      </w:tr>
      <w:tr w:rsidR="00536A59" w:rsidRPr="00B474F8" w14:paraId="69E669AF" w14:textId="77777777" w:rsidTr="006030BD">
        <w:tc>
          <w:tcPr>
            <w:tcW w:w="7584" w:type="dxa"/>
            <w:gridSpan w:val="5"/>
            <w:shd w:val="clear" w:color="auto" w:fill="FF6C2F"/>
          </w:tcPr>
          <w:p w14:paraId="28874ECA" w14:textId="0DEF1647" w:rsidR="00536A59" w:rsidRPr="00B474F8" w:rsidRDefault="00536A5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0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HUI – CXR</w:t>
            </w:r>
          </w:p>
        </w:tc>
      </w:tr>
      <w:tr w:rsidR="00536A59" w:rsidRPr="00B474F8" w14:paraId="70B4E58D" w14:textId="77777777" w:rsidTr="006030BD">
        <w:tc>
          <w:tcPr>
            <w:tcW w:w="1701" w:type="dxa"/>
            <w:vMerge w:val="restart"/>
            <w:vAlign w:val="center"/>
          </w:tcPr>
          <w:p w14:paraId="47713CCC"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5E363493"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0" w:type="dxa"/>
          </w:tcPr>
          <w:p w14:paraId="608BDCC4"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VVPB</w:t>
            </w:r>
          </w:p>
        </w:tc>
        <w:tc>
          <w:tcPr>
            <w:tcW w:w="1560" w:type="dxa"/>
          </w:tcPr>
          <w:p w14:paraId="70A14496"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CXRHUI2009</w:t>
            </w:r>
          </w:p>
        </w:tc>
        <w:tc>
          <w:tcPr>
            <w:tcW w:w="2481" w:type="dxa"/>
          </w:tcPr>
          <w:p w14:paraId="75D11238" w14:textId="77777777" w:rsidR="00536A59" w:rsidRPr="00B474F8" w:rsidRDefault="00536A59" w:rsidP="00536A59">
            <w:pPr>
              <w:tabs>
                <w:tab w:val="left" w:pos="1263"/>
              </w:tabs>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VVVH</w:t>
            </w:r>
          </w:p>
        </w:tc>
      </w:tr>
      <w:tr w:rsidR="00536A59" w:rsidRPr="00B474F8" w14:paraId="27E8CF63" w14:textId="77777777" w:rsidTr="006030BD">
        <w:tc>
          <w:tcPr>
            <w:tcW w:w="1701" w:type="dxa"/>
            <w:vMerge/>
            <w:vAlign w:val="center"/>
          </w:tcPr>
          <w:p w14:paraId="66D75220"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6D7671DC"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VVPB</w:t>
            </w:r>
          </w:p>
        </w:tc>
        <w:tc>
          <w:tcPr>
            <w:tcW w:w="850" w:type="dxa"/>
          </w:tcPr>
          <w:p w14:paraId="73FAF5C3"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560" w:type="dxa"/>
          </w:tcPr>
          <w:p w14:paraId="7DB328F4"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HUICXR0920</w:t>
            </w:r>
          </w:p>
        </w:tc>
        <w:tc>
          <w:tcPr>
            <w:tcW w:w="2481" w:type="dxa"/>
          </w:tcPr>
          <w:p w14:paraId="5D37273A"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536A59" w:rsidRPr="00B474F8" w14:paraId="7CFDB7BF" w14:textId="77777777" w:rsidTr="006030BD">
        <w:tc>
          <w:tcPr>
            <w:tcW w:w="1701" w:type="dxa"/>
            <w:vAlign w:val="center"/>
          </w:tcPr>
          <w:p w14:paraId="0874E68B" w14:textId="37EFDB5C"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07BD1C92" w14:textId="07BF1A70"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36A59" w:rsidRPr="00B474F8" w14:paraId="283C5618" w14:textId="77777777" w:rsidTr="003C2215">
        <w:tc>
          <w:tcPr>
            <w:tcW w:w="1701" w:type="dxa"/>
            <w:vAlign w:val="center"/>
          </w:tcPr>
          <w:p w14:paraId="2968D159"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53408A4" w14:textId="77777777" w:rsidR="00536A59" w:rsidRPr="00B474F8" w:rsidRDefault="00536A59" w:rsidP="003C221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4AF65084" w14:textId="77777777" w:rsidTr="006030BD">
        <w:tc>
          <w:tcPr>
            <w:tcW w:w="1701" w:type="dxa"/>
            <w:vAlign w:val="center"/>
          </w:tcPr>
          <w:p w14:paraId="2DBF9A61"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A9255E7"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36A59" w:rsidRPr="00B474F8" w14:paraId="414C487E" w14:textId="77777777" w:rsidTr="006030BD">
        <w:tc>
          <w:tcPr>
            <w:tcW w:w="1701" w:type="dxa"/>
            <w:vAlign w:val="center"/>
          </w:tcPr>
          <w:p w14:paraId="667BAA5F" w14:textId="009C3527" w:rsidR="00536A59" w:rsidRPr="00B474F8" w:rsidRDefault="004463F6"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7701116" w14:textId="722661F2" w:rsidR="00536A5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36A59" w:rsidRPr="00B474F8" w14:paraId="37CD05C8" w14:textId="77777777" w:rsidTr="006030BD">
        <w:tc>
          <w:tcPr>
            <w:tcW w:w="1701" w:type="dxa"/>
            <w:vAlign w:val="center"/>
          </w:tcPr>
          <w:p w14:paraId="2685D8E6" w14:textId="36B49981"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7DEC233"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536A59" w:rsidRPr="00B474F8" w14:paraId="6A5C36BE" w14:textId="77777777" w:rsidTr="006030BD">
        <w:tc>
          <w:tcPr>
            <w:tcW w:w="1701" w:type="dxa"/>
            <w:vAlign w:val="center"/>
          </w:tcPr>
          <w:p w14:paraId="3E430942" w14:textId="4D764E83" w:rsidR="00536A59"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CC706CA" w14:textId="4EAEE67C" w:rsidR="00536A59" w:rsidRPr="00B474F8" w:rsidRDefault="00536A59" w:rsidP="00536A5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36A59" w:rsidRPr="00B474F8" w14:paraId="5A681CE5" w14:textId="77777777" w:rsidTr="006030BD">
        <w:tc>
          <w:tcPr>
            <w:tcW w:w="1701" w:type="dxa"/>
            <w:vAlign w:val="center"/>
          </w:tcPr>
          <w:p w14:paraId="4F6388D2"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884BED9"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579A6D83"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536A59" w:rsidRPr="00B474F8" w14:paraId="5D84F8A9" w14:textId="77777777" w:rsidTr="006030BD">
        <w:tc>
          <w:tcPr>
            <w:tcW w:w="1701" w:type="dxa"/>
            <w:vAlign w:val="center"/>
          </w:tcPr>
          <w:p w14:paraId="67296304"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9C88AE3"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449F2F45" w14:textId="77777777" w:rsidTr="006030BD">
        <w:tc>
          <w:tcPr>
            <w:tcW w:w="7584" w:type="dxa"/>
            <w:gridSpan w:val="5"/>
            <w:shd w:val="clear" w:color="auto" w:fill="FF6C2F"/>
          </w:tcPr>
          <w:p w14:paraId="51444F33" w14:textId="549AEE6E" w:rsidR="00536A59" w:rsidRPr="00B474F8" w:rsidRDefault="00536A5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0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PQC – CXR</w:t>
            </w:r>
          </w:p>
        </w:tc>
      </w:tr>
      <w:tr w:rsidR="00536A59" w:rsidRPr="00B474F8" w14:paraId="4F0C361A" w14:textId="77777777" w:rsidTr="006030BD">
        <w:tc>
          <w:tcPr>
            <w:tcW w:w="1701" w:type="dxa"/>
            <w:vMerge w:val="restart"/>
            <w:vAlign w:val="center"/>
          </w:tcPr>
          <w:p w14:paraId="29E53871"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59B320BD"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0" w:type="dxa"/>
          </w:tcPr>
          <w:p w14:paraId="47FBDCC2"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VVPQ</w:t>
            </w:r>
          </w:p>
        </w:tc>
        <w:tc>
          <w:tcPr>
            <w:tcW w:w="1560" w:type="dxa"/>
          </w:tcPr>
          <w:p w14:paraId="2450E01C"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CXRPQC2028</w:t>
            </w:r>
          </w:p>
        </w:tc>
        <w:tc>
          <w:tcPr>
            <w:tcW w:w="2481" w:type="dxa"/>
          </w:tcPr>
          <w:p w14:paraId="4DB25FA6"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VVTS, VVCR</w:t>
            </w:r>
          </w:p>
        </w:tc>
      </w:tr>
      <w:tr w:rsidR="00536A59" w:rsidRPr="00B474F8" w14:paraId="644D8257" w14:textId="77777777" w:rsidTr="006030BD">
        <w:tc>
          <w:tcPr>
            <w:tcW w:w="1701" w:type="dxa"/>
            <w:vMerge/>
            <w:vAlign w:val="center"/>
          </w:tcPr>
          <w:p w14:paraId="22845246"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4954FE34"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VVPQ</w:t>
            </w:r>
          </w:p>
        </w:tc>
        <w:tc>
          <w:tcPr>
            <w:tcW w:w="850" w:type="dxa"/>
          </w:tcPr>
          <w:p w14:paraId="5CA8E243"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560" w:type="dxa"/>
          </w:tcPr>
          <w:p w14:paraId="55FD0838"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PQCCXR2820</w:t>
            </w:r>
          </w:p>
        </w:tc>
        <w:tc>
          <w:tcPr>
            <w:tcW w:w="2481" w:type="dxa"/>
          </w:tcPr>
          <w:p w14:paraId="67312B0D"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536A59" w:rsidRPr="00B474F8" w14:paraId="729774D9" w14:textId="77777777" w:rsidTr="006030BD">
        <w:tc>
          <w:tcPr>
            <w:tcW w:w="1701" w:type="dxa"/>
            <w:vAlign w:val="center"/>
          </w:tcPr>
          <w:p w14:paraId="635DAFAB" w14:textId="7D21ACFC"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C292C5C" w14:textId="0FF62E5E"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36A59" w:rsidRPr="00B474F8" w14:paraId="1A08130E" w14:textId="77777777" w:rsidTr="003C2215">
        <w:tc>
          <w:tcPr>
            <w:tcW w:w="1701" w:type="dxa"/>
            <w:vAlign w:val="center"/>
          </w:tcPr>
          <w:p w14:paraId="0C8E1DAC"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3150FB3" w14:textId="77777777" w:rsidR="00536A59" w:rsidRPr="00B474F8" w:rsidRDefault="00536A59" w:rsidP="003C221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293BB844" w14:textId="77777777" w:rsidTr="006030BD">
        <w:tc>
          <w:tcPr>
            <w:tcW w:w="1701" w:type="dxa"/>
            <w:vAlign w:val="center"/>
          </w:tcPr>
          <w:p w14:paraId="42CFCF6F"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955BCE0"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36A59" w:rsidRPr="00B474F8" w14:paraId="57FAAAA3" w14:textId="77777777" w:rsidTr="006030BD">
        <w:tc>
          <w:tcPr>
            <w:tcW w:w="1701" w:type="dxa"/>
            <w:vAlign w:val="center"/>
          </w:tcPr>
          <w:p w14:paraId="7318C8D7" w14:textId="0BCBD64A" w:rsidR="00536A59" w:rsidRPr="00B474F8" w:rsidRDefault="004463F6"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FFC2A97" w14:textId="1E69E945" w:rsidR="00536A5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36A59" w:rsidRPr="00B474F8" w14:paraId="355C7A36" w14:textId="77777777" w:rsidTr="006030BD">
        <w:tc>
          <w:tcPr>
            <w:tcW w:w="1701" w:type="dxa"/>
            <w:vAlign w:val="center"/>
          </w:tcPr>
          <w:p w14:paraId="46710981" w14:textId="28BBEC9D"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9866EFB"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5604108D" w14:textId="77777777" w:rsidTr="006030BD">
        <w:tc>
          <w:tcPr>
            <w:tcW w:w="1701" w:type="dxa"/>
            <w:vAlign w:val="center"/>
          </w:tcPr>
          <w:p w14:paraId="57A34BBA" w14:textId="3E769E7F" w:rsidR="00536A59"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E9CF231" w14:textId="67AB3CCF" w:rsidR="00536A59" w:rsidRPr="00B474F8" w:rsidRDefault="00536A59" w:rsidP="00536A5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36A59" w:rsidRPr="00B474F8" w14:paraId="26471BBF" w14:textId="77777777" w:rsidTr="006030BD">
        <w:tc>
          <w:tcPr>
            <w:tcW w:w="1701" w:type="dxa"/>
            <w:vAlign w:val="center"/>
          </w:tcPr>
          <w:p w14:paraId="37C93A2A"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DC94136"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6CD79A4B"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536A59" w:rsidRPr="00B474F8" w14:paraId="4F059B85" w14:textId="77777777" w:rsidTr="006030BD">
        <w:tc>
          <w:tcPr>
            <w:tcW w:w="1701" w:type="dxa"/>
            <w:vAlign w:val="center"/>
          </w:tcPr>
          <w:p w14:paraId="11002277"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D36EBEC"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26369A14" w14:textId="77777777" w:rsidTr="006030BD">
        <w:tc>
          <w:tcPr>
            <w:tcW w:w="7584" w:type="dxa"/>
            <w:gridSpan w:val="5"/>
            <w:shd w:val="clear" w:color="auto" w:fill="FF6C2F"/>
          </w:tcPr>
          <w:p w14:paraId="252C0E8A" w14:textId="0428355A" w:rsidR="00536A59" w:rsidRPr="00B474F8" w:rsidRDefault="00536A5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0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TBB – CXR</w:t>
            </w:r>
          </w:p>
        </w:tc>
      </w:tr>
      <w:tr w:rsidR="00536A59" w:rsidRPr="00B474F8" w14:paraId="45AB9D67" w14:textId="77777777" w:rsidTr="006030BD">
        <w:tc>
          <w:tcPr>
            <w:tcW w:w="1701" w:type="dxa"/>
            <w:vMerge w:val="restart"/>
            <w:vAlign w:val="center"/>
          </w:tcPr>
          <w:p w14:paraId="17C1B1DB"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7CD0E80F"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0" w:type="dxa"/>
          </w:tcPr>
          <w:p w14:paraId="75638EEB"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VVTH</w:t>
            </w:r>
          </w:p>
        </w:tc>
        <w:tc>
          <w:tcPr>
            <w:tcW w:w="1560" w:type="dxa"/>
          </w:tcPr>
          <w:p w14:paraId="076EB6CD"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CXRTBB0202</w:t>
            </w:r>
          </w:p>
        </w:tc>
        <w:tc>
          <w:tcPr>
            <w:tcW w:w="2481" w:type="dxa"/>
          </w:tcPr>
          <w:p w14:paraId="3D677977"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VVDL, VVCR</w:t>
            </w:r>
          </w:p>
        </w:tc>
      </w:tr>
      <w:tr w:rsidR="00536A59" w:rsidRPr="00B474F8" w14:paraId="3A07E055" w14:textId="77777777" w:rsidTr="006030BD">
        <w:tc>
          <w:tcPr>
            <w:tcW w:w="1701" w:type="dxa"/>
            <w:vMerge/>
            <w:vAlign w:val="center"/>
          </w:tcPr>
          <w:p w14:paraId="63C243B8"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2EACD8BD"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VVTH</w:t>
            </w:r>
          </w:p>
        </w:tc>
        <w:tc>
          <w:tcPr>
            <w:tcW w:w="850" w:type="dxa"/>
          </w:tcPr>
          <w:p w14:paraId="38039DE8"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560" w:type="dxa"/>
          </w:tcPr>
          <w:p w14:paraId="7DCD9F8D"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TBBCXR0202</w:t>
            </w:r>
          </w:p>
        </w:tc>
        <w:tc>
          <w:tcPr>
            <w:tcW w:w="2481" w:type="dxa"/>
          </w:tcPr>
          <w:p w14:paraId="546ECEFF"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536A59" w:rsidRPr="00B474F8" w14:paraId="6F1ECDD0" w14:textId="77777777" w:rsidTr="006030BD">
        <w:tc>
          <w:tcPr>
            <w:tcW w:w="1701" w:type="dxa"/>
            <w:vAlign w:val="center"/>
          </w:tcPr>
          <w:p w14:paraId="319C017A" w14:textId="0593D50E"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8F160E3" w14:textId="13613535"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36A59" w:rsidRPr="00B474F8" w14:paraId="44805B5B" w14:textId="77777777" w:rsidTr="003C2215">
        <w:tc>
          <w:tcPr>
            <w:tcW w:w="1701" w:type="dxa"/>
            <w:vAlign w:val="center"/>
          </w:tcPr>
          <w:p w14:paraId="5B35F298"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FA8A9A1" w14:textId="77777777" w:rsidR="00536A59" w:rsidRPr="00B474F8" w:rsidRDefault="00536A59" w:rsidP="003C221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4A981D7E" w14:textId="77777777" w:rsidTr="006030BD">
        <w:tc>
          <w:tcPr>
            <w:tcW w:w="1701" w:type="dxa"/>
            <w:vAlign w:val="center"/>
          </w:tcPr>
          <w:p w14:paraId="0B3D920C"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4187D9F"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36A59" w:rsidRPr="00B474F8" w14:paraId="29A41E60" w14:textId="77777777" w:rsidTr="006030BD">
        <w:tc>
          <w:tcPr>
            <w:tcW w:w="1701" w:type="dxa"/>
            <w:vAlign w:val="center"/>
          </w:tcPr>
          <w:p w14:paraId="48B057B8" w14:textId="64272C27" w:rsidR="00536A59" w:rsidRPr="00B474F8" w:rsidRDefault="004463F6"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528CF44" w14:textId="487F49C7" w:rsidR="00536A5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36A59" w:rsidRPr="00B474F8" w14:paraId="5805B2F7" w14:textId="77777777" w:rsidTr="006030BD">
        <w:tc>
          <w:tcPr>
            <w:tcW w:w="1701" w:type="dxa"/>
            <w:vAlign w:val="center"/>
          </w:tcPr>
          <w:p w14:paraId="182E04F8" w14:textId="26939B68"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8816B7F"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62303E63" w14:textId="77777777" w:rsidTr="006030BD">
        <w:tc>
          <w:tcPr>
            <w:tcW w:w="1701" w:type="dxa"/>
            <w:vAlign w:val="center"/>
          </w:tcPr>
          <w:p w14:paraId="4C644545" w14:textId="1B3EE46A" w:rsidR="00536A59"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DC24DD2" w14:textId="56CD888E" w:rsidR="00536A59" w:rsidRPr="00B474F8" w:rsidRDefault="00536A59" w:rsidP="00536A5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36A59" w:rsidRPr="00B474F8" w14:paraId="0273DE8B" w14:textId="77777777" w:rsidTr="006030BD">
        <w:tc>
          <w:tcPr>
            <w:tcW w:w="1701" w:type="dxa"/>
            <w:vAlign w:val="center"/>
          </w:tcPr>
          <w:p w14:paraId="6DAF80AC"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0E8499D"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6A5CBAB7"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536A59" w:rsidRPr="00B474F8" w14:paraId="00D9E64F" w14:textId="77777777" w:rsidTr="006030BD">
        <w:tc>
          <w:tcPr>
            <w:tcW w:w="1701" w:type="dxa"/>
            <w:vAlign w:val="center"/>
          </w:tcPr>
          <w:p w14:paraId="322D3431"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B381067"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3CECD60B" w14:textId="77777777" w:rsidTr="006030BD">
        <w:tc>
          <w:tcPr>
            <w:tcW w:w="7584" w:type="dxa"/>
            <w:gridSpan w:val="5"/>
            <w:shd w:val="clear" w:color="auto" w:fill="FF6C2F"/>
          </w:tcPr>
          <w:p w14:paraId="42652297" w14:textId="40C39418" w:rsidR="00536A59" w:rsidRPr="00B474F8" w:rsidRDefault="00536A5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CXR – UIH – CXR</w:t>
            </w:r>
          </w:p>
        </w:tc>
      </w:tr>
      <w:tr w:rsidR="00536A59" w:rsidRPr="00B474F8" w14:paraId="3F1856FC" w14:textId="77777777" w:rsidTr="006030BD">
        <w:tc>
          <w:tcPr>
            <w:tcW w:w="1701" w:type="dxa"/>
            <w:vMerge w:val="restart"/>
            <w:vAlign w:val="center"/>
          </w:tcPr>
          <w:p w14:paraId="64DC4B78"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724834E0"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0" w:type="dxa"/>
          </w:tcPr>
          <w:p w14:paraId="57215FFF"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VVPC</w:t>
            </w:r>
          </w:p>
        </w:tc>
        <w:tc>
          <w:tcPr>
            <w:tcW w:w="1560" w:type="dxa"/>
          </w:tcPr>
          <w:p w14:paraId="366CA5C2"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CXRUIH</w:t>
            </w:r>
          </w:p>
        </w:tc>
        <w:tc>
          <w:tcPr>
            <w:tcW w:w="2481" w:type="dxa"/>
          </w:tcPr>
          <w:p w14:paraId="011FE171"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VVDL, VVCR</w:t>
            </w:r>
          </w:p>
        </w:tc>
      </w:tr>
      <w:tr w:rsidR="00536A59" w:rsidRPr="00B474F8" w14:paraId="7ED83246" w14:textId="77777777" w:rsidTr="006030BD">
        <w:tc>
          <w:tcPr>
            <w:tcW w:w="1701" w:type="dxa"/>
            <w:vMerge/>
            <w:vAlign w:val="center"/>
          </w:tcPr>
          <w:p w14:paraId="23CDDE76"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2BDC1CCD"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VVPC</w:t>
            </w:r>
          </w:p>
        </w:tc>
        <w:tc>
          <w:tcPr>
            <w:tcW w:w="850" w:type="dxa"/>
          </w:tcPr>
          <w:p w14:paraId="3649A656"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560" w:type="dxa"/>
          </w:tcPr>
          <w:p w14:paraId="427EFE1E"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UIHCXR</w:t>
            </w:r>
          </w:p>
        </w:tc>
        <w:tc>
          <w:tcPr>
            <w:tcW w:w="2481" w:type="dxa"/>
          </w:tcPr>
          <w:p w14:paraId="1CE7ACAD"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536A59" w:rsidRPr="00B474F8" w14:paraId="18AD7B85" w14:textId="77777777" w:rsidTr="006030BD">
        <w:tc>
          <w:tcPr>
            <w:tcW w:w="1701" w:type="dxa"/>
            <w:vAlign w:val="center"/>
          </w:tcPr>
          <w:p w14:paraId="7B6A0B0F" w14:textId="528C9FEB"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E374060" w14:textId="77DFE3A4"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36A59" w:rsidRPr="00B474F8" w14:paraId="294A4C81" w14:textId="77777777" w:rsidTr="003C2215">
        <w:tc>
          <w:tcPr>
            <w:tcW w:w="1701" w:type="dxa"/>
            <w:vAlign w:val="center"/>
          </w:tcPr>
          <w:p w14:paraId="470DA7EE"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1F04314" w14:textId="77777777" w:rsidR="00536A59" w:rsidRPr="00B474F8" w:rsidRDefault="00536A59" w:rsidP="003C221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42FDD4C2" w14:textId="77777777" w:rsidTr="006030BD">
        <w:tc>
          <w:tcPr>
            <w:tcW w:w="1701" w:type="dxa"/>
            <w:vAlign w:val="center"/>
          </w:tcPr>
          <w:p w14:paraId="2265BC9E"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401C560"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36A59" w:rsidRPr="00B474F8" w14:paraId="18BCF6CA" w14:textId="77777777" w:rsidTr="006030BD">
        <w:tc>
          <w:tcPr>
            <w:tcW w:w="1701" w:type="dxa"/>
            <w:vAlign w:val="center"/>
          </w:tcPr>
          <w:p w14:paraId="1ED7EAFF" w14:textId="1D050BEC" w:rsidR="00536A59" w:rsidRPr="00B474F8" w:rsidRDefault="004463F6"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5B3AB3C" w14:textId="2C1D8972" w:rsidR="00536A5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36A59" w:rsidRPr="00B474F8" w14:paraId="657F0530" w14:textId="77777777" w:rsidTr="006030BD">
        <w:tc>
          <w:tcPr>
            <w:tcW w:w="1701" w:type="dxa"/>
            <w:vAlign w:val="center"/>
          </w:tcPr>
          <w:p w14:paraId="24545CA1" w14:textId="1452566E"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3725DA2"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7B9EC533" w14:textId="77777777" w:rsidTr="006030BD">
        <w:tc>
          <w:tcPr>
            <w:tcW w:w="1701" w:type="dxa"/>
            <w:vAlign w:val="center"/>
          </w:tcPr>
          <w:p w14:paraId="6F510040" w14:textId="1617211D"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18377FC" w14:textId="105E1407" w:rsidR="00536A59" w:rsidRPr="00B474F8" w:rsidRDefault="00536A59" w:rsidP="00536A59">
            <w:pPr>
              <w:autoSpaceDE w:val="0"/>
              <w:autoSpaceDN w:val="0"/>
              <w:adjustRightInd w:val="0"/>
              <w:jc w:val="both"/>
              <w:rPr>
                <w:rFonts w:ascii="Arial" w:hAnsi="Arial" w:cs="Arial"/>
                <w:bCs/>
                <w:color w:val="000000" w:themeColor="text1"/>
                <w:sz w:val="18"/>
                <w:szCs w:val="18"/>
              </w:rPr>
            </w:pPr>
            <w:r>
              <w:rPr>
                <w:rFonts w:ascii="Arial" w:hAnsi="Arial" w:cs="Arial"/>
                <w:color w:val="000000" w:themeColor="text1"/>
                <w:sz w:val="18"/>
                <w:szCs w:val="18"/>
              </w:rPr>
              <w:t>CPDLC/ ADS-C, ADS-B</w:t>
            </w:r>
          </w:p>
        </w:tc>
      </w:tr>
      <w:tr w:rsidR="00536A59" w:rsidRPr="00B474F8" w14:paraId="342C0FA0" w14:textId="77777777" w:rsidTr="006030BD">
        <w:tc>
          <w:tcPr>
            <w:tcW w:w="1701" w:type="dxa"/>
            <w:vAlign w:val="center"/>
          </w:tcPr>
          <w:p w14:paraId="54F6ED82"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00283B9"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1B840E7A"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536A59" w:rsidRPr="00B474F8" w14:paraId="246FDEB5" w14:textId="77777777" w:rsidTr="006030BD">
        <w:tc>
          <w:tcPr>
            <w:tcW w:w="1701" w:type="dxa"/>
            <w:vAlign w:val="center"/>
          </w:tcPr>
          <w:p w14:paraId="19603489"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ACC2338"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384CAA94" w14:textId="77777777" w:rsidTr="006030BD">
        <w:tc>
          <w:tcPr>
            <w:tcW w:w="7584" w:type="dxa"/>
            <w:gridSpan w:val="5"/>
            <w:shd w:val="clear" w:color="auto" w:fill="FF6C2F"/>
          </w:tcPr>
          <w:p w14:paraId="72BF848B" w14:textId="23411A6D" w:rsidR="00536A59" w:rsidRPr="00B474F8" w:rsidRDefault="00536A59"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BMV – DAD</w:t>
            </w:r>
          </w:p>
        </w:tc>
      </w:tr>
      <w:tr w:rsidR="00536A59" w:rsidRPr="00B474F8" w14:paraId="79395647" w14:textId="77777777" w:rsidTr="006030BD">
        <w:tc>
          <w:tcPr>
            <w:tcW w:w="1701" w:type="dxa"/>
            <w:vMerge w:val="restart"/>
            <w:vAlign w:val="center"/>
          </w:tcPr>
          <w:p w14:paraId="7038C0C3"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4C47E03E"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7C727779"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VVBM</w:t>
            </w:r>
          </w:p>
        </w:tc>
        <w:tc>
          <w:tcPr>
            <w:tcW w:w="1560" w:type="dxa"/>
          </w:tcPr>
          <w:p w14:paraId="4E5E4BB3"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DADBMV3509</w:t>
            </w:r>
          </w:p>
        </w:tc>
        <w:tc>
          <w:tcPr>
            <w:tcW w:w="2481" w:type="dxa"/>
          </w:tcPr>
          <w:p w14:paraId="128AFDDA"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VVDL, VVCR, VVTS</w:t>
            </w:r>
          </w:p>
        </w:tc>
      </w:tr>
      <w:tr w:rsidR="00536A59" w:rsidRPr="00B474F8" w14:paraId="2071FD88" w14:textId="77777777" w:rsidTr="006030BD">
        <w:tc>
          <w:tcPr>
            <w:tcW w:w="1701" w:type="dxa"/>
            <w:vMerge/>
            <w:vAlign w:val="center"/>
          </w:tcPr>
          <w:p w14:paraId="27AFE9F1" w14:textId="77777777" w:rsidR="00536A59" w:rsidRPr="00B474F8" w:rsidRDefault="00536A59" w:rsidP="00536A59">
            <w:pPr>
              <w:autoSpaceDE w:val="0"/>
              <w:autoSpaceDN w:val="0"/>
              <w:adjustRightInd w:val="0"/>
              <w:rPr>
                <w:rFonts w:ascii="Arial" w:hAnsi="Arial" w:cs="Arial"/>
                <w:color w:val="000000" w:themeColor="text1"/>
                <w:sz w:val="18"/>
                <w:szCs w:val="18"/>
              </w:rPr>
            </w:pPr>
          </w:p>
        </w:tc>
        <w:tc>
          <w:tcPr>
            <w:tcW w:w="992" w:type="dxa"/>
          </w:tcPr>
          <w:p w14:paraId="22AE77AD"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VVBM</w:t>
            </w:r>
          </w:p>
        </w:tc>
        <w:tc>
          <w:tcPr>
            <w:tcW w:w="850" w:type="dxa"/>
          </w:tcPr>
          <w:p w14:paraId="1A31F95F"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0A387CF8" w14:textId="77777777" w:rsidR="00536A59" w:rsidRPr="00B474F8" w:rsidRDefault="00536A59" w:rsidP="00536A59">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BMVDAD0935</w:t>
            </w:r>
          </w:p>
        </w:tc>
        <w:tc>
          <w:tcPr>
            <w:tcW w:w="2481" w:type="dxa"/>
          </w:tcPr>
          <w:p w14:paraId="341EE633"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536A59" w:rsidRPr="00B474F8" w14:paraId="1866949D" w14:textId="77777777" w:rsidTr="006030BD">
        <w:tc>
          <w:tcPr>
            <w:tcW w:w="1701" w:type="dxa"/>
            <w:vAlign w:val="center"/>
          </w:tcPr>
          <w:p w14:paraId="0FDB4157" w14:textId="15E3FD03"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69666611" w14:textId="666E1FD3"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36A59" w:rsidRPr="00B474F8" w14:paraId="1E84E14A" w14:textId="77777777" w:rsidTr="003C2215">
        <w:tc>
          <w:tcPr>
            <w:tcW w:w="1701" w:type="dxa"/>
            <w:vAlign w:val="center"/>
          </w:tcPr>
          <w:p w14:paraId="50181D6D"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82DC254" w14:textId="77777777" w:rsidR="00536A59" w:rsidRPr="00B474F8" w:rsidRDefault="00536A59" w:rsidP="003C221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36A59" w:rsidRPr="00B474F8" w14:paraId="23CBFED8" w14:textId="77777777" w:rsidTr="006030BD">
        <w:tc>
          <w:tcPr>
            <w:tcW w:w="1701" w:type="dxa"/>
            <w:vAlign w:val="center"/>
          </w:tcPr>
          <w:p w14:paraId="6AC3A660"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ED2B08D"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36A59" w:rsidRPr="00B474F8" w14:paraId="288D1061" w14:textId="77777777" w:rsidTr="006030BD">
        <w:tc>
          <w:tcPr>
            <w:tcW w:w="1701" w:type="dxa"/>
            <w:vAlign w:val="center"/>
          </w:tcPr>
          <w:p w14:paraId="63FC746A" w14:textId="573F411B" w:rsidR="00536A59" w:rsidRPr="00B474F8" w:rsidRDefault="004463F6"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BF67256" w14:textId="0D19A68F" w:rsidR="00536A59" w:rsidRPr="00B474F8" w:rsidRDefault="00172CF0" w:rsidP="00172CF0">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36A59" w:rsidRPr="00B474F8" w14:paraId="32737993" w14:textId="77777777" w:rsidTr="006030BD">
        <w:tc>
          <w:tcPr>
            <w:tcW w:w="1701" w:type="dxa"/>
            <w:vAlign w:val="center"/>
          </w:tcPr>
          <w:p w14:paraId="46BA297D" w14:textId="32848B79" w:rsidR="00536A59" w:rsidRPr="00B474F8"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ED6687D"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36A59" w:rsidRPr="00B474F8" w14:paraId="08CAEC08" w14:textId="77777777" w:rsidTr="006030BD">
        <w:tc>
          <w:tcPr>
            <w:tcW w:w="1701" w:type="dxa"/>
            <w:vAlign w:val="center"/>
          </w:tcPr>
          <w:p w14:paraId="1558CE78" w14:textId="43C9EBA0" w:rsidR="00536A59" w:rsidRDefault="00536A59" w:rsidP="00536A59">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AF58A65" w14:textId="346137C3" w:rsidR="00536A59" w:rsidRPr="00B474F8" w:rsidRDefault="00536A59" w:rsidP="00536A59">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36A59" w:rsidRPr="00B474F8" w14:paraId="4FD281A1" w14:textId="77777777" w:rsidTr="006030BD">
        <w:tc>
          <w:tcPr>
            <w:tcW w:w="1701" w:type="dxa"/>
            <w:vAlign w:val="center"/>
          </w:tcPr>
          <w:p w14:paraId="130BC11D" w14:textId="77777777" w:rsidR="00536A59" w:rsidRPr="00B474F8" w:rsidRDefault="00536A59" w:rsidP="00536A59">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4FC3EAA" w14:textId="77777777" w:rsidR="00536A59" w:rsidRPr="00B474F8" w:rsidRDefault="00536A59" w:rsidP="00536A59">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1BFCE464" w14:textId="77777777" w:rsidR="00536A59" w:rsidRPr="00B474F8" w:rsidRDefault="00536A59" w:rsidP="00536A59">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066A77" w:rsidRPr="00B474F8" w14:paraId="4767A8BE" w14:textId="77777777" w:rsidTr="006030BD">
        <w:tc>
          <w:tcPr>
            <w:tcW w:w="1701" w:type="dxa"/>
            <w:vAlign w:val="center"/>
          </w:tcPr>
          <w:p w14:paraId="59C3EB42"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C2520C9" w14:textId="2450CF4B"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tc>
      </w:tr>
      <w:tr w:rsidR="00066A77" w:rsidRPr="00B474F8" w14:paraId="0C79AE6F" w14:textId="77777777" w:rsidTr="006030BD">
        <w:tc>
          <w:tcPr>
            <w:tcW w:w="7584" w:type="dxa"/>
            <w:gridSpan w:val="5"/>
            <w:shd w:val="clear" w:color="auto" w:fill="FF6C2F"/>
            <w:vAlign w:val="center"/>
          </w:tcPr>
          <w:p w14:paraId="6EC1662D" w14:textId="3EAFCD6F"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DIN – DAD</w:t>
            </w:r>
          </w:p>
        </w:tc>
      </w:tr>
      <w:tr w:rsidR="00066A77" w:rsidRPr="00B474F8" w14:paraId="7CFC16E7" w14:textId="77777777" w:rsidTr="006030BD">
        <w:tc>
          <w:tcPr>
            <w:tcW w:w="1701" w:type="dxa"/>
            <w:vMerge w:val="restart"/>
            <w:vAlign w:val="center"/>
          </w:tcPr>
          <w:p w14:paraId="332582F6"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411DD86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3103DABC"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VVDB</w:t>
            </w:r>
          </w:p>
        </w:tc>
        <w:tc>
          <w:tcPr>
            <w:tcW w:w="1560" w:type="dxa"/>
          </w:tcPr>
          <w:p w14:paraId="7BEB26A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DADDIN</w:t>
            </w:r>
          </w:p>
        </w:tc>
        <w:tc>
          <w:tcPr>
            <w:tcW w:w="2481" w:type="dxa"/>
          </w:tcPr>
          <w:p w14:paraId="0737A68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VVNB, VVCI, VVVH</w:t>
            </w:r>
          </w:p>
        </w:tc>
      </w:tr>
      <w:tr w:rsidR="00066A77" w:rsidRPr="00B474F8" w14:paraId="675B43B7" w14:textId="77777777" w:rsidTr="006030BD">
        <w:tc>
          <w:tcPr>
            <w:tcW w:w="1701" w:type="dxa"/>
            <w:vMerge/>
            <w:vAlign w:val="center"/>
          </w:tcPr>
          <w:p w14:paraId="6E078CE8"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32B59D30"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VVDB</w:t>
            </w:r>
          </w:p>
        </w:tc>
        <w:tc>
          <w:tcPr>
            <w:tcW w:w="850" w:type="dxa"/>
          </w:tcPr>
          <w:p w14:paraId="7C5C0C7B"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7257C6E9"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DINDAD</w:t>
            </w:r>
          </w:p>
        </w:tc>
        <w:tc>
          <w:tcPr>
            <w:tcW w:w="2481" w:type="dxa"/>
          </w:tcPr>
          <w:p w14:paraId="2C76DF24"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VVVH, VVNB</w:t>
            </w:r>
          </w:p>
        </w:tc>
      </w:tr>
      <w:tr w:rsidR="00066A77" w:rsidRPr="00B474F8" w14:paraId="5C2D8843" w14:textId="77777777" w:rsidTr="006030BD">
        <w:tc>
          <w:tcPr>
            <w:tcW w:w="1701" w:type="dxa"/>
            <w:vAlign w:val="center"/>
          </w:tcPr>
          <w:p w14:paraId="7E6AA8CF" w14:textId="27AEE297"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CDB17D1" w14:textId="7B377479"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4E4DA20E" w14:textId="77777777" w:rsidTr="003C2215">
        <w:tc>
          <w:tcPr>
            <w:tcW w:w="1701" w:type="dxa"/>
            <w:vAlign w:val="center"/>
          </w:tcPr>
          <w:p w14:paraId="3341A2F1"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814BAC2" w14:textId="77777777" w:rsidR="00066A77" w:rsidRPr="00B474F8" w:rsidRDefault="00066A77" w:rsidP="003C2215">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76546BE6" w14:textId="77777777" w:rsidTr="006030BD">
        <w:tc>
          <w:tcPr>
            <w:tcW w:w="1701" w:type="dxa"/>
            <w:vAlign w:val="center"/>
          </w:tcPr>
          <w:p w14:paraId="134EDD6A"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390D551"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2DFBBD5F" w14:textId="77777777" w:rsidTr="006030BD">
        <w:tc>
          <w:tcPr>
            <w:tcW w:w="1701" w:type="dxa"/>
            <w:vAlign w:val="center"/>
          </w:tcPr>
          <w:p w14:paraId="1FBC50D7" w14:textId="245B5293"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9C537D5" w14:textId="1A11DAA9"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7B17D4FC" w14:textId="77777777" w:rsidTr="006030BD">
        <w:tc>
          <w:tcPr>
            <w:tcW w:w="1701" w:type="dxa"/>
            <w:vAlign w:val="center"/>
          </w:tcPr>
          <w:p w14:paraId="2D9CBAEE" w14:textId="451FFB2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0BC18FF"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313841B0" w14:textId="77777777" w:rsidTr="006030BD">
        <w:tc>
          <w:tcPr>
            <w:tcW w:w="1701" w:type="dxa"/>
            <w:vAlign w:val="center"/>
          </w:tcPr>
          <w:p w14:paraId="348D3F67" w14:textId="3488D43F"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9C622F8" w14:textId="30A8ED52" w:rsidR="00066A77" w:rsidRPr="00B474F8" w:rsidRDefault="00066A77" w:rsidP="00066A77">
            <w:pPr>
              <w:autoSpaceDE w:val="0"/>
              <w:autoSpaceDN w:val="0"/>
              <w:adjustRightInd w:val="0"/>
              <w:jc w:val="both"/>
              <w:rPr>
                <w:rFonts w:ascii="Arial" w:hAnsi="Arial" w:cs="Arial"/>
                <w:bCs/>
                <w:color w:val="000000" w:themeColor="text1"/>
                <w:sz w:val="18"/>
                <w:szCs w:val="18"/>
              </w:rPr>
            </w:pPr>
            <w:r>
              <w:rPr>
                <w:rFonts w:ascii="Arial" w:hAnsi="Arial" w:cs="Arial"/>
                <w:color w:val="000000" w:themeColor="text1"/>
                <w:sz w:val="18"/>
                <w:szCs w:val="18"/>
              </w:rPr>
              <w:t>ADS-B</w:t>
            </w:r>
          </w:p>
        </w:tc>
      </w:tr>
      <w:tr w:rsidR="00066A77" w:rsidRPr="00B474F8" w14:paraId="3473995E" w14:textId="77777777" w:rsidTr="006030BD">
        <w:tc>
          <w:tcPr>
            <w:tcW w:w="1701" w:type="dxa"/>
            <w:vAlign w:val="center"/>
          </w:tcPr>
          <w:p w14:paraId="5C52CC8B"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F7DDA38" w14:textId="77777777" w:rsidR="00066A77" w:rsidRPr="00B474F8" w:rsidRDefault="00066A77" w:rsidP="00066A77">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4A297B7F"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066A77" w:rsidRPr="00B474F8" w14:paraId="4D237731" w14:textId="77777777" w:rsidTr="006030BD">
        <w:tc>
          <w:tcPr>
            <w:tcW w:w="1701" w:type="dxa"/>
            <w:vAlign w:val="center"/>
          </w:tcPr>
          <w:p w14:paraId="51CF8A02"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1EE46EB"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7B7A09F8" w14:textId="77777777" w:rsidTr="006030BD">
        <w:tc>
          <w:tcPr>
            <w:tcW w:w="7584" w:type="dxa"/>
            <w:gridSpan w:val="5"/>
            <w:shd w:val="clear" w:color="auto" w:fill="FF6C2F"/>
          </w:tcPr>
          <w:p w14:paraId="64A07A20" w14:textId="5804BD34"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DLI – DAD</w:t>
            </w:r>
          </w:p>
        </w:tc>
      </w:tr>
      <w:tr w:rsidR="00066A77" w:rsidRPr="00B474F8" w14:paraId="00462064" w14:textId="77777777" w:rsidTr="006030BD">
        <w:tc>
          <w:tcPr>
            <w:tcW w:w="1701" w:type="dxa"/>
            <w:vMerge w:val="restart"/>
            <w:vAlign w:val="center"/>
          </w:tcPr>
          <w:p w14:paraId="13DD61F6"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2F03DF6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429D4AE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VVDL</w:t>
            </w:r>
          </w:p>
        </w:tc>
        <w:tc>
          <w:tcPr>
            <w:tcW w:w="1560" w:type="dxa"/>
          </w:tcPr>
          <w:p w14:paraId="274E6DE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DADDLI3509</w:t>
            </w:r>
          </w:p>
        </w:tc>
        <w:tc>
          <w:tcPr>
            <w:tcW w:w="2481" w:type="dxa"/>
          </w:tcPr>
          <w:p w14:paraId="06DA504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VVTX</w:t>
            </w:r>
          </w:p>
        </w:tc>
      </w:tr>
      <w:tr w:rsidR="00066A77" w:rsidRPr="00B474F8" w14:paraId="0C8F2D96" w14:textId="77777777" w:rsidTr="006030BD">
        <w:tc>
          <w:tcPr>
            <w:tcW w:w="1701" w:type="dxa"/>
            <w:vMerge/>
            <w:vAlign w:val="center"/>
          </w:tcPr>
          <w:p w14:paraId="1D554E15"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6CA1467B"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VVDL</w:t>
            </w:r>
          </w:p>
        </w:tc>
        <w:tc>
          <w:tcPr>
            <w:tcW w:w="850" w:type="dxa"/>
          </w:tcPr>
          <w:p w14:paraId="0219D685"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34476D4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DLIDAD0935</w:t>
            </w:r>
          </w:p>
        </w:tc>
        <w:tc>
          <w:tcPr>
            <w:tcW w:w="2481" w:type="dxa"/>
          </w:tcPr>
          <w:p w14:paraId="3338292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066A77" w:rsidRPr="00B474F8" w14:paraId="7705D0C1" w14:textId="77777777" w:rsidTr="006030BD">
        <w:tc>
          <w:tcPr>
            <w:tcW w:w="1701" w:type="dxa"/>
            <w:vAlign w:val="center"/>
          </w:tcPr>
          <w:p w14:paraId="64A6C56F" w14:textId="44AD7677"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6CF11028" w14:textId="4DA699F5"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312DF17F" w14:textId="77777777" w:rsidTr="005A3FCC">
        <w:tc>
          <w:tcPr>
            <w:tcW w:w="1701" w:type="dxa"/>
            <w:vAlign w:val="center"/>
          </w:tcPr>
          <w:p w14:paraId="6BD48F5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48C9B48" w14:textId="77777777" w:rsidR="00066A77" w:rsidRPr="00B474F8" w:rsidRDefault="00066A77" w:rsidP="005A3FC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2C20EE87" w14:textId="77777777" w:rsidTr="006030BD">
        <w:tc>
          <w:tcPr>
            <w:tcW w:w="1701" w:type="dxa"/>
            <w:vAlign w:val="center"/>
          </w:tcPr>
          <w:p w14:paraId="4A9674E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90F5447"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09F84ADE" w14:textId="77777777" w:rsidTr="006030BD">
        <w:tc>
          <w:tcPr>
            <w:tcW w:w="1701" w:type="dxa"/>
            <w:vAlign w:val="center"/>
          </w:tcPr>
          <w:p w14:paraId="066B7681" w14:textId="46547E80"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39AF010" w14:textId="6AA1A01E"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26890E4E" w14:textId="77777777" w:rsidTr="006030BD">
        <w:tc>
          <w:tcPr>
            <w:tcW w:w="1701" w:type="dxa"/>
            <w:vAlign w:val="center"/>
          </w:tcPr>
          <w:p w14:paraId="155CCAD7" w14:textId="649F76F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3DE69AE"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616BB814" w14:textId="77777777" w:rsidTr="006030BD">
        <w:tc>
          <w:tcPr>
            <w:tcW w:w="1701" w:type="dxa"/>
            <w:vAlign w:val="center"/>
          </w:tcPr>
          <w:p w14:paraId="5AD4C760" w14:textId="3036F245"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FF1919B" w14:textId="46F903D4"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713815CE" w14:textId="77777777" w:rsidTr="006030BD">
        <w:tc>
          <w:tcPr>
            <w:tcW w:w="1701" w:type="dxa"/>
            <w:vAlign w:val="center"/>
          </w:tcPr>
          <w:p w14:paraId="72F694D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8B9A38B" w14:textId="77777777" w:rsidR="00066A77" w:rsidRPr="00B474F8" w:rsidRDefault="00066A77" w:rsidP="00066A77">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04C413CB"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066A77" w:rsidRPr="00B474F8" w14:paraId="4C23CCA1" w14:textId="77777777" w:rsidTr="006030BD">
        <w:tc>
          <w:tcPr>
            <w:tcW w:w="1701" w:type="dxa"/>
            <w:vAlign w:val="center"/>
          </w:tcPr>
          <w:p w14:paraId="0FA96F7B"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2268E08"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0CFC5785" w14:textId="77777777" w:rsidTr="006030BD">
        <w:tc>
          <w:tcPr>
            <w:tcW w:w="7584" w:type="dxa"/>
            <w:gridSpan w:val="5"/>
            <w:shd w:val="clear" w:color="auto" w:fill="FF6C2F"/>
          </w:tcPr>
          <w:p w14:paraId="7CF98F53" w14:textId="0675A3D7"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PQC – DAD</w:t>
            </w:r>
          </w:p>
        </w:tc>
      </w:tr>
      <w:tr w:rsidR="00066A77" w:rsidRPr="00B474F8" w14:paraId="751156A2" w14:textId="77777777" w:rsidTr="006030BD">
        <w:tc>
          <w:tcPr>
            <w:tcW w:w="1701" w:type="dxa"/>
            <w:vMerge w:val="restart"/>
            <w:vAlign w:val="center"/>
          </w:tcPr>
          <w:p w14:paraId="47B6403D"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35CB437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51E82E3B"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VVPQ</w:t>
            </w:r>
          </w:p>
        </w:tc>
        <w:tc>
          <w:tcPr>
            <w:tcW w:w="1560" w:type="dxa"/>
          </w:tcPr>
          <w:p w14:paraId="53426CE4"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DADPQC3528</w:t>
            </w:r>
          </w:p>
        </w:tc>
        <w:tc>
          <w:tcPr>
            <w:tcW w:w="2481" w:type="dxa"/>
          </w:tcPr>
          <w:p w14:paraId="36585067"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VVTS, VVCR</w:t>
            </w:r>
          </w:p>
        </w:tc>
      </w:tr>
      <w:tr w:rsidR="00066A77" w:rsidRPr="00B474F8" w14:paraId="5D1EF1A7" w14:textId="77777777" w:rsidTr="006030BD">
        <w:tc>
          <w:tcPr>
            <w:tcW w:w="1701" w:type="dxa"/>
            <w:vMerge/>
            <w:vAlign w:val="center"/>
          </w:tcPr>
          <w:p w14:paraId="35356F2D"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5DF6E19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VVPQ</w:t>
            </w:r>
          </w:p>
        </w:tc>
        <w:tc>
          <w:tcPr>
            <w:tcW w:w="850" w:type="dxa"/>
          </w:tcPr>
          <w:p w14:paraId="633972A9"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2DF0B38F"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PQCDAD2835</w:t>
            </w:r>
          </w:p>
        </w:tc>
        <w:tc>
          <w:tcPr>
            <w:tcW w:w="2481" w:type="dxa"/>
          </w:tcPr>
          <w:p w14:paraId="0625399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066A77" w:rsidRPr="00B474F8" w14:paraId="17DEDA54" w14:textId="77777777" w:rsidTr="006030BD">
        <w:tc>
          <w:tcPr>
            <w:tcW w:w="1701" w:type="dxa"/>
            <w:vAlign w:val="center"/>
          </w:tcPr>
          <w:p w14:paraId="56473E33" w14:textId="1C4E3D6F"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062A17C7" w14:textId="00977E35"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01EED231" w14:textId="77777777" w:rsidTr="005A3FCC">
        <w:tc>
          <w:tcPr>
            <w:tcW w:w="1701" w:type="dxa"/>
            <w:vAlign w:val="center"/>
          </w:tcPr>
          <w:p w14:paraId="07297C6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D96EC29" w14:textId="77777777" w:rsidR="00066A77" w:rsidRPr="00B474F8" w:rsidRDefault="00066A77" w:rsidP="005A3FC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22FBE7BE" w14:textId="77777777" w:rsidTr="006030BD">
        <w:tc>
          <w:tcPr>
            <w:tcW w:w="1701" w:type="dxa"/>
            <w:vAlign w:val="center"/>
          </w:tcPr>
          <w:p w14:paraId="4202477D"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C7D6E43"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6132360A" w14:textId="77777777" w:rsidTr="006030BD">
        <w:tc>
          <w:tcPr>
            <w:tcW w:w="1701" w:type="dxa"/>
            <w:vAlign w:val="center"/>
          </w:tcPr>
          <w:p w14:paraId="34F630FA" w14:textId="54187C74"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86B2334" w14:textId="74C56031"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78028842" w14:textId="77777777" w:rsidTr="006030BD">
        <w:tc>
          <w:tcPr>
            <w:tcW w:w="1701" w:type="dxa"/>
            <w:vAlign w:val="center"/>
          </w:tcPr>
          <w:p w14:paraId="5E5007A8" w14:textId="696C4D90"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F4292B2"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1863BEAE" w14:textId="77777777" w:rsidTr="006030BD">
        <w:tc>
          <w:tcPr>
            <w:tcW w:w="1701" w:type="dxa"/>
            <w:vAlign w:val="center"/>
          </w:tcPr>
          <w:p w14:paraId="6B7783AD" w14:textId="129E5952"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3038074" w14:textId="5FD55F3A"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3213A46D" w14:textId="77777777" w:rsidTr="006030BD">
        <w:tc>
          <w:tcPr>
            <w:tcW w:w="1701" w:type="dxa"/>
            <w:vAlign w:val="center"/>
          </w:tcPr>
          <w:p w14:paraId="143244C4"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784BF2F" w14:textId="77777777" w:rsidR="00066A77" w:rsidRPr="00B474F8" w:rsidRDefault="00066A77" w:rsidP="00066A77">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 xml:space="preserve">MIN – MAX: GND – FL410 </w:t>
            </w:r>
          </w:p>
          <w:p w14:paraId="6AA75FD0"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 NIL</w:t>
            </w:r>
          </w:p>
        </w:tc>
      </w:tr>
      <w:tr w:rsidR="00066A77" w:rsidRPr="00B474F8" w14:paraId="25818973" w14:textId="77777777" w:rsidTr="006030BD">
        <w:tc>
          <w:tcPr>
            <w:tcW w:w="1701" w:type="dxa"/>
            <w:vAlign w:val="center"/>
          </w:tcPr>
          <w:p w14:paraId="3697B8B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59663DA"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340A5F1D" w14:textId="77777777" w:rsidTr="006030BD">
        <w:tc>
          <w:tcPr>
            <w:tcW w:w="7584" w:type="dxa"/>
            <w:gridSpan w:val="5"/>
            <w:shd w:val="clear" w:color="auto" w:fill="FF6C2F"/>
          </w:tcPr>
          <w:p w14:paraId="7582BFF0" w14:textId="2FC10390"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PXU – DAD</w:t>
            </w:r>
          </w:p>
        </w:tc>
      </w:tr>
      <w:tr w:rsidR="00066A77" w:rsidRPr="00B474F8" w14:paraId="2B22EB8E" w14:textId="77777777" w:rsidTr="006030BD">
        <w:tc>
          <w:tcPr>
            <w:tcW w:w="1701" w:type="dxa"/>
            <w:vMerge w:val="restart"/>
            <w:vAlign w:val="center"/>
          </w:tcPr>
          <w:p w14:paraId="0CEF9801"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5EA7283E"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4DBFB01C"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VVPK</w:t>
            </w:r>
          </w:p>
        </w:tc>
        <w:tc>
          <w:tcPr>
            <w:tcW w:w="1560" w:type="dxa"/>
          </w:tcPr>
          <w:p w14:paraId="4DD3F6F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DADPXU</w:t>
            </w:r>
          </w:p>
        </w:tc>
        <w:tc>
          <w:tcPr>
            <w:tcW w:w="2481" w:type="dxa"/>
          </w:tcPr>
          <w:p w14:paraId="57B7396D"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VVPB, VVDN</w:t>
            </w:r>
          </w:p>
        </w:tc>
      </w:tr>
      <w:tr w:rsidR="00066A77" w:rsidRPr="00B474F8" w14:paraId="5A2C1E27" w14:textId="77777777" w:rsidTr="006030BD">
        <w:tc>
          <w:tcPr>
            <w:tcW w:w="1701" w:type="dxa"/>
            <w:vMerge/>
            <w:vAlign w:val="center"/>
          </w:tcPr>
          <w:p w14:paraId="75B38212"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0291E46E"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VVPK</w:t>
            </w:r>
          </w:p>
        </w:tc>
        <w:tc>
          <w:tcPr>
            <w:tcW w:w="850" w:type="dxa"/>
          </w:tcPr>
          <w:p w14:paraId="31F4F50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1D69CA3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PXUDAD</w:t>
            </w:r>
          </w:p>
        </w:tc>
        <w:tc>
          <w:tcPr>
            <w:tcW w:w="2481" w:type="dxa"/>
          </w:tcPr>
          <w:p w14:paraId="7E7E9BC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066A77" w:rsidRPr="00B474F8" w14:paraId="7ED65D2A" w14:textId="77777777" w:rsidTr="006030BD">
        <w:tc>
          <w:tcPr>
            <w:tcW w:w="1701" w:type="dxa"/>
            <w:vAlign w:val="center"/>
          </w:tcPr>
          <w:p w14:paraId="773863E0" w14:textId="30ECCA84"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95C8E92" w14:textId="07220482"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3A53F0B3" w14:textId="77777777" w:rsidTr="005A3FCC">
        <w:tc>
          <w:tcPr>
            <w:tcW w:w="1701" w:type="dxa"/>
            <w:vAlign w:val="center"/>
          </w:tcPr>
          <w:p w14:paraId="698DA2CB"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9AB43C6" w14:textId="77777777" w:rsidR="00066A77" w:rsidRPr="00B474F8" w:rsidRDefault="00066A77" w:rsidP="005A3FC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0C3B3347" w14:textId="77777777" w:rsidTr="006030BD">
        <w:tc>
          <w:tcPr>
            <w:tcW w:w="1701" w:type="dxa"/>
            <w:vAlign w:val="center"/>
          </w:tcPr>
          <w:p w14:paraId="4145E0EA"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0D23B57"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6CD08243" w14:textId="77777777" w:rsidTr="006030BD">
        <w:tc>
          <w:tcPr>
            <w:tcW w:w="1701" w:type="dxa"/>
            <w:vAlign w:val="center"/>
          </w:tcPr>
          <w:p w14:paraId="562AE6E2" w14:textId="14B1ABF3"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BB29379" w14:textId="7D8FEDB9"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2ACBDE7D" w14:textId="77777777" w:rsidTr="006030BD">
        <w:tc>
          <w:tcPr>
            <w:tcW w:w="1701" w:type="dxa"/>
            <w:vAlign w:val="center"/>
          </w:tcPr>
          <w:p w14:paraId="16224778" w14:textId="4616D7C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C1C7546"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599644C5" w14:textId="77777777" w:rsidTr="006030BD">
        <w:tc>
          <w:tcPr>
            <w:tcW w:w="1701" w:type="dxa"/>
            <w:vAlign w:val="center"/>
          </w:tcPr>
          <w:p w14:paraId="163B2A02" w14:textId="354E5A1F"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6C75F0C" w14:textId="19E4221E"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5E0975A8" w14:textId="77777777" w:rsidTr="006030BD">
        <w:tc>
          <w:tcPr>
            <w:tcW w:w="1701" w:type="dxa"/>
            <w:vAlign w:val="center"/>
          </w:tcPr>
          <w:p w14:paraId="6A23360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3DBA0F9"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BBB5DC6"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26881A77" w14:textId="77777777" w:rsidTr="006030BD">
        <w:tc>
          <w:tcPr>
            <w:tcW w:w="1701" w:type="dxa"/>
            <w:vAlign w:val="center"/>
          </w:tcPr>
          <w:p w14:paraId="2BF38A4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90C438C"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254BE091" w14:textId="77777777" w:rsidTr="006030BD">
        <w:tc>
          <w:tcPr>
            <w:tcW w:w="7584" w:type="dxa"/>
            <w:gridSpan w:val="5"/>
            <w:shd w:val="clear" w:color="auto" w:fill="FF6C2F"/>
          </w:tcPr>
          <w:p w14:paraId="4E6C2172" w14:textId="65223504"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VCA – DAD</w:t>
            </w:r>
          </w:p>
        </w:tc>
      </w:tr>
      <w:tr w:rsidR="00066A77" w:rsidRPr="00B474F8" w14:paraId="10109B00" w14:textId="77777777" w:rsidTr="006030BD">
        <w:tc>
          <w:tcPr>
            <w:tcW w:w="1701" w:type="dxa"/>
            <w:vMerge w:val="restart"/>
            <w:vAlign w:val="center"/>
          </w:tcPr>
          <w:p w14:paraId="6AF2DF75"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027381F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244DC15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VVCT</w:t>
            </w:r>
          </w:p>
        </w:tc>
        <w:tc>
          <w:tcPr>
            <w:tcW w:w="1560" w:type="dxa"/>
          </w:tcPr>
          <w:p w14:paraId="55FDF913"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DADVCA3506</w:t>
            </w:r>
          </w:p>
        </w:tc>
        <w:tc>
          <w:tcPr>
            <w:tcW w:w="2481" w:type="dxa"/>
          </w:tcPr>
          <w:p w14:paraId="0B4924A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VVDL, VVCR</w:t>
            </w:r>
          </w:p>
        </w:tc>
      </w:tr>
      <w:tr w:rsidR="00066A77" w:rsidRPr="00B474F8" w14:paraId="21B16026" w14:textId="77777777" w:rsidTr="006030BD">
        <w:tc>
          <w:tcPr>
            <w:tcW w:w="1701" w:type="dxa"/>
            <w:vMerge/>
            <w:vAlign w:val="center"/>
          </w:tcPr>
          <w:p w14:paraId="68171189"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580899FF"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VVCT</w:t>
            </w:r>
          </w:p>
        </w:tc>
        <w:tc>
          <w:tcPr>
            <w:tcW w:w="850" w:type="dxa"/>
          </w:tcPr>
          <w:p w14:paraId="5D08B4AF"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320890B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VCADAD0635</w:t>
            </w:r>
          </w:p>
        </w:tc>
        <w:tc>
          <w:tcPr>
            <w:tcW w:w="2481" w:type="dxa"/>
          </w:tcPr>
          <w:p w14:paraId="0DA5837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066A77" w:rsidRPr="00B474F8" w14:paraId="788B3C7E" w14:textId="77777777" w:rsidTr="006030BD">
        <w:tc>
          <w:tcPr>
            <w:tcW w:w="1701" w:type="dxa"/>
            <w:vAlign w:val="center"/>
          </w:tcPr>
          <w:p w14:paraId="1073E088" w14:textId="4DF47E52"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879825E" w14:textId="379EEF79"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11F4B084" w14:textId="77777777" w:rsidTr="005A3FCC">
        <w:tc>
          <w:tcPr>
            <w:tcW w:w="1701" w:type="dxa"/>
            <w:vAlign w:val="center"/>
          </w:tcPr>
          <w:p w14:paraId="2CC2453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3E5CCF5" w14:textId="77777777" w:rsidR="00066A77" w:rsidRPr="00B474F8" w:rsidRDefault="00066A77" w:rsidP="005A3FC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0EA0B5E8" w14:textId="77777777" w:rsidTr="006030BD">
        <w:tc>
          <w:tcPr>
            <w:tcW w:w="1701" w:type="dxa"/>
            <w:vAlign w:val="center"/>
          </w:tcPr>
          <w:p w14:paraId="732485CD"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B2DFF1C"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439ACB18" w14:textId="77777777" w:rsidTr="006030BD">
        <w:tc>
          <w:tcPr>
            <w:tcW w:w="1701" w:type="dxa"/>
            <w:vAlign w:val="center"/>
          </w:tcPr>
          <w:p w14:paraId="466F4BDD" w14:textId="4535F37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AF0D150" w14:textId="3120E36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19429A95" w14:textId="77777777" w:rsidTr="006030BD">
        <w:tc>
          <w:tcPr>
            <w:tcW w:w="1701" w:type="dxa"/>
            <w:vAlign w:val="center"/>
          </w:tcPr>
          <w:p w14:paraId="246E3A2D" w14:textId="3B2C56CF"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3BA9DC0"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53743CC9" w14:textId="77777777" w:rsidTr="006030BD">
        <w:tc>
          <w:tcPr>
            <w:tcW w:w="1701" w:type="dxa"/>
            <w:vAlign w:val="center"/>
          </w:tcPr>
          <w:p w14:paraId="3ACDD88E" w14:textId="4B4CFC6A"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5F99921" w14:textId="637C5CE0"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407760F9" w14:textId="77777777" w:rsidTr="006030BD">
        <w:tc>
          <w:tcPr>
            <w:tcW w:w="1701" w:type="dxa"/>
            <w:vAlign w:val="center"/>
          </w:tcPr>
          <w:p w14:paraId="2B30F2B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FDC0CE2"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7E6E8A3" w14:textId="77777777" w:rsidR="00066A77" w:rsidRPr="00B474F8" w:rsidRDefault="00066A77" w:rsidP="00066A77">
            <w:pPr>
              <w:autoSpaceDE w:val="0"/>
              <w:autoSpaceDN w:val="0"/>
              <w:adjustRightInd w:val="0"/>
              <w:jc w:val="both"/>
              <w:rPr>
                <w:rFonts w:ascii="Arial" w:hAnsi="Arial" w:cs="Arial"/>
                <w:bCs/>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247B4A2D" w14:textId="77777777" w:rsidTr="006030BD">
        <w:tc>
          <w:tcPr>
            <w:tcW w:w="1701" w:type="dxa"/>
            <w:vAlign w:val="center"/>
          </w:tcPr>
          <w:p w14:paraId="3ED00D4B"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D9708E2"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4E9AD21C" w14:textId="3B254D0C"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34F2F181" w14:textId="77777777" w:rsidTr="006030BD">
        <w:tc>
          <w:tcPr>
            <w:tcW w:w="7584" w:type="dxa"/>
            <w:gridSpan w:val="5"/>
            <w:shd w:val="clear" w:color="auto" w:fill="FF6C2F"/>
          </w:tcPr>
          <w:p w14:paraId="28D95732" w14:textId="3A114D72"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VDO – DAD</w:t>
            </w:r>
          </w:p>
        </w:tc>
      </w:tr>
      <w:tr w:rsidR="00066A77" w:rsidRPr="00B474F8" w14:paraId="2AE39041" w14:textId="77777777" w:rsidTr="006030BD">
        <w:tc>
          <w:tcPr>
            <w:tcW w:w="1701" w:type="dxa"/>
            <w:vMerge w:val="restart"/>
            <w:vAlign w:val="center"/>
          </w:tcPr>
          <w:p w14:paraId="6727C19F"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7B3BCFD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40A17E9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VVVD</w:t>
            </w:r>
          </w:p>
        </w:tc>
        <w:tc>
          <w:tcPr>
            <w:tcW w:w="1560" w:type="dxa"/>
          </w:tcPr>
          <w:p w14:paraId="0E814623"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DADVDO</w:t>
            </w:r>
          </w:p>
        </w:tc>
        <w:tc>
          <w:tcPr>
            <w:tcW w:w="2481" w:type="dxa"/>
          </w:tcPr>
          <w:p w14:paraId="106C6EC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VVNB, VVVH</w:t>
            </w:r>
          </w:p>
        </w:tc>
      </w:tr>
      <w:tr w:rsidR="00066A77" w:rsidRPr="00B474F8" w14:paraId="3486A286" w14:textId="77777777" w:rsidTr="006030BD">
        <w:tc>
          <w:tcPr>
            <w:tcW w:w="1701" w:type="dxa"/>
            <w:vMerge/>
            <w:vAlign w:val="center"/>
          </w:tcPr>
          <w:p w14:paraId="7721E906"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6AF57C1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VVVD</w:t>
            </w:r>
          </w:p>
        </w:tc>
        <w:tc>
          <w:tcPr>
            <w:tcW w:w="850" w:type="dxa"/>
          </w:tcPr>
          <w:p w14:paraId="66A69ABB"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208AD51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VDODAD</w:t>
            </w:r>
          </w:p>
        </w:tc>
        <w:tc>
          <w:tcPr>
            <w:tcW w:w="2481" w:type="dxa"/>
          </w:tcPr>
          <w:p w14:paraId="091CE4EA"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066A77" w:rsidRPr="00B474F8" w14:paraId="24A65015" w14:textId="77777777" w:rsidTr="006030BD">
        <w:tc>
          <w:tcPr>
            <w:tcW w:w="1701" w:type="dxa"/>
            <w:vAlign w:val="center"/>
          </w:tcPr>
          <w:p w14:paraId="2D8A5CBE" w14:textId="5F5E9CA0"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3014AFBA" w14:textId="4BABA18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3C151131" w14:textId="77777777" w:rsidTr="00324AA1">
        <w:tc>
          <w:tcPr>
            <w:tcW w:w="1701" w:type="dxa"/>
            <w:vAlign w:val="center"/>
          </w:tcPr>
          <w:p w14:paraId="2C15CD64"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B753F95" w14:textId="77777777" w:rsidR="00066A77" w:rsidRPr="00B474F8" w:rsidRDefault="00066A77" w:rsidP="00324AA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1E25410E" w14:textId="77777777" w:rsidTr="006030BD">
        <w:tc>
          <w:tcPr>
            <w:tcW w:w="1701" w:type="dxa"/>
            <w:vAlign w:val="center"/>
          </w:tcPr>
          <w:p w14:paraId="0F416B62"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BC13543"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5D162084" w14:textId="77777777" w:rsidTr="006030BD">
        <w:tc>
          <w:tcPr>
            <w:tcW w:w="1701" w:type="dxa"/>
            <w:vAlign w:val="center"/>
          </w:tcPr>
          <w:p w14:paraId="163D7747" w14:textId="18F59409"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9C170EE" w14:textId="602C03A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513CB393" w14:textId="77777777" w:rsidTr="006030BD">
        <w:tc>
          <w:tcPr>
            <w:tcW w:w="1701" w:type="dxa"/>
            <w:vAlign w:val="center"/>
          </w:tcPr>
          <w:p w14:paraId="34EA61CA" w14:textId="58EFD419"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EB64333"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066A77" w:rsidRPr="00B474F8" w14:paraId="7F83A780" w14:textId="77777777" w:rsidTr="006030BD">
        <w:tc>
          <w:tcPr>
            <w:tcW w:w="1701" w:type="dxa"/>
            <w:vAlign w:val="center"/>
          </w:tcPr>
          <w:p w14:paraId="352904E6" w14:textId="0AA58C4C"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1ADB19E" w14:textId="0DBF8E1C"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066A77" w:rsidRPr="00B474F8" w14:paraId="6A3BE705" w14:textId="77777777" w:rsidTr="006030BD">
        <w:tc>
          <w:tcPr>
            <w:tcW w:w="1701" w:type="dxa"/>
            <w:vAlign w:val="center"/>
          </w:tcPr>
          <w:p w14:paraId="20C1E32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933ECFD"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8178AFC"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4A280BCC" w14:textId="77777777" w:rsidTr="006030BD">
        <w:tc>
          <w:tcPr>
            <w:tcW w:w="1701" w:type="dxa"/>
            <w:vAlign w:val="center"/>
          </w:tcPr>
          <w:p w14:paraId="171AA63A"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467B8C3"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6AD5F908" w14:textId="77777777" w:rsidTr="006030BD">
        <w:tc>
          <w:tcPr>
            <w:tcW w:w="7584" w:type="dxa"/>
            <w:gridSpan w:val="5"/>
            <w:shd w:val="clear" w:color="auto" w:fill="FF6C2F"/>
          </w:tcPr>
          <w:p w14:paraId="7D596DCB" w14:textId="1EA10E44"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DAD – VII – DAD</w:t>
            </w:r>
          </w:p>
        </w:tc>
      </w:tr>
      <w:tr w:rsidR="00066A77" w:rsidRPr="00B474F8" w14:paraId="49BB72C9" w14:textId="77777777" w:rsidTr="006030BD">
        <w:tc>
          <w:tcPr>
            <w:tcW w:w="1701" w:type="dxa"/>
            <w:vMerge w:val="restart"/>
            <w:vAlign w:val="center"/>
          </w:tcPr>
          <w:p w14:paraId="2DBFA483"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2C17122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0C1F3BFB"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VVVH</w:t>
            </w:r>
          </w:p>
        </w:tc>
        <w:tc>
          <w:tcPr>
            <w:tcW w:w="1560" w:type="dxa"/>
          </w:tcPr>
          <w:p w14:paraId="254CC44F"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DADVII3535</w:t>
            </w:r>
          </w:p>
        </w:tc>
        <w:tc>
          <w:tcPr>
            <w:tcW w:w="2481" w:type="dxa"/>
          </w:tcPr>
          <w:p w14:paraId="0D13C00D"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VVTX, VVNB, VVDN</w:t>
            </w:r>
          </w:p>
        </w:tc>
      </w:tr>
      <w:tr w:rsidR="00066A77" w:rsidRPr="00B474F8" w14:paraId="24496D0C" w14:textId="77777777" w:rsidTr="006030BD">
        <w:tc>
          <w:tcPr>
            <w:tcW w:w="1701" w:type="dxa"/>
            <w:vMerge/>
            <w:vAlign w:val="center"/>
          </w:tcPr>
          <w:p w14:paraId="372F6E79"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31ADEF8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VVVH</w:t>
            </w:r>
          </w:p>
        </w:tc>
        <w:tc>
          <w:tcPr>
            <w:tcW w:w="850" w:type="dxa"/>
          </w:tcPr>
          <w:p w14:paraId="78CBB4A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39DE9954"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VIIDAD1735</w:t>
            </w:r>
          </w:p>
        </w:tc>
        <w:tc>
          <w:tcPr>
            <w:tcW w:w="2481" w:type="dxa"/>
          </w:tcPr>
          <w:p w14:paraId="2BACEE94"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066A77" w:rsidRPr="00B474F8" w14:paraId="414FCC31" w14:textId="77777777" w:rsidTr="006030BD">
        <w:tc>
          <w:tcPr>
            <w:tcW w:w="1701" w:type="dxa"/>
            <w:vAlign w:val="center"/>
          </w:tcPr>
          <w:p w14:paraId="1B2E7C91" w14:textId="59D578BE"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616D8337" w14:textId="6D85F74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679D8AD0" w14:textId="77777777" w:rsidTr="00324AA1">
        <w:tc>
          <w:tcPr>
            <w:tcW w:w="1701" w:type="dxa"/>
            <w:vAlign w:val="center"/>
          </w:tcPr>
          <w:p w14:paraId="2FE9319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01F30BD" w14:textId="77777777" w:rsidR="00066A77" w:rsidRPr="00B474F8" w:rsidRDefault="00066A77" w:rsidP="00324AA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71AB5A3F" w14:textId="77777777" w:rsidTr="006030BD">
        <w:tc>
          <w:tcPr>
            <w:tcW w:w="1701" w:type="dxa"/>
            <w:vAlign w:val="center"/>
          </w:tcPr>
          <w:p w14:paraId="21E34AB2"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7B54F2E"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78FC83F1" w14:textId="77777777" w:rsidTr="006030BD">
        <w:tc>
          <w:tcPr>
            <w:tcW w:w="1701" w:type="dxa"/>
            <w:vAlign w:val="center"/>
          </w:tcPr>
          <w:p w14:paraId="55B2081D" w14:textId="5A7CA5E6"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0C10C2A" w14:textId="71FA1912"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08E630CC" w14:textId="77777777" w:rsidTr="006030BD">
        <w:tc>
          <w:tcPr>
            <w:tcW w:w="1701" w:type="dxa"/>
            <w:vAlign w:val="center"/>
          </w:tcPr>
          <w:p w14:paraId="0A5EA8D8" w14:textId="75A1A686"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C801658"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473ADA1E" w14:textId="77777777" w:rsidTr="006030BD">
        <w:tc>
          <w:tcPr>
            <w:tcW w:w="1701" w:type="dxa"/>
            <w:vAlign w:val="center"/>
          </w:tcPr>
          <w:p w14:paraId="203E33B9" w14:textId="2A045477"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D531434" w14:textId="0893E0A7"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066A77" w:rsidRPr="00B474F8" w14:paraId="6AE9DDF1" w14:textId="77777777" w:rsidTr="006030BD">
        <w:tc>
          <w:tcPr>
            <w:tcW w:w="1701" w:type="dxa"/>
            <w:vAlign w:val="center"/>
          </w:tcPr>
          <w:p w14:paraId="01EABB4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51F8356"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4FE4D57"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6CE99D9F" w14:textId="77777777" w:rsidTr="006030BD">
        <w:tc>
          <w:tcPr>
            <w:tcW w:w="1701" w:type="dxa"/>
            <w:vAlign w:val="center"/>
          </w:tcPr>
          <w:p w14:paraId="28F4508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FC11258" w14:textId="4D3EF306"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tc>
      </w:tr>
      <w:tr w:rsidR="00066A77" w:rsidRPr="00B474F8" w14:paraId="0BD29D28" w14:textId="77777777" w:rsidTr="006030BD">
        <w:tc>
          <w:tcPr>
            <w:tcW w:w="7584" w:type="dxa"/>
            <w:gridSpan w:val="5"/>
            <w:shd w:val="clear" w:color="auto" w:fill="FF6C2F"/>
          </w:tcPr>
          <w:p w14:paraId="5950CCEE" w14:textId="1D002178"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1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BMV – HAN</w:t>
            </w:r>
          </w:p>
        </w:tc>
      </w:tr>
      <w:tr w:rsidR="00066A77" w:rsidRPr="00B474F8" w14:paraId="683CB947" w14:textId="77777777" w:rsidTr="006030BD">
        <w:tc>
          <w:tcPr>
            <w:tcW w:w="1701" w:type="dxa"/>
            <w:vMerge w:val="restart"/>
            <w:vAlign w:val="center"/>
          </w:tcPr>
          <w:p w14:paraId="29E3C114"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2172E2E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4F785C96"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VVBM</w:t>
            </w:r>
          </w:p>
        </w:tc>
        <w:tc>
          <w:tcPr>
            <w:tcW w:w="1560" w:type="dxa"/>
          </w:tcPr>
          <w:p w14:paraId="5784D310"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HANBMV1109</w:t>
            </w:r>
          </w:p>
        </w:tc>
        <w:tc>
          <w:tcPr>
            <w:tcW w:w="2481" w:type="dxa"/>
          </w:tcPr>
          <w:p w14:paraId="1DA1EE3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VVDL, VVCR, VVTS</w:t>
            </w:r>
          </w:p>
        </w:tc>
      </w:tr>
      <w:tr w:rsidR="00066A77" w:rsidRPr="00B474F8" w14:paraId="71612B9D" w14:textId="77777777" w:rsidTr="006030BD">
        <w:tc>
          <w:tcPr>
            <w:tcW w:w="1701" w:type="dxa"/>
            <w:vMerge/>
            <w:vAlign w:val="center"/>
          </w:tcPr>
          <w:p w14:paraId="7C9CB7F3"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2349D95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VVBM</w:t>
            </w:r>
          </w:p>
        </w:tc>
        <w:tc>
          <w:tcPr>
            <w:tcW w:w="850" w:type="dxa"/>
          </w:tcPr>
          <w:p w14:paraId="6323C66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6E7E6707"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BMVHAN0911</w:t>
            </w:r>
          </w:p>
        </w:tc>
        <w:tc>
          <w:tcPr>
            <w:tcW w:w="2481" w:type="dxa"/>
          </w:tcPr>
          <w:p w14:paraId="0243780D"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78EC96F5" w14:textId="77777777" w:rsidTr="006030BD">
        <w:tc>
          <w:tcPr>
            <w:tcW w:w="1701" w:type="dxa"/>
            <w:vAlign w:val="center"/>
          </w:tcPr>
          <w:p w14:paraId="5EBAD181" w14:textId="247E50B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0041D80" w14:textId="1CEC0CB3"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7F3BF079" w14:textId="77777777" w:rsidTr="00324AA1">
        <w:tc>
          <w:tcPr>
            <w:tcW w:w="1701" w:type="dxa"/>
            <w:vAlign w:val="center"/>
          </w:tcPr>
          <w:p w14:paraId="37D31C4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8F08C1C" w14:textId="77777777" w:rsidR="00066A77" w:rsidRPr="00B474F8" w:rsidRDefault="00066A77" w:rsidP="00324AA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72C66270" w14:textId="77777777" w:rsidTr="006030BD">
        <w:tc>
          <w:tcPr>
            <w:tcW w:w="1701" w:type="dxa"/>
            <w:vAlign w:val="center"/>
          </w:tcPr>
          <w:p w14:paraId="39855E2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4C79ABF3"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1B8B23C3" w14:textId="77777777" w:rsidTr="006030BD">
        <w:tc>
          <w:tcPr>
            <w:tcW w:w="1701" w:type="dxa"/>
            <w:vAlign w:val="center"/>
          </w:tcPr>
          <w:p w14:paraId="3FBB68BC" w14:textId="307951EA"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D8AA93C" w14:textId="0C60BE41"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7EA5BF76" w14:textId="77777777" w:rsidTr="006030BD">
        <w:tc>
          <w:tcPr>
            <w:tcW w:w="1701" w:type="dxa"/>
            <w:vAlign w:val="center"/>
          </w:tcPr>
          <w:p w14:paraId="43E7B5D3" w14:textId="6DF1BAD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B372C28"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388B792A" w14:textId="77777777" w:rsidTr="006030BD">
        <w:tc>
          <w:tcPr>
            <w:tcW w:w="1701" w:type="dxa"/>
            <w:vAlign w:val="center"/>
          </w:tcPr>
          <w:p w14:paraId="5730F942" w14:textId="73B8FB4A"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CD73EA8" w14:textId="1A8D3621"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16849B33" w14:textId="77777777" w:rsidTr="006030BD">
        <w:tc>
          <w:tcPr>
            <w:tcW w:w="1701" w:type="dxa"/>
            <w:vAlign w:val="center"/>
          </w:tcPr>
          <w:p w14:paraId="37AF1644"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2F6070B"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37910C1"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4AE4B7A2" w14:textId="77777777" w:rsidTr="006030BD">
        <w:tc>
          <w:tcPr>
            <w:tcW w:w="1701" w:type="dxa"/>
            <w:vAlign w:val="center"/>
          </w:tcPr>
          <w:p w14:paraId="7842BA42"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566DBFD"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32F061CD" w14:textId="561233A7"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2E4EAD3D" w14:textId="77777777" w:rsidTr="006030BD">
        <w:tc>
          <w:tcPr>
            <w:tcW w:w="7584" w:type="dxa"/>
            <w:gridSpan w:val="5"/>
            <w:shd w:val="clear" w:color="auto" w:fill="FF6C2F"/>
          </w:tcPr>
          <w:p w14:paraId="4365AA9A" w14:textId="30FDC96B"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2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CXR – HAN</w:t>
            </w:r>
          </w:p>
        </w:tc>
      </w:tr>
      <w:tr w:rsidR="00066A77" w:rsidRPr="00B474F8" w14:paraId="4700FD9F" w14:textId="77777777" w:rsidTr="006030BD">
        <w:tc>
          <w:tcPr>
            <w:tcW w:w="1701" w:type="dxa"/>
            <w:vMerge w:val="restart"/>
            <w:vAlign w:val="center"/>
          </w:tcPr>
          <w:p w14:paraId="1B58C817"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3800E669"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15940BA3"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560" w:type="dxa"/>
          </w:tcPr>
          <w:p w14:paraId="6B8F163F"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HANCXR1102</w:t>
            </w:r>
          </w:p>
        </w:tc>
        <w:tc>
          <w:tcPr>
            <w:tcW w:w="2481" w:type="dxa"/>
          </w:tcPr>
          <w:p w14:paraId="6B556B44"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066A77" w:rsidRPr="00B474F8" w14:paraId="14013320" w14:textId="77777777" w:rsidTr="006030BD">
        <w:tc>
          <w:tcPr>
            <w:tcW w:w="1701" w:type="dxa"/>
            <w:vMerge/>
            <w:vAlign w:val="center"/>
          </w:tcPr>
          <w:p w14:paraId="0C0EA896"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29664495"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0" w:type="dxa"/>
          </w:tcPr>
          <w:p w14:paraId="5361C38C"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6897AD45"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CXRHAN0211</w:t>
            </w:r>
          </w:p>
        </w:tc>
        <w:tc>
          <w:tcPr>
            <w:tcW w:w="2481" w:type="dxa"/>
          </w:tcPr>
          <w:p w14:paraId="1DDF20F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44A3CED9" w14:textId="77777777" w:rsidTr="006030BD">
        <w:tc>
          <w:tcPr>
            <w:tcW w:w="1701" w:type="dxa"/>
            <w:vAlign w:val="center"/>
          </w:tcPr>
          <w:p w14:paraId="3A9F67AC" w14:textId="5C58769F"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05915BE" w14:textId="48CBA6B9"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2AEADAC2" w14:textId="77777777" w:rsidTr="00324AA1">
        <w:tc>
          <w:tcPr>
            <w:tcW w:w="1701" w:type="dxa"/>
            <w:vAlign w:val="center"/>
          </w:tcPr>
          <w:p w14:paraId="0D13025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D4E2B96" w14:textId="77777777" w:rsidR="00066A77" w:rsidRPr="00B474F8" w:rsidRDefault="00066A77" w:rsidP="00324AA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0C26A1C2" w14:textId="77777777" w:rsidTr="006030BD">
        <w:tc>
          <w:tcPr>
            <w:tcW w:w="1701" w:type="dxa"/>
            <w:vAlign w:val="center"/>
          </w:tcPr>
          <w:p w14:paraId="0ED6FFF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926AF79"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7BB7CF99" w14:textId="77777777" w:rsidTr="006030BD">
        <w:tc>
          <w:tcPr>
            <w:tcW w:w="1701" w:type="dxa"/>
            <w:vAlign w:val="center"/>
          </w:tcPr>
          <w:p w14:paraId="41183910" w14:textId="23B01BED"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70CA8E3" w14:textId="2F2408EA"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7FAB9D8D" w14:textId="77777777" w:rsidTr="006030BD">
        <w:tc>
          <w:tcPr>
            <w:tcW w:w="1701" w:type="dxa"/>
            <w:vAlign w:val="center"/>
          </w:tcPr>
          <w:p w14:paraId="55A41731" w14:textId="44067B93"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31AA153"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3AC0E2E9" w14:textId="77777777" w:rsidTr="006030BD">
        <w:tc>
          <w:tcPr>
            <w:tcW w:w="1701" w:type="dxa"/>
            <w:vAlign w:val="center"/>
          </w:tcPr>
          <w:p w14:paraId="23E0E2A0" w14:textId="5220ACE3"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562CF8C" w14:textId="4A9562D8"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53822E60" w14:textId="77777777" w:rsidTr="006030BD">
        <w:tc>
          <w:tcPr>
            <w:tcW w:w="1701" w:type="dxa"/>
            <w:vAlign w:val="center"/>
          </w:tcPr>
          <w:p w14:paraId="75C8377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A6E770B" w14:textId="77777777" w:rsidR="00066A77"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MIN – MAX: GND – FL410 </w:t>
            </w:r>
          </w:p>
          <w:p w14:paraId="1D0492D8" w14:textId="6AD9A68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REMARKS: NIL</w:t>
            </w:r>
          </w:p>
        </w:tc>
      </w:tr>
      <w:tr w:rsidR="00066A77" w:rsidRPr="00B474F8" w14:paraId="2957E935" w14:textId="77777777" w:rsidTr="006030BD">
        <w:tc>
          <w:tcPr>
            <w:tcW w:w="1701" w:type="dxa"/>
            <w:vAlign w:val="center"/>
          </w:tcPr>
          <w:p w14:paraId="443A04C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A699D00"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00D5E8FD" w14:textId="30B8D534"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3C15E288" w14:textId="77777777" w:rsidTr="006030BD">
        <w:tc>
          <w:tcPr>
            <w:tcW w:w="7584" w:type="dxa"/>
            <w:gridSpan w:val="5"/>
            <w:shd w:val="clear" w:color="auto" w:fill="FF6C2F"/>
          </w:tcPr>
          <w:p w14:paraId="2C9A720B" w14:textId="02789E71"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2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DAD – HAN</w:t>
            </w:r>
          </w:p>
        </w:tc>
      </w:tr>
      <w:tr w:rsidR="00066A77" w:rsidRPr="00B474F8" w14:paraId="7F0BFAC4" w14:textId="77777777" w:rsidTr="006030BD">
        <w:tc>
          <w:tcPr>
            <w:tcW w:w="1701" w:type="dxa"/>
            <w:vMerge w:val="restart"/>
            <w:vAlign w:val="center"/>
          </w:tcPr>
          <w:p w14:paraId="2EA04506"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5584CF9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631CE0F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65EE7EE0"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HANDAD1117</w:t>
            </w:r>
          </w:p>
        </w:tc>
        <w:tc>
          <w:tcPr>
            <w:tcW w:w="2481" w:type="dxa"/>
          </w:tcPr>
          <w:p w14:paraId="098644D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VVCR, VVTS</w:t>
            </w:r>
          </w:p>
        </w:tc>
      </w:tr>
      <w:tr w:rsidR="00066A77" w:rsidRPr="00B474F8" w14:paraId="4E4E0124" w14:textId="77777777" w:rsidTr="006030BD">
        <w:tc>
          <w:tcPr>
            <w:tcW w:w="1701" w:type="dxa"/>
            <w:vMerge/>
            <w:vAlign w:val="center"/>
          </w:tcPr>
          <w:p w14:paraId="09A02B6A"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60AE3EDF"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17AEE827"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2C0CCC4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DADHAN3511</w:t>
            </w:r>
          </w:p>
        </w:tc>
        <w:tc>
          <w:tcPr>
            <w:tcW w:w="2481" w:type="dxa"/>
          </w:tcPr>
          <w:p w14:paraId="02067F4B"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1EA6A787" w14:textId="77777777" w:rsidTr="002632C6">
        <w:trPr>
          <w:trHeight w:val="275"/>
        </w:trPr>
        <w:tc>
          <w:tcPr>
            <w:tcW w:w="1701" w:type="dxa"/>
            <w:vAlign w:val="center"/>
          </w:tcPr>
          <w:p w14:paraId="2D1E00D2" w14:textId="0415411A"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73124324" w14:textId="3E6F26B6"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1C1BEC3A" w14:textId="77777777" w:rsidTr="00324AA1">
        <w:tc>
          <w:tcPr>
            <w:tcW w:w="1701" w:type="dxa"/>
            <w:vAlign w:val="center"/>
          </w:tcPr>
          <w:p w14:paraId="218E91F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582203E" w14:textId="77777777" w:rsidR="00066A77" w:rsidRPr="00B474F8" w:rsidRDefault="00066A77" w:rsidP="00324AA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11A4CF55" w14:textId="77777777" w:rsidTr="006030BD">
        <w:tc>
          <w:tcPr>
            <w:tcW w:w="1701" w:type="dxa"/>
            <w:vAlign w:val="center"/>
          </w:tcPr>
          <w:p w14:paraId="764230BA"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4545098"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523CA5E3" w14:textId="77777777" w:rsidTr="006030BD">
        <w:tc>
          <w:tcPr>
            <w:tcW w:w="1701" w:type="dxa"/>
            <w:vAlign w:val="center"/>
          </w:tcPr>
          <w:p w14:paraId="7AB2A9DF" w14:textId="534CB855"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083FAE3" w14:textId="2B55F99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08F41118" w14:textId="77777777" w:rsidTr="006030BD">
        <w:tc>
          <w:tcPr>
            <w:tcW w:w="1701" w:type="dxa"/>
            <w:vAlign w:val="center"/>
          </w:tcPr>
          <w:p w14:paraId="7BB4E3FB" w14:textId="1D1E5467"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59B1150"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047FA28E" w14:textId="77777777" w:rsidTr="006030BD">
        <w:tc>
          <w:tcPr>
            <w:tcW w:w="1701" w:type="dxa"/>
            <w:vAlign w:val="center"/>
          </w:tcPr>
          <w:p w14:paraId="07EAA63E" w14:textId="400680CB"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FF85271" w14:textId="49A303D6"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066A77" w:rsidRPr="00B474F8" w14:paraId="4411803B" w14:textId="77777777" w:rsidTr="006030BD">
        <w:tc>
          <w:tcPr>
            <w:tcW w:w="1701" w:type="dxa"/>
            <w:vAlign w:val="center"/>
          </w:tcPr>
          <w:p w14:paraId="16406FD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10EF500"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5D9EACC"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5EB614DC" w14:textId="77777777" w:rsidTr="006030BD">
        <w:tc>
          <w:tcPr>
            <w:tcW w:w="1701" w:type="dxa"/>
            <w:vAlign w:val="center"/>
          </w:tcPr>
          <w:p w14:paraId="6E713577"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1D11A95"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081D14DD" w14:textId="6DF59CE5"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010CA34C" w14:textId="77777777" w:rsidTr="006030BD">
        <w:tc>
          <w:tcPr>
            <w:tcW w:w="7584" w:type="dxa"/>
            <w:gridSpan w:val="5"/>
            <w:shd w:val="clear" w:color="auto" w:fill="FF6C2F"/>
          </w:tcPr>
          <w:p w14:paraId="0A4B2D11" w14:textId="0E6BD5B6"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2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DIN – HAN</w:t>
            </w:r>
          </w:p>
        </w:tc>
      </w:tr>
      <w:tr w:rsidR="00066A77" w:rsidRPr="00B474F8" w14:paraId="22F72583" w14:textId="77777777" w:rsidTr="006030BD">
        <w:tc>
          <w:tcPr>
            <w:tcW w:w="1701" w:type="dxa"/>
            <w:vMerge w:val="restart"/>
            <w:vAlign w:val="center"/>
          </w:tcPr>
          <w:p w14:paraId="5CE13DF9"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48136F7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2CA8371F"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VVDB</w:t>
            </w:r>
          </w:p>
        </w:tc>
        <w:tc>
          <w:tcPr>
            <w:tcW w:w="1560" w:type="dxa"/>
          </w:tcPr>
          <w:p w14:paraId="4C5762A6"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HANDIN1109</w:t>
            </w:r>
          </w:p>
        </w:tc>
        <w:tc>
          <w:tcPr>
            <w:tcW w:w="2481" w:type="dxa"/>
          </w:tcPr>
          <w:p w14:paraId="4F705198"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VVNB, VVCI, VVVH</w:t>
            </w:r>
          </w:p>
        </w:tc>
      </w:tr>
      <w:tr w:rsidR="00066A77" w:rsidRPr="00B474F8" w14:paraId="16222877" w14:textId="77777777" w:rsidTr="006030BD">
        <w:tc>
          <w:tcPr>
            <w:tcW w:w="1701" w:type="dxa"/>
            <w:vMerge/>
            <w:vAlign w:val="center"/>
          </w:tcPr>
          <w:p w14:paraId="7E66DEA3"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4B78216E"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VVDB</w:t>
            </w:r>
          </w:p>
        </w:tc>
        <w:tc>
          <w:tcPr>
            <w:tcW w:w="850" w:type="dxa"/>
          </w:tcPr>
          <w:p w14:paraId="5AA7498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5EBBE42E"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DINHAN0911</w:t>
            </w:r>
          </w:p>
        </w:tc>
        <w:tc>
          <w:tcPr>
            <w:tcW w:w="2481" w:type="dxa"/>
          </w:tcPr>
          <w:p w14:paraId="692D9E63"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68658208" w14:textId="77777777" w:rsidTr="002632C6">
        <w:trPr>
          <w:trHeight w:val="375"/>
        </w:trPr>
        <w:tc>
          <w:tcPr>
            <w:tcW w:w="1701" w:type="dxa"/>
            <w:vAlign w:val="center"/>
          </w:tcPr>
          <w:p w14:paraId="311E0496" w14:textId="7D21B391"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67A2B779" w14:textId="10F2CD45"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3BE49B1D" w14:textId="77777777" w:rsidTr="00324AA1">
        <w:tc>
          <w:tcPr>
            <w:tcW w:w="1701" w:type="dxa"/>
            <w:vAlign w:val="center"/>
          </w:tcPr>
          <w:p w14:paraId="3777114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6DDFC063" w14:textId="77777777" w:rsidR="00066A77" w:rsidRPr="00B474F8" w:rsidRDefault="00066A77" w:rsidP="00324AA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2859D9B7" w14:textId="77777777" w:rsidTr="006030BD">
        <w:tc>
          <w:tcPr>
            <w:tcW w:w="1701" w:type="dxa"/>
            <w:vAlign w:val="center"/>
          </w:tcPr>
          <w:p w14:paraId="4C1F78D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E6B604A"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1EF36938" w14:textId="77777777" w:rsidTr="006030BD">
        <w:tc>
          <w:tcPr>
            <w:tcW w:w="1701" w:type="dxa"/>
            <w:vAlign w:val="center"/>
          </w:tcPr>
          <w:p w14:paraId="1A020B70" w14:textId="1150EB97"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985D96F" w14:textId="063F1A81"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08A532A9" w14:textId="77777777" w:rsidTr="006030BD">
        <w:tc>
          <w:tcPr>
            <w:tcW w:w="1701" w:type="dxa"/>
            <w:vAlign w:val="center"/>
          </w:tcPr>
          <w:p w14:paraId="7B18406A" w14:textId="0F8F2220"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C6C0FC0"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4B307F97" w14:textId="77777777" w:rsidTr="006030BD">
        <w:tc>
          <w:tcPr>
            <w:tcW w:w="1701" w:type="dxa"/>
            <w:vAlign w:val="center"/>
          </w:tcPr>
          <w:p w14:paraId="0E925A52" w14:textId="15492D36"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F9FA959" w14:textId="59CC031A"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066A77" w:rsidRPr="00B474F8" w14:paraId="78279F1B" w14:textId="77777777" w:rsidTr="006030BD">
        <w:tc>
          <w:tcPr>
            <w:tcW w:w="1701" w:type="dxa"/>
            <w:vAlign w:val="center"/>
          </w:tcPr>
          <w:p w14:paraId="4495454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D8E8982"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03E1139"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740407E7" w14:textId="77777777" w:rsidTr="006030BD">
        <w:tc>
          <w:tcPr>
            <w:tcW w:w="1701" w:type="dxa"/>
            <w:vAlign w:val="center"/>
          </w:tcPr>
          <w:p w14:paraId="230FC22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E970E15"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55A221F5" w14:textId="77777777" w:rsidTr="006030BD">
        <w:tc>
          <w:tcPr>
            <w:tcW w:w="7584" w:type="dxa"/>
            <w:gridSpan w:val="5"/>
            <w:shd w:val="clear" w:color="auto" w:fill="FF6C2F"/>
          </w:tcPr>
          <w:p w14:paraId="59B025AC" w14:textId="3FC13F74"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2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HAN – DLI – HAN </w:t>
            </w:r>
          </w:p>
        </w:tc>
      </w:tr>
      <w:tr w:rsidR="00066A77" w:rsidRPr="00B474F8" w14:paraId="16D7CBA5" w14:textId="77777777" w:rsidTr="006030BD">
        <w:tc>
          <w:tcPr>
            <w:tcW w:w="1701" w:type="dxa"/>
            <w:vMerge w:val="restart"/>
            <w:vAlign w:val="center"/>
          </w:tcPr>
          <w:p w14:paraId="47FD921D"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65DB41C4"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2776F73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VVDL</w:t>
            </w:r>
          </w:p>
        </w:tc>
        <w:tc>
          <w:tcPr>
            <w:tcW w:w="1560" w:type="dxa"/>
          </w:tcPr>
          <w:p w14:paraId="19F79C6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HANDLI1109</w:t>
            </w:r>
          </w:p>
        </w:tc>
        <w:tc>
          <w:tcPr>
            <w:tcW w:w="2481" w:type="dxa"/>
          </w:tcPr>
          <w:p w14:paraId="4B36F813"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VVTX</w:t>
            </w:r>
          </w:p>
        </w:tc>
      </w:tr>
      <w:tr w:rsidR="00066A77" w:rsidRPr="00B474F8" w14:paraId="409B86EF" w14:textId="77777777" w:rsidTr="006030BD">
        <w:tc>
          <w:tcPr>
            <w:tcW w:w="1701" w:type="dxa"/>
            <w:vMerge/>
            <w:vAlign w:val="center"/>
          </w:tcPr>
          <w:p w14:paraId="6FAC2B24"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3AFFF8BE"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VVDL</w:t>
            </w:r>
          </w:p>
        </w:tc>
        <w:tc>
          <w:tcPr>
            <w:tcW w:w="850" w:type="dxa"/>
          </w:tcPr>
          <w:p w14:paraId="08F663D3"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6F603E1C"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DLIHAN0911</w:t>
            </w:r>
          </w:p>
        </w:tc>
        <w:tc>
          <w:tcPr>
            <w:tcW w:w="2481" w:type="dxa"/>
          </w:tcPr>
          <w:p w14:paraId="5A3BBBAB"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0B74726D" w14:textId="77777777" w:rsidTr="002632C6">
        <w:trPr>
          <w:trHeight w:val="361"/>
        </w:trPr>
        <w:tc>
          <w:tcPr>
            <w:tcW w:w="1701" w:type="dxa"/>
            <w:vAlign w:val="center"/>
          </w:tcPr>
          <w:p w14:paraId="52BDA932" w14:textId="01B41ECD"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5110C578" w14:textId="760E51C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3535C983" w14:textId="77777777" w:rsidTr="00324AA1">
        <w:tc>
          <w:tcPr>
            <w:tcW w:w="1701" w:type="dxa"/>
            <w:vAlign w:val="center"/>
          </w:tcPr>
          <w:p w14:paraId="2994434F"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7E7084A" w14:textId="77777777" w:rsidR="00066A77" w:rsidRPr="00B474F8" w:rsidRDefault="00066A77" w:rsidP="00324AA1">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20826634" w14:textId="77777777" w:rsidTr="006030BD">
        <w:tc>
          <w:tcPr>
            <w:tcW w:w="1701" w:type="dxa"/>
            <w:vAlign w:val="center"/>
          </w:tcPr>
          <w:p w14:paraId="6B807D21"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B4D5353"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5A8F9AEE" w14:textId="77777777" w:rsidTr="006030BD">
        <w:tc>
          <w:tcPr>
            <w:tcW w:w="1701" w:type="dxa"/>
            <w:vAlign w:val="center"/>
          </w:tcPr>
          <w:p w14:paraId="4597A491" w14:textId="6165CA6D"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F6CC35E" w14:textId="1D33D00D"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39B08F51" w14:textId="77777777" w:rsidTr="006030BD">
        <w:tc>
          <w:tcPr>
            <w:tcW w:w="1701" w:type="dxa"/>
            <w:vAlign w:val="center"/>
          </w:tcPr>
          <w:p w14:paraId="523775A0" w14:textId="49461D30"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4A85ACF"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22C6E77B" w14:textId="77777777" w:rsidTr="006030BD">
        <w:tc>
          <w:tcPr>
            <w:tcW w:w="1701" w:type="dxa"/>
            <w:vAlign w:val="center"/>
          </w:tcPr>
          <w:p w14:paraId="4760F127" w14:textId="233C7A18"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D103B7C" w14:textId="6224A456"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41A26473" w14:textId="77777777" w:rsidTr="006030BD">
        <w:tc>
          <w:tcPr>
            <w:tcW w:w="1701" w:type="dxa"/>
            <w:vAlign w:val="center"/>
          </w:tcPr>
          <w:p w14:paraId="4576E147"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CAD4C3D"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F52AC22"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7611F032" w14:textId="77777777" w:rsidTr="006030BD">
        <w:tc>
          <w:tcPr>
            <w:tcW w:w="1701" w:type="dxa"/>
            <w:vAlign w:val="center"/>
          </w:tcPr>
          <w:p w14:paraId="0DF4704A"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B8A4927"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7584788F" w14:textId="53252301"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7C0DBA58" w14:textId="77777777" w:rsidTr="006030BD">
        <w:tc>
          <w:tcPr>
            <w:tcW w:w="7584" w:type="dxa"/>
            <w:gridSpan w:val="5"/>
            <w:shd w:val="clear" w:color="auto" w:fill="FF6C2F"/>
          </w:tcPr>
          <w:p w14:paraId="29389DE2" w14:textId="40A0651C"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2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HUI – HAN</w:t>
            </w:r>
          </w:p>
        </w:tc>
      </w:tr>
      <w:tr w:rsidR="00066A77" w:rsidRPr="00B474F8" w14:paraId="7D4350EC" w14:textId="77777777" w:rsidTr="006030BD">
        <w:tc>
          <w:tcPr>
            <w:tcW w:w="1701" w:type="dxa"/>
            <w:vMerge w:val="restart"/>
            <w:vAlign w:val="center"/>
          </w:tcPr>
          <w:p w14:paraId="35B2BA9B"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24AD90DF"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319B7635"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VVPB</w:t>
            </w:r>
          </w:p>
        </w:tc>
        <w:tc>
          <w:tcPr>
            <w:tcW w:w="1560" w:type="dxa"/>
          </w:tcPr>
          <w:p w14:paraId="341295C3"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HANHUI1109</w:t>
            </w:r>
          </w:p>
        </w:tc>
        <w:tc>
          <w:tcPr>
            <w:tcW w:w="2481" w:type="dxa"/>
          </w:tcPr>
          <w:p w14:paraId="480830C2"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VVVH</w:t>
            </w:r>
          </w:p>
        </w:tc>
      </w:tr>
      <w:tr w:rsidR="00066A77" w:rsidRPr="00B474F8" w14:paraId="1D6D736B" w14:textId="77777777" w:rsidTr="006030BD">
        <w:tc>
          <w:tcPr>
            <w:tcW w:w="1701" w:type="dxa"/>
            <w:vMerge/>
            <w:vAlign w:val="center"/>
          </w:tcPr>
          <w:p w14:paraId="1A8474C2"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667FF63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VVPB</w:t>
            </w:r>
          </w:p>
        </w:tc>
        <w:tc>
          <w:tcPr>
            <w:tcW w:w="850" w:type="dxa"/>
          </w:tcPr>
          <w:p w14:paraId="5616721A"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36243786"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HUIHAN0911</w:t>
            </w:r>
          </w:p>
        </w:tc>
        <w:tc>
          <w:tcPr>
            <w:tcW w:w="2481" w:type="dxa"/>
          </w:tcPr>
          <w:p w14:paraId="2672CE9F"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10EC9A19" w14:textId="77777777" w:rsidTr="006030BD">
        <w:tc>
          <w:tcPr>
            <w:tcW w:w="1701" w:type="dxa"/>
            <w:vAlign w:val="center"/>
          </w:tcPr>
          <w:p w14:paraId="10671652" w14:textId="1634EDD7"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DD008C0" w14:textId="07951BE3"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5FAB71CF" w14:textId="77777777" w:rsidTr="00566E6D">
        <w:tc>
          <w:tcPr>
            <w:tcW w:w="1701" w:type="dxa"/>
            <w:vAlign w:val="center"/>
          </w:tcPr>
          <w:p w14:paraId="0AF1988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1763A67" w14:textId="77777777" w:rsidR="00066A77" w:rsidRPr="00B474F8" w:rsidRDefault="00066A77" w:rsidP="00566E6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43F1E0EC" w14:textId="77777777" w:rsidTr="006030BD">
        <w:tc>
          <w:tcPr>
            <w:tcW w:w="1701" w:type="dxa"/>
            <w:vAlign w:val="center"/>
          </w:tcPr>
          <w:p w14:paraId="4F39FDB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EC76EC8"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0BE2A9E1" w14:textId="77777777" w:rsidTr="006030BD">
        <w:tc>
          <w:tcPr>
            <w:tcW w:w="1701" w:type="dxa"/>
            <w:vAlign w:val="center"/>
          </w:tcPr>
          <w:p w14:paraId="314E97B9" w14:textId="230F15B3"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64AAEA12" w14:textId="7E5F651F"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312FC5E9" w14:textId="77777777" w:rsidTr="006030BD">
        <w:tc>
          <w:tcPr>
            <w:tcW w:w="1701" w:type="dxa"/>
            <w:vAlign w:val="center"/>
          </w:tcPr>
          <w:p w14:paraId="119BE173" w14:textId="5A6E79CE"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424C1E9"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062C8FA0" w14:textId="77777777" w:rsidTr="006030BD">
        <w:tc>
          <w:tcPr>
            <w:tcW w:w="1701" w:type="dxa"/>
            <w:vAlign w:val="center"/>
          </w:tcPr>
          <w:p w14:paraId="26231335" w14:textId="4CF57300"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AA48FC7" w14:textId="6A8F5093"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066A77" w:rsidRPr="00B474F8" w14:paraId="126EB125" w14:textId="77777777" w:rsidTr="006030BD">
        <w:tc>
          <w:tcPr>
            <w:tcW w:w="1701" w:type="dxa"/>
            <w:vAlign w:val="center"/>
          </w:tcPr>
          <w:p w14:paraId="10C8535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030EB77"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FC63868"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5CEA5CE0" w14:textId="77777777" w:rsidTr="006030BD">
        <w:tc>
          <w:tcPr>
            <w:tcW w:w="1701" w:type="dxa"/>
            <w:vAlign w:val="center"/>
          </w:tcPr>
          <w:p w14:paraId="3B8E973B"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C28E2EC"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684C9483" w14:textId="379653BF"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7DBF1F45" w14:textId="77777777" w:rsidTr="006030BD">
        <w:tc>
          <w:tcPr>
            <w:tcW w:w="7584" w:type="dxa"/>
            <w:gridSpan w:val="5"/>
            <w:shd w:val="clear" w:color="auto" w:fill="FF6C2F"/>
          </w:tcPr>
          <w:p w14:paraId="25F9DDCF" w14:textId="49C96463"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2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PQC – HAN</w:t>
            </w:r>
          </w:p>
        </w:tc>
      </w:tr>
      <w:tr w:rsidR="00066A77" w:rsidRPr="00B474F8" w14:paraId="4F5D1685" w14:textId="77777777" w:rsidTr="006030BD">
        <w:tc>
          <w:tcPr>
            <w:tcW w:w="1701" w:type="dxa"/>
            <w:vMerge w:val="restart"/>
            <w:vAlign w:val="center"/>
          </w:tcPr>
          <w:p w14:paraId="281F8870"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5CC1F997"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18910BF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VVPQ</w:t>
            </w:r>
          </w:p>
        </w:tc>
        <w:tc>
          <w:tcPr>
            <w:tcW w:w="1560" w:type="dxa"/>
          </w:tcPr>
          <w:p w14:paraId="0F840095"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HANPQC1110</w:t>
            </w:r>
          </w:p>
        </w:tc>
        <w:tc>
          <w:tcPr>
            <w:tcW w:w="2481" w:type="dxa"/>
          </w:tcPr>
          <w:p w14:paraId="56171A6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VVTS, VVCR</w:t>
            </w:r>
          </w:p>
        </w:tc>
      </w:tr>
      <w:tr w:rsidR="00066A77" w:rsidRPr="00B474F8" w14:paraId="3E0E0DC4" w14:textId="77777777" w:rsidTr="006030BD">
        <w:tc>
          <w:tcPr>
            <w:tcW w:w="1701" w:type="dxa"/>
            <w:vMerge/>
            <w:vAlign w:val="center"/>
          </w:tcPr>
          <w:p w14:paraId="4135C721"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47251C86"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VVPQ</w:t>
            </w:r>
          </w:p>
        </w:tc>
        <w:tc>
          <w:tcPr>
            <w:tcW w:w="850" w:type="dxa"/>
          </w:tcPr>
          <w:p w14:paraId="75C40ADB"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7CE16D04"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PQCHAN1011</w:t>
            </w:r>
          </w:p>
        </w:tc>
        <w:tc>
          <w:tcPr>
            <w:tcW w:w="2481" w:type="dxa"/>
          </w:tcPr>
          <w:p w14:paraId="6F201D3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382FE6DA" w14:textId="77777777" w:rsidTr="006030BD">
        <w:tc>
          <w:tcPr>
            <w:tcW w:w="1701" w:type="dxa"/>
            <w:vAlign w:val="center"/>
          </w:tcPr>
          <w:p w14:paraId="2C2F2992" w14:textId="46F4BBD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85AA31A" w14:textId="35D7C58F"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40E1606A" w14:textId="77777777" w:rsidTr="00566E6D">
        <w:tc>
          <w:tcPr>
            <w:tcW w:w="1701" w:type="dxa"/>
            <w:vAlign w:val="center"/>
          </w:tcPr>
          <w:p w14:paraId="3C32EDFF"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8E128A8" w14:textId="77777777" w:rsidR="00066A77" w:rsidRPr="00B474F8" w:rsidRDefault="00066A77" w:rsidP="00566E6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0B2E003E" w14:textId="77777777" w:rsidTr="006030BD">
        <w:tc>
          <w:tcPr>
            <w:tcW w:w="1701" w:type="dxa"/>
            <w:vAlign w:val="center"/>
          </w:tcPr>
          <w:p w14:paraId="213CA2D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E40E8C1"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2416AA31" w14:textId="77777777" w:rsidTr="006030BD">
        <w:tc>
          <w:tcPr>
            <w:tcW w:w="1701" w:type="dxa"/>
            <w:vAlign w:val="center"/>
          </w:tcPr>
          <w:p w14:paraId="7ECC12FA" w14:textId="2EF6E0A7"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D88CC69" w14:textId="0FD62C7B"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715F006E" w14:textId="77777777" w:rsidTr="006030BD">
        <w:tc>
          <w:tcPr>
            <w:tcW w:w="1701" w:type="dxa"/>
            <w:vAlign w:val="center"/>
          </w:tcPr>
          <w:p w14:paraId="148BEFAC" w14:textId="5186D3B2"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776531A"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30DF3150" w14:textId="77777777" w:rsidTr="006030BD">
        <w:tc>
          <w:tcPr>
            <w:tcW w:w="1701" w:type="dxa"/>
            <w:vAlign w:val="center"/>
          </w:tcPr>
          <w:p w14:paraId="5F9AD4EC" w14:textId="5C914FEE"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1E748C3" w14:textId="4DB4404A"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1AA1B51E" w14:textId="77777777" w:rsidTr="006030BD">
        <w:tc>
          <w:tcPr>
            <w:tcW w:w="1701" w:type="dxa"/>
            <w:vAlign w:val="center"/>
          </w:tcPr>
          <w:p w14:paraId="64A0830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CD09D1A"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A27F9A9"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68A739DE" w14:textId="77777777" w:rsidTr="006030BD">
        <w:tc>
          <w:tcPr>
            <w:tcW w:w="1701" w:type="dxa"/>
            <w:vAlign w:val="center"/>
          </w:tcPr>
          <w:p w14:paraId="48AE08E1"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797766E"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7D9512F9" w14:textId="77777777" w:rsidTr="006030BD">
        <w:tc>
          <w:tcPr>
            <w:tcW w:w="7584" w:type="dxa"/>
            <w:gridSpan w:val="5"/>
            <w:shd w:val="clear" w:color="auto" w:fill="FF6C2F"/>
          </w:tcPr>
          <w:p w14:paraId="7263E6AB" w14:textId="05710D11" w:rsidR="00066A77" w:rsidRPr="00B474F8" w:rsidRDefault="00066A77" w:rsidP="000912F0">
            <w:pPr>
              <w:pStyle w:val="ListParagraph"/>
              <w:numPr>
                <w:ilvl w:val="0"/>
                <w:numId w:val="3"/>
              </w:numPr>
              <w:autoSpaceDE w:val="0"/>
              <w:autoSpaceDN w:val="0"/>
              <w:adjustRightInd w:val="0"/>
              <w:jc w:val="both"/>
              <w:rPr>
                <w:rFonts w:ascii="Arial" w:hAnsi="Arial" w:cs="Arial"/>
                <w:b/>
                <w:color w:val="FFFFFF" w:themeColor="background1"/>
                <w:sz w:val="18"/>
                <w:szCs w:val="18"/>
              </w:rPr>
              <w:pPrChange w:id="132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PXU – HAN</w:t>
            </w:r>
          </w:p>
        </w:tc>
      </w:tr>
      <w:tr w:rsidR="00066A77" w:rsidRPr="00B474F8" w14:paraId="74FE6327" w14:textId="77777777" w:rsidTr="006030BD">
        <w:tc>
          <w:tcPr>
            <w:tcW w:w="1701" w:type="dxa"/>
            <w:vMerge w:val="restart"/>
            <w:vAlign w:val="center"/>
          </w:tcPr>
          <w:p w14:paraId="5B05C72D"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07B6F8C5"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117254DE"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VVPK</w:t>
            </w:r>
          </w:p>
        </w:tc>
        <w:tc>
          <w:tcPr>
            <w:tcW w:w="1560" w:type="dxa"/>
          </w:tcPr>
          <w:p w14:paraId="6A2E7E1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HANPXU1109</w:t>
            </w:r>
          </w:p>
        </w:tc>
        <w:tc>
          <w:tcPr>
            <w:tcW w:w="2481" w:type="dxa"/>
          </w:tcPr>
          <w:p w14:paraId="14A765F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VVPB, VVDN</w:t>
            </w:r>
          </w:p>
        </w:tc>
      </w:tr>
      <w:tr w:rsidR="00066A77" w:rsidRPr="00B474F8" w14:paraId="7BD2DA07" w14:textId="77777777" w:rsidTr="006030BD">
        <w:tc>
          <w:tcPr>
            <w:tcW w:w="1701" w:type="dxa"/>
            <w:vMerge/>
            <w:vAlign w:val="center"/>
          </w:tcPr>
          <w:p w14:paraId="5E2ECD7F"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448E649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VVPK</w:t>
            </w:r>
          </w:p>
        </w:tc>
        <w:tc>
          <w:tcPr>
            <w:tcW w:w="850" w:type="dxa"/>
          </w:tcPr>
          <w:p w14:paraId="25B4E9F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287F7F2B"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PXUHAN0911</w:t>
            </w:r>
          </w:p>
        </w:tc>
        <w:tc>
          <w:tcPr>
            <w:tcW w:w="2481" w:type="dxa"/>
          </w:tcPr>
          <w:p w14:paraId="3E3E6C7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0D63FA20" w14:textId="77777777" w:rsidTr="006030BD">
        <w:tc>
          <w:tcPr>
            <w:tcW w:w="1701" w:type="dxa"/>
            <w:vAlign w:val="center"/>
          </w:tcPr>
          <w:p w14:paraId="0902552D" w14:textId="106E7550"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398A657B" w14:textId="78974791"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768CFFCF" w14:textId="77777777" w:rsidTr="00566E6D">
        <w:tc>
          <w:tcPr>
            <w:tcW w:w="1701" w:type="dxa"/>
            <w:vAlign w:val="center"/>
          </w:tcPr>
          <w:p w14:paraId="63033A7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DE71E95" w14:textId="77777777" w:rsidR="00066A77" w:rsidRPr="00B474F8" w:rsidRDefault="00066A77" w:rsidP="00566E6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7CC2F8C4" w14:textId="77777777" w:rsidTr="006030BD">
        <w:tc>
          <w:tcPr>
            <w:tcW w:w="1701" w:type="dxa"/>
            <w:vAlign w:val="center"/>
          </w:tcPr>
          <w:p w14:paraId="1A3EA58F"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0620E14"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27E0513C" w14:textId="77777777" w:rsidTr="006030BD">
        <w:tc>
          <w:tcPr>
            <w:tcW w:w="1701" w:type="dxa"/>
            <w:vAlign w:val="center"/>
          </w:tcPr>
          <w:p w14:paraId="5ECE7FCC" w14:textId="56CC35C4"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1814928" w14:textId="7860220D"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3983859C" w14:textId="77777777" w:rsidTr="006030BD">
        <w:tc>
          <w:tcPr>
            <w:tcW w:w="1701" w:type="dxa"/>
            <w:vAlign w:val="center"/>
          </w:tcPr>
          <w:p w14:paraId="63992C22" w14:textId="51589025"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63EFD2E"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39151010" w14:textId="77777777" w:rsidTr="006030BD">
        <w:tc>
          <w:tcPr>
            <w:tcW w:w="1701" w:type="dxa"/>
            <w:vAlign w:val="center"/>
          </w:tcPr>
          <w:p w14:paraId="6223106F" w14:textId="19B13909"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63A63D6" w14:textId="3EE5C019"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42BCB9A8" w14:textId="77777777" w:rsidTr="006030BD">
        <w:tc>
          <w:tcPr>
            <w:tcW w:w="1701" w:type="dxa"/>
            <w:vAlign w:val="center"/>
          </w:tcPr>
          <w:p w14:paraId="05A9787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17FD31C"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FD2BD81"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3B3470CF" w14:textId="77777777" w:rsidTr="006030BD">
        <w:tc>
          <w:tcPr>
            <w:tcW w:w="1701" w:type="dxa"/>
            <w:vAlign w:val="center"/>
          </w:tcPr>
          <w:p w14:paraId="5D2B39E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EBB1F1F"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5E59EF0B" w14:textId="5BA5C15A"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3CC1092A" w14:textId="77777777" w:rsidTr="006030BD">
        <w:tc>
          <w:tcPr>
            <w:tcW w:w="7584" w:type="dxa"/>
            <w:gridSpan w:val="5"/>
            <w:shd w:val="clear" w:color="auto" w:fill="FF6C2F"/>
          </w:tcPr>
          <w:p w14:paraId="65D879AF" w14:textId="52791A49"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2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SGN – HAN</w:t>
            </w:r>
          </w:p>
        </w:tc>
      </w:tr>
      <w:tr w:rsidR="00066A77" w:rsidRPr="00B474F8" w14:paraId="17647C25" w14:textId="77777777" w:rsidTr="006030BD">
        <w:tc>
          <w:tcPr>
            <w:tcW w:w="1701" w:type="dxa"/>
            <w:vMerge w:val="restart"/>
            <w:vAlign w:val="center"/>
          </w:tcPr>
          <w:p w14:paraId="54895AE3"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34708D0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5CDE57B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58D73CE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HANSGN1107</w:t>
            </w:r>
          </w:p>
        </w:tc>
        <w:tc>
          <w:tcPr>
            <w:tcW w:w="2481" w:type="dxa"/>
          </w:tcPr>
          <w:p w14:paraId="54493433"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VVBM, VVCR</w:t>
            </w:r>
          </w:p>
        </w:tc>
      </w:tr>
      <w:tr w:rsidR="00066A77" w:rsidRPr="00B474F8" w14:paraId="6B45388E" w14:textId="77777777" w:rsidTr="006030BD">
        <w:tc>
          <w:tcPr>
            <w:tcW w:w="1701" w:type="dxa"/>
            <w:vMerge/>
            <w:vAlign w:val="center"/>
          </w:tcPr>
          <w:p w14:paraId="04FB5556"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3905791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22025D3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4FBDD660"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SGNHAN0711</w:t>
            </w:r>
          </w:p>
        </w:tc>
        <w:tc>
          <w:tcPr>
            <w:tcW w:w="2481" w:type="dxa"/>
          </w:tcPr>
          <w:p w14:paraId="40D5F5D8"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4D498349" w14:textId="77777777" w:rsidTr="006030BD">
        <w:tc>
          <w:tcPr>
            <w:tcW w:w="1701" w:type="dxa"/>
            <w:vAlign w:val="center"/>
          </w:tcPr>
          <w:p w14:paraId="228C09BD" w14:textId="41889AB4"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15E64AF" w14:textId="30A3BE0A"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526EF01D" w14:textId="77777777" w:rsidTr="00566E6D">
        <w:tc>
          <w:tcPr>
            <w:tcW w:w="1701" w:type="dxa"/>
            <w:vAlign w:val="center"/>
          </w:tcPr>
          <w:p w14:paraId="59979EAA"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8AEBBFF" w14:textId="1D81372E" w:rsidR="00066A77" w:rsidRPr="00B474F8" w:rsidRDefault="00066A77" w:rsidP="00566E6D">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VVDN</w:t>
            </w:r>
          </w:p>
        </w:tc>
      </w:tr>
      <w:tr w:rsidR="00066A77" w:rsidRPr="00B474F8" w14:paraId="4F614F6A" w14:textId="77777777" w:rsidTr="006030BD">
        <w:tc>
          <w:tcPr>
            <w:tcW w:w="1701" w:type="dxa"/>
            <w:vAlign w:val="center"/>
          </w:tcPr>
          <w:p w14:paraId="04FE7782"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13B6A14"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09544F2E" w14:textId="77777777" w:rsidTr="006030BD">
        <w:tc>
          <w:tcPr>
            <w:tcW w:w="1701" w:type="dxa"/>
            <w:vAlign w:val="center"/>
          </w:tcPr>
          <w:p w14:paraId="633080A7" w14:textId="31F00E11"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B013B7F" w14:textId="01EE141F"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0AFC9B9F" w14:textId="77777777" w:rsidTr="006030BD">
        <w:tc>
          <w:tcPr>
            <w:tcW w:w="1701" w:type="dxa"/>
            <w:vAlign w:val="center"/>
          </w:tcPr>
          <w:p w14:paraId="026E5B9A" w14:textId="5DCB2F3F"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EBCC5C9"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4860D6F6" w14:textId="77777777" w:rsidTr="006030BD">
        <w:tc>
          <w:tcPr>
            <w:tcW w:w="1701" w:type="dxa"/>
            <w:vAlign w:val="center"/>
          </w:tcPr>
          <w:p w14:paraId="6BE557DE" w14:textId="18CD5422"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868D283" w14:textId="18216170"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14E3F003" w14:textId="77777777" w:rsidTr="006030BD">
        <w:tc>
          <w:tcPr>
            <w:tcW w:w="1701" w:type="dxa"/>
            <w:vAlign w:val="center"/>
          </w:tcPr>
          <w:p w14:paraId="17EAE6F3"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9AAB6FE"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53B0964"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7097E6A5" w14:textId="77777777" w:rsidTr="006030BD">
        <w:tc>
          <w:tcPr>
            <w:tcW w:w="1701" w:type="dxa"/>
            <w:vAlign w:val="center"/>
          </w:tcPr>
          <w:p w14:paraId="077B5CCA"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FED0262"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22A35F9E" w14:textId="32813415"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34A025C8" w14:textId="77777777" w:rsidTr="006030BD">
        <w:tc>
          <w:tcPr>
            <w:tcW w:w="7584" w:type="dxa"/>
            <w:gridSpan w:val="5"/>
            <w:shd w:val="clear" w:color="auto" w:fill="FF6C2F"/>
          </w:tcPr>
          <w:p w14:paraId="0E783544" w14:textId="21BC166E"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2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TBB – HAN</w:t>
            </w:r>
          </w:p>
        </w:tc>
      </w:tr>
      <w:tr w:rsidR="00066A77" w:rsidRPr="00B474F8" w14:paraId="30CAC511" w14:textId="77777777" w:rsidTr="006030BD">
        <w:tc>
          <w:tcPr>
            <w:tcW w:w="1701" w:type="dxa"/>
            <w:vMerge w:val="restart"/>
            <w:vAlign w:val="center"/>
          </w:tcPr>
          <w:p w14:paraId="7ED62658"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788A031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61A66732"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VVTH</w:t>
            </w:r>
          </w:p>
        </w:tc>
        <w:tc>
          <w:tcPr>
            <w:tcW w:w="1560" w:type="dxa"/>
          </w:tcPr>
          <w:p w14:paraId="47D1C626"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HANTBB1103</w:t>
            </w:r>
          </w:p>
        </w:tc>
        <w:tc>
          <w:tcPr>
            <w:tcW w:w="2481" w:type="dxa"/>
          </w:tcPr>
          <w:p w14:paraId="55AB899A"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VVDL, VVCR</w:t>
            </w:r>
          </w:p>
        </w:tc>
      </w:tr>
      <w:tr w:rsidR="00066A77" w:rsidRPr="00B474F8" w14:paraId="026243C5" w14:textId="77777777" w:rsidTr="006030BD">
        <w:tc>
          <w:tcPr>
            <w:tcW w:w="1701" w:type="dxa"/>
            <w:vMerge/>
            <w:vAlign w:val="center"/>
          </w:tcPr>
          <w:p w14:paraId="6DF6FB22"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370D3F03"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VVTH</w:t>
            </w:r>
          </w:p>
        </w:tc>
        <w:tc>
          <w:tcPr>
            <w:tcW w:w="850" w:type="dxa"/>
          </w:tcPr>
          <w:p w14:paraId="12373314"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6AAF49B3"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TBBHAN0311</w:t>
            </w:r>
          </w:p>
        </w:tc>
        <w:tc>
          <w:tcPr>
            <w:tcW w:w="2481" w:type="dxa"/>
          </w:tcPr>
          <w:p w14:paraId="61AB442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472069F0" w14:textId="77777777" w:rsidTr="006030BD">
        <w:tc>
          <w:tcPr>
            <w:tcW w:w="1701" w:type="dxa"/>
            <w:vAlign w:val="center"/>
          </w:tcPr>
          <w:p w14:paraId="4FF02C2E" w14:textId="22F289FE"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BDBB7A1" w14:textId="4DA4A5F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0A35B3FB" w14:textId="77777777" w:rsidTr="00566E6D">
        <w:tc>
          <w:tcPr>
            <w:tcW w:w="1701" w:type="dxa"/>
            <w:vAlign w:val="center"/>
          </w:tcPr>
          <w:p w14:paraId="0ECE8781"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431166A" w14:textId="77777777" w:rsidR="00066A77" w:rsidRPr="00B474F8" w:rsidRDefault="00066A77" w:rsidP="00566E6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2DD3C61B" w14:textId="77777777" w:rsidTr="006030BD">
        <w:tc>
          <w:tcPr>
            <w:tcW w:w="1701" w:type="dxa"/>
            <w:vAlign w:val="center"/>
          </w:tcPr>
          <w:p w14:paraId="494664FF"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C9D690C"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4625833E" w14:textId="77777777" w:rsidTr="006030BD">
        <w:tc>
          <w:tcPr>
            <w:tcW w:w="1701" w:type="dxa"/>
            <w:vAlign w:val="center"/>
          </w:tcPr>
          <w:p w14:paraId="3063BDFF" w14:textId="18898EE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0D3BDCF" w14:textId="393D6491"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4C5AA6D1" w14:textId="77777777" w:rsidTr="006030BD">
        <w:tc>
          <w:tcPr>
            <w:tcW w:w="1701" w:type="dxa"/>
            <w:vAlign w:val="center"/>
          </w:tcPr>
          <w:p w14:paraId="2828C195" w14:textId="7C8BEB4B"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E9745B9"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36C9F749" w14:textId="77777777" w:rsidTr="006030BD">
        <w:tc>
          <w:tcPr>
            <w:tcW w:w="1701" w:type="dxa"/>
            <w:vAlign w:val="center"/>
          </w:tcPr>
          <w:p w14:paraId="17FB0A65" w14:textId="1C539D24"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4CA7A7E" w14:textId="4EC031BD"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0B143127" w14:textId="77777777" w:rsidTr="006030BD">
        <w:tc>
          <w:tcPr>
            <w:tcW w:w="1701" w:type="dxa"/>
            <w:vAlign w:val="center"/>
          </w:tcPr>
          <w:p w14:paraId="4CBE8D3F"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53D8440"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64076756"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REMARKS: NIL</w:t>
            </w:r>
          </w:p>
        </w:tc>
      </w:tr>
      <w:tr w:rsidR="00066A77" w:rsidRPr="00B474F8" w14:paraId="6143548B" w14:textId="77777777" w:rsidTr="006030BD">
        <w:tc>
          <w:tcPr>
            <w:tcW w:w="1701" w:type="dxa"/>
            <w:vAlign w:val="center"/>
          </w:tcPr>
          <w:p w14:paraId="20AE4FA8"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5C25E29"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5A329322" w14:textId="2CA31975"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38101C20" w14:textId="77777777" w:rsidTr="006030BD">
        <w:tc>
          <w:tcPr>
            <w:tcW w:w="7584" w:type="dxa"/>
            <w:gridSpan w:val="5"/>
            <w:shd w:val="clear" w:color="auto" w:fill="FF6C2F"/>
          </w:tcPr>
          <w:p w14:paraId="6F0F467D" w14:textId="06D53337"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2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UIH – HAN</w:t>
            </w:r>
          </w:p>
        </w:tc>
      </w:tr>
      <w:tr w:rsidR="00066A77" w:rsidRPr="00B474F8" w14:paraId="3F96CFC2" w14:textId="77777777" w:rsidTr="006030BD">
        <w:tc>
          <w:tcPr>
            <w:tcW w:w="1701" w:type="dxa"/>
            <w:vMerge w:val="restart"/>
            <w:vAlign w:val="center"/>
          </w:tcPr>
          <w:p w14:paraId="5D13D50F"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5CE18DB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5405B90F"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VVPC</w:t>
            </w:r>
          </w:p>
        </w:tc>
        <w:tc>
          <w:tcPr>
            <w:tcW w:w="1560" w:type="dxa"/>
          </w:tcPr>
          <w:p w14:paraId="7A9954A7"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HANUIH1115</w:t>
            </w:r>
          </w:p>
        </w:tc>
        <w:tc>
          <w:tcPr>
            <w:tcW w:w="2481" w:type="dxa"/>
          </w:tcPr>
          <w:p w14:paraId="6751938F"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VVDL, VVCR</w:t>
            </w:r>
          </w:p>
        </w:tc>
      </w:tr>
      <w:tr w:rsidR="00066A77" w:rsidRPr="00B474F8" w14:paraId="222A8C52" w14:textId="77777777" w:rsidTr="006030BD">
        <w:tc>
          <w:tcPr>
            <w:tcW w:w="1701" w:type="dxa"/>
            <w:vMerge/>
            <w:vAlign w:val="center"/>
          </w:tcPr>
          <w:p w14:paraId="17AD1427"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65EAEB5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VVPC</w:t>
            </w:r>
          </w:p>
        </w:tc>
        <w:tc>
          <w:tcPr>
            <w:tcW w:w="850" w:type="dxa"/>
          </w:tcPr>
          <w:p w14:paraId="00544EC4"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3D5E71F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UIHHAN3311</w:t>
            </w:r>
          </w:p>
        </w:tc>
        <w:tc>
          <w:tcPr>
            <w:tcW w:w="2481" w:type="dxa"/>
          </w:tcPr>
          <w:p w14:paraId="6B471CD8"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7E2CDA79" w14:textId="77777777" w:rsidTr="006030BD">
        <w:tc>
          <w:tcPr>
            <w:tcW w:w="1701" w:type="dxa"/>
            <w:vAlign w:val="center"/>
          </w:tcPr>
          <w:p w14:paraId="7D5D1F3B" w14:textId="02DBF447"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884152A" w14:textId="4B36F4F9"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4FF19F4F" w14:textId="77777777" w:rsidTr="00566E6D">
        <w:tc>
          <w:tcPr>
            <w:tcW w:w="1701" w:type="dxa"/>
            <w:vAlign w:val="center"/>
          </w:tcPr>
          <w:p w14:paraId="5555F763"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E006362" w14:textId="77777777" w:rsidR="00066A77" w:rsidRPr="00B474F8" w:rsidRDefault="00066A77" w:rsidP="00566E6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0A31195A" w14:textId="77777777" w:rsidTr="006030BD">
        <w:tc>
          <w:tcPr>
            <w:tcW w:w="1701" w:type="dxa"/>
            <w:vAlign w:val="center"/>
          </w:tcPr>
          <w:p w14:paraId="03798B72"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8E73D8C"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0E1CE1FF" w14:textId="77777777" w:rsidTr="006030BD">
        <w:tc>
          <w:tcPr>
            <w:tcW w:w="1701" w:type="dxa"/>
            <w:vAlign w:val="center"/>
          </w:tcPr>
          <w:p w14:paraId="18A63DFB" w14:textId="663D225E"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EDEA2EC" w14:textId="779BEE0A"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04577AB8" w14:textId="77777777" w:rsidTr="006030BD">
        <w:tc>
          <w:tcPr>
            <w:tcW w:w="1701" w:type="dxa"/>
            <w:vAlign w:val="center"/>
          </w:tcPr>
          <w:p w14:paraId="0516B833" w14:textId="774C19D6"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3A537B8"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50ABC142" w14:textId="77777777" w:rsidTr="006030BD">
        <w:tc>
          <w:tcPr>
            <w:tcW w:w="1701" w:type="dxa"/>
            <w:vAlign w:val="center"/>
          </w:tcPr>
          <w:p w14:paraId="12927F2D" w14:textId="539C3D2A"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9258D55" w14:textId="2BE35B70"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1F5D0D72" w14:textId="77777777" w:rsidTr="006030BD">
        <w:tc>
          <w:tcPr>
            <w:tcW w:w="1701" w:type="dxa"/>
            <w:vAlign w:val="center"/>
          </w:tcPr>
          <w:p w14:paraId="2B0B956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66F3880"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3D78D86"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0CC0E2A3" w14:textId="77777777" w:rsidTr="006030BD">
        <w:tc>
          <w:tcPr>
            <w:tcW w:w="1701" w:type="dxa"/>
            <w:vAlign w:val="center"/>
          </w:tcPr>
          <w:p w14:paraId="4FD997F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3E9EFF1"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69A8D359" w14:textId="10A6ACC2"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060243B2" w14:textId="77777777" w:rsidTr="006030BD">
        <w:tc>
          <w:tcPr>
            <w:tcW w:w="7584" w:type="dxa"/>
            <w:gridSpan w:val="5"/>
            <w:shd w:val="clear" w:color="auto" w:fill="FF6C2F"/>
          </w:tcPr>
          <w:p w14:paraId="5EC350DE" w14:textId="1947235D"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VCA – HAN</w:t>
            </w:r>
          </w:p>
        </w:tc>
      </w:tr>
      <w:tr w:rsidR="00066A77" w:rsidRPr="00B474F8" w14:paraId="5AB64DE8" w14:textId="77777777" w:rsidTr="006030BD">
        <w:tc>
          <w:tcPr>
            <w:tcW w:w="1701" w:type="dxa"/>
            <w:vMerge w:val="restart"/>
            <w:vAlign w:val="center"/>
          </w:tcPr>
          <w:p w14:paraId="1FEBBE7C"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31F76514"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7AED756C"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VVCT</w:t>
            </w:r>
          </w:p>
        </w:tc>
        <w:tc>
          <w:tcPr>
            <w:tcW w:w="1560" w:type="dxa"/>
          </w:tcPr>
          <w:p w14:paraId="02BEA32E"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HANVCA1106</w:t>
            </w:r>
          </w:p>
        </w:tc>
        <w:tc>
          <w:tcPr>
            <w:tcW w:w="2481" w:type="dxa"/>
          </w:tcPr>
          <w:p w14:paraId="6686C166"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VVDL, VVCR</w:t>
            </w:r>
          </w:p>
        </w:tc>
      </w:tr>
      <w:tr w:rsidR="00066A77" w:rsidRPr="00B474F8" w14:paraId="044CEEC6" w14:textId="77777777" w:rsidTr="006030BD">
        <w:tc>
          <w:tcPr>
            <w:tcW w:w="1701" w:type="dxa"/>
            <w:vMerge/>
            <w:vAlign w:val="center"/>
          </w:tcPr>
          <w:p w14:paraId="1ED7A4AF"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51D59A86"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VVCT</w:t>
            </w:r>
          </w:p>
        </w:tc>
        <w:tc>
          <w:tcPr>
            <w:tcW w:w="850" w:type="dxa"/>
          </w:tcPr>
          <w:p w14:paraId="0A95F56D"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35F51BE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VCAHAN0611</w:t>
            </w:r>
          </w:p>
        </w:tc>
        <w:tc>
          <w:tcPr>
            <w:tcW w:w="2481" w:type="dxa"/>
          </w:tcPr>
          <w:p w14:paraId="173C6DC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71050B38" w14:textId="77777777" w:rsidTr="006030BD">
        <w:tc>
          <w:tcPr>
            <w:tcW w:w="1701" w:type="dxa"/>
            <w:vAlign w:val="center"/>
          </w:tcPr>
          <w:p w14:paraId="4745DB4A" w14:textId="05324AEA"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DFA93CD" w14:textId="75709D57"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3F987054" w14:textId="77777777" w:rsidTr="00DF33C2">
        <w:tc>
          <w:tcPr>
            <w:tcW w:w="1701" w:type="dxa"/>
            <w:vAlign w:val="center"/>
          </w:tcPr>
          <w:p w14:paraId="1670D63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1D76709" w14:textId="77777777" w:rsidR="00066A77" w:rsidRPr="00B474F8" w:rsidRDefault="00066A77" w:rsidP="00DF33C2">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15113E8E" w14:textId="77777777" w:rsidTr="006030BD">
        <w:tc>
          <w:tcPr>
            <w:tcW w:w="1701" w:type="dxa"/>
            <w:vAlign w:val="center"/>
          </w:tcPr>
          <w:p w14:paraId="561A18DD"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4238B8AB"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60784DF6" w14:textId="77777777" w:rsidTr="006030BD">
        <w:tc>
          <w:tcPr>
            <w:tcW w:w="1701" w:type="dxa"/>
            <w:vAlign w:val="center"/>
          </w:tcPr>
          <w:p w14:paraId="51999D89" w14:textId="3C919DE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718E0E4" w14:textId="2C69E9B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5CCADD81" w14:textId="77777777" w:rsidTr="006030BD">
        <w:tc>
          <w:tcPr>
            <w:tcW w:w="1701" w:type="dxa"/>
            <w:vAlign w:val="center"/>
          </w:tcPr>
          <w:p w14:paraId="0253CCFC" w14:textId="27543164"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3EB8143"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313E237F" w14:textId="77777777" w:rsidTr="006030BD">
        <w:tc>
          <w:tcPr>
            <w:tcW w:w="1701" w:type="dxa"/>
            <w:vAlign w:val="center"/>
          </w:tcPr>
          <w:p w14:paraId="1C4C0E2F" w14:textId="56B07270"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CC8DFCA" w14:textId="4A231D29"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405D76B9" w14:textId="77777777" w:rsidTr="006030BD">
        <w:tc>
          <w:tcPr>
            <w:tcW w:w="1701" w:type="dxa"/>
            <w:vAlign w:val="center"/>
          </w:tcPr>
          <w:p w14:paraId="6DA0798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06202F5"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B185ABB"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7978AB44" w14:textId="77777777" w:rsidTr="006030BD">
        <w:tc>
          <w:tcPr>
            <w:tcW w:w="1701" w:type="dxa"/>
            <w:vAlign w:val="center"/>
          </w:tcPr>
          <w:p w14:paraId="5CA07949"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359DCCF" w14:textId="273F3124"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tc>
      </w:tr>
      <w:tr w:rsidR="00066A77" w:rsidRPr="00B474F8" w14:paraId="6D68F83B" w14:textId="77777777" w:rsidTr="006030BD">
        <w:tc>
          <w:tcPr>
            <w:tcW w:w="7584" w:type="dxa"/>
            <w:gridSpan w:val="5"/>
            <w:shd w:val="clear" w:color="auto" w:fill="FF6C2F"/>
          </w:tcPr>
          <w:p w14:paraId="254F4724" w14:textId="2416E29B"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VCL – HAN</w:t>
            </w:r>
          </w:p>
        </w:tc>
      </w:tr>
      <w:tr w:rsidR="00066A77" w:rsidRPr="00B474F8" w14:paraId="37A7CAAF" w14:textId="77777777" w:rsidTr="006030BD">
        <w:tc>
          <w:tcPr>
            <w:tcW w:w="1701" w:type="dxa"/>
            <w:vMerge w:val="restart"/>
            <w:vAlign w:val="center"/>
          </w:tcPr>
          <w:p w14:paraId="6F07EC90"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1E0B3757"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2F56D52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VVCA</w:t>
            </w:r>
          </w:p>
        </w:tc>
        <w:tc>
          <w:tcPr>
            <w:tcW w:w="1560" w:type="dxa"/>
          </w:tcPr>
          <w:p w14:paraId="313C1D20"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HANVCL1114</w:t>
            </w:r>
          </w:p>
        </w:tc>
        <w:tc>
          <w:tcPr>
            <w:tcW w:w="2481" w:type="dxa"/>
          </w:tcPr>
          <w:p w14:paraId="6A3613F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VVPB, VVPC</w:t>
            </w:r>
          </w:p>
        </w:tc>
      </w:tr>
      <w:tr w:rsidR="00066A77" w:rsidRPr="00B474F8" w14:paraId="478B9764" w14:textId="77777777" w:rsidTr="006030BD">
        <w:tc>
          <w:tcPr>
            <w:tcW w:w="1701" w:type="dxa"/>
            <w:vMerge/>
            <w:vAlign w:val="center"/>
          </w:tcPr>
          <w:p w14:paraId="3B177603"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0E173426"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VVCA</w:t>
            </w:r>
          </w:p>
        </w:tc>
        <w:tc>
          <w:tcPr>
            <w:tcW w:w="850" w:type="dxa"/>
          </w:tcPr>
          <w:p w14:paraId="2B384E3A"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2A1DD84B"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VCLHAN1411</w:t>
            </w:r>
          </w:p>
        </w:tc>
        <w:tc>
          <w:tcPr>
            <w:tcW w:w="2481" w:type="dxa"/>
          </w:tcPr>
          <w:p w14:paraId="55FF8B3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6798D7FA" w14:textId="77777777" w:rsidTr="006030BD">
        <w:tc>
          <w:tcPr>
            <w:tcW w:w="1701" w:type="dxa"/>
            <w:vAlign w:val="center"/>
          </w:tcPr>
          <w:p w14:paraId="54ECC7B7" w14:textId="4399C6B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AB68855" w14:textId="7D69585B"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4D9E3A78" w14:textId="77777777" w:rsidTr="000A6052">
        <w:tc>
          <w:tcPr>
            <w:tcW w:w="1701" w:type="dxa"/>
            <w:vAlign w:val="center"/>
          </w:tcPr>
          <w:p w14:paraId="513BA0D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7795EC7C" w14:textId="77777777" w:rsidR="00066A77" w:rsidRPr="00B474F8" w:rsidRDefault="00066A77" w:rsidP="000A6052">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0525FE1B" w14:textId="77777777" w:rsidTr="006030BD">
        <w:tc>
          <w:tcPr>
            <w:tcW w:w="1701" w:type="dxa"/>
            <w:vAlign w:val="center"/>
          </w:tcPr>
          <w:p w14:paraId="4A35FD5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443B93C"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4B76FF30" w14:textId="77777777" w:rsidTr="006030BD">
        <w:tc>
          <w:tcPr>
            <w:tcW w:w="1701" w:type="dxa"/>
            <w:vAlign w:val="center"/>
          </w:tcPr>
          <w:p w14:paraId="1D91F3FA" w14:textId="57334BE2"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84F0B73" w14:textId="5B7F0C9F"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4D057521" w14:textId="77777777" w:rsidTr="006030BD">
        <w:tc>
          <w:tcPr>
            <w:tcW w:w="1701" w:type="dxa"/>
            <w:vAlign w:val="center"/>
          </w:tcPr>
          <w:p w14:paraId="2F28BF10" w14:textId="2A0B4A8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9368E7F"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5071B737" w14:textId="77777777" w:rsidTr="006030BD">
        <w:tc>
          <w:tcPr>
            <w:tcW w:w="1701" w:type="dxa"/>
            <w:vAlign w:val="center"/>
          </w:tcPr>
          <w:p w14:paraId="2E187F41" w14:textId="27B33C4C"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CD69DD4" w14:textId="221D00C2"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066A77" w:rsidRPr="00B474F8" w14:paraId="3ABDFBC7" w14:textId="77777777" w:rsidTr="006030BD">
        <w:tc>
          <w:tcPr>
            <w:tcW w:w="1701" w:type="dxa"/>
            <w:vAlign w:val="center"/>
          </w:tcPr>
          <w:p w14:paraId="656B4868"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2614F26" w14:textId="77777777" w:rsidR="00066A77"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 xml:space="preserve">MIN – MAX: GND – FL410 </w:t>
            </w:r>
          </w:p>
          <w:p w14:paraId="5FC59A51" w14:textId="1A266BD4"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REMARKS: NIL</w:t>
            </w:r>
          </w:p>
        </w:tc>
      </w:tr>
      <w:tr w:rsidR="00066A77" w:rsidRPr="00B474F8" w14:paraId="6AA459CA" w14:textId="77777777" w:rsidTr="006030BD">
        <w:tc>
          <w:tcPr>
            <w:tcW w:w="1701" w:type="dxa"/>
            <w:vAlign w:val="center"/>
          </w:tcPr>
          <w:p w14:paraId="2570DFC8"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C0B90D7" w14:textId="77777777" w:rsidR="00066A77"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7645B101" w14:textId="52C046D2"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59D8EC34" w14:textId="77777777" w:rsidTr="006030BD">
        <w:tc>
          <w:tcPr>
            <w:tcW w:w="7584" w:type="dxa"/>
            <w:gridSpan w:val="5"/>
            <w:shd w:val="clear" w:color="auto" w:fill="FF6C2F"/>
          </w:tcPr>
          <w:p w14:paraId="3E157FE9" w14:textId="3C57D694"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VDH – HAN</w:t>
            </w:r>
          </w:p>
        </w:tc>
      </w:tr>
      <w:tr w:rsidR="00066A77" w:rsidRPr="00B474F8" w14:paraId="0BA36CD5" w14:textId="77777777" w:rsidTr="006030BD">
        <w:tc>
          <w:tcPr>
            <w:tcW w:w="1701" w:type="dxa"/>
            <w:vMerge w:val="restart"/>
            <w:vAlign w:val="center"/>
          </w:tcPr>
          <w:p w14:paraId="71EA6992"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48E0E858"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773E5DCB"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VVDH</w:t>
            </w:r>
          </w:p>
        </w:tc>
        <w:tc>
          <w:tcPr>
            <w:tcW w:w="1560" w:type="dxa"/>
          </w:tcPr>
          <w:p w14:paraId="2EA12F2E"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HANVDH1111</w:t>
            </w:r>
          </w:p>
        </w:tc>
        <w:tc>
          <w:tcPr>
            <w:tcW w:w="2481" w:type="dxa"/>
          </w:tcPr>
          <w:p w14:paraId="789BCA0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VVVH, VVCI, VVDN</w:t>
            </w:r>
          </w:p>
        </w:tc>
      </w:tr>
      <w:tr w:rsidR="00066A77" w:rsidRPr="00B474F8" w14:paraId="5CD6445D" w14:textId="77777777" w:rsidTr="006030BD">
        <w:tc>
          <w:tcPr>
            <w:tcW w:w="1701" w:type="dxa"/>
            <w:vMerge/>
            <w:vAlign w:val="center"/>
          </w:tcPr>
          <w:p w14:paraId="1792D0AB"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765BE6D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VVDH</w:t>
            </w:r>
          </w:p>
        </w:tc>
        <w:tc>
          <w:tcPr>
            <w:tcW w:w="850" w:type="dxa"/>
          </w:tcPr>
          <w:p w14:paraId="3EB2D0B1"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6CFCFE60"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VDHHAN1111</w:t>
            </w:r>
          </w:p>
        </w:tc>
        <w:tc>
          <w:tcPr>
            <w:tcW w:w="2481" w:type="dxa"/>
          </w:tcPr>
          <w:p w14:paraId="40B78E2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717C60E7" w14:textId="77777777" w:rsidTr="006030BD">
        <w:tc>
          <w:tcPr>
            <w:tcW w:w="1701" w:type="dxa"/>
            <w:vAlign w:val="center"/>
          </w:tcPr>
          <w:p w14:paraId="34D3A5EB" w14:textId="66463C25"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3690F10D" w14:textId="2F7E5672"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1C3E5E8F" w14:textId="77777777" w:rsidTr="000A6052">
        <w:tc>
          <w:tcPr>
            <w:tcW w:w="1701" w:type="dxa"/>
            <w:vAlign w:val="center"/>
          </w:tcPr>
          <w:p w14:paraId="230992D5"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152B033" w14:textId="77777777" w:rsidR="00066A77" w:rsidRPr="00B474F8" w:rsidRDefault="00066A77" w:rsidP="000A6052">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5132B8A7" w14:textId="77777777" w:rsidTr="006030BD">
        <w:tc>
          <w:tcPr>
            <w:tcW w:w="1701" w:type="dxa"/>
            <w:vAlign w:val="center"/>
          </w:tcPr>
          <w:p w14:paraId="1FBE591C"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46D53BF"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4E32B657" w14:textId="77777777" w:rsidTr="006030BD">
        <w:tc>
          <w:tcPr>
            <w:tcW w:w="1701" w:type="dxa"/>
            <w:vAlign w:val="center"/>
          </w:tcPr>
          <w:p w14:paraId="21E2B896" w14:textId="35264B28"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453CED5" w14:textId="029B49C6"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0DC5D6FD" w14:textId="77777777" w:rsidTr="006030BD">
        <w:tc>
          <w:tcPr>
            <w:tcW w:w="1701" w:type="dxa"/>
            <w:vAlign w:val="center"/>
          </w:tcPr>
          <w:p w14:paraId="0A8A1647" w14:textId="73BD27CE"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E856021"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066A77" w:rsidRPr="00B474F8" w14:paraId="1601D753" w14:textId="77777777" w:rsidTr="006030BD">
        <w:tc>
          <w:tcPr>
            <w:tcW w:w="1701" w:type="dxa"/>
            <w:vAlign w:val="center"/>
          </w:tcPr>
          <w:p w14:paraId="5F54EB53" w14:textId="1459B13F"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7D4B3C8" w14:textId="7EA1F6EB"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066A77" w:rsidRPr="00B474F8" w14:paraId="188E8744" w14:textId="77777777" w:rsidTr="006030BD">
        <w:tc>
          <w:tcPr>
            <w:tcW w:w="1701" w:type="dxa"/>
            <w:vAlign w:val="center"/>
          </w:tcPr>
          <w:p w14:paraId="79D56B44"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B811B39"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2FE1592"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066A77" w:rsidRPr="00B474F8" w14:paraId="2156082E" w14:textId="77777777" w:rsidTr="006030BD">
        <w:tc>
          <w:tcPr>
            <w:tcW w:w="1701" w:type="dxa"/>
            <w:vAlign w:val="center"/>
          </w:tcPr>
          <w:p w14:paraId="2EE7EDAF"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2960BF9" w14:textId="2900CBED"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066A77" w:rsidRPr="00B474F8" w14:paraId="051941E0" w14:textId="77777777" w:rsidTr="006030BD">
        <w:tc>
          <w:tcPr>
            <w:tcW w:w="7584" w:type="dxa"/>
            <w:gridSpan w:val="5"/>
            <w:shd w:val="clear" w:color="auto" w:fill="FF6C2F"/>
          </w:tcPr>
          <w:p w14:paraId="7C849371" w14:textId="6CBFB879" w:rsidR="00066A77" w:rsidRPr="00B474F8" w:rsidRDefault="00066A77"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HAN – VII – HAN</w:t>
            </w:r>
          </w:p>
        </w:tc>
      </w:tr>
      <w:tr w:rsidR="00066A77" w:rsidRPr="00B474F8" w14:paraId="618B8606" w14:textId="77777777" w:rsidTr="006030BD">
        <w:tc>
          <w:tcPr>
            <w:tcW w:w="1701" w:type="dxa"/>
            <w:vMerge w:val="restart"/>
            <w:vAlign w:val="center"/>
          </w:tcPr>
          <w:p w14:paraId="3500F08A"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0018A086"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850" w:type="dxa"/>
          </w:tcPr>
          <w:p w14:paraId="4BD2E59C"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VVVH</w:t>
            </w:r>
          </w:p>
        </w:tc>
        <w:tc>
          <w:tcPr>
            <w:tcW w:w="1560" w:type="dxa"/>
          </w:tcPr>
          <w:p w14:paraId="74BF5C99"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HANVII1117</w:t>
            </w:r>
          </w:p>
        </w:tc>
        <w:tc>
          <w:tcPr>
            <w:tcW w:w="2481" w:type="dxa"/>
          </w:tcPr>
          <w:p w14:paraId="6C5059A2"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VVTX, VVNB, VVDN</w:t>
            </w:r>
          </w:p>
        </w:tc>
      </w:tr>
      <w:tr w:rsidR="00066A77" w:rsidRPr="00B474F8" w14:paraId="4B183B1C" w14:textId="77777777" w:rsidTr="006030BD">
        <w:tc>
          <w:tcPr>
            <w:tcW w:w="1701" w:type="dxa"/>
            <w:vMerge/>
            <w:vAlign w:val="center"/>
          </w:tcPr>
          <w:p w14:paraId="40A17CDB" w14:textId="77777777" w:rsidR="00066A77" w:rsidRPr="00B474F8" w:rsidRDefault="00066A77" w:rsidP="00066A77">
            <w:pPr>
              <w:autoSpaceDE w:val="0"/>
              <w:autoSpaceDN w:val="0"/>
              <w:adjustRightInd w:val="0"/>
              <w:rPr>
                <w:rFonts w:ascii="Arial" w:hAnsi="Arial" w:cs="Arial"/>
                <w:color w:val="000000" w:themeColor="text1"/>
                <w:sz w:val="18"/>
                <w:szCs w:val="18"/>
              </w:rPr>
            </w:pPr>
          </w:p>
        </w:tc>
        <w:tc>
          <w:tcPr>
            <w:tcW w:w="992" w:type="dxa"/>
          </w:tcPr>
          <w:p w14:paraId="0E3FADE3"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VVVH</w:t>
            </w:r>
          </w:p>
        </w:tc>
        <w:tc>
          <w:tcPr>
            <w:tcW w:w="850" w:type="dxa"/>
          </w:tcPr>
          <w:p w14:paraId="3BFE8627"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VVNB</w:t>
            </w:r>
          </w:p>
        </w:tc>
        <w:tc>
          <w:tcPr>
            <w:tcW w:w="1560" w:type="dxa"/>
          </w:tcPr>
          <w:p w14:paraId="2E6D51D9" w14:textId="77777777" w:rsidR="00066A77" w:rsidRPr="00B474F8" w:rsidRDefault="00066A77" w:rsidP="00066A77">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VIIHAN1711</w:t>
            </w:r>
          </w:p>
        </w:tc>
        <w:tc>
          <w:tcPr>
            <w:tcW w:w="2481" w:type="dxa"/>
          </w:tcPr>
          <w:p w14:paraId="32E9B6D8"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066A77" w:rsidRPr="00B474F8" w14:paraId="5401BE6D" w14:textId="77777777" w:rsidTr="006030BD">
        <w:tc>
          <w:tcPr>
            <w:tcW w:w="1701" w:type="dxa"/>
            <w:vAlign w:val="center"/>
          </w:tcPr>
          <w:p w14:paraId="49CCA4E3" w14:textId="3E746215"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ADE7A2C" w14:textId="11E38CB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066A77" w:rsidRPr="00B474F8" w14:paraId="7AFBE9AF" w14:textId="77777777" w:rsidTr="004F790D">
        <w:tc>
          <w:tcPr>
            <w:tcW w:w="1701" w:type="dxa"/>
            <w:vAlign w:val="center"/>
          </w:tcPr>
          <w:p w14:paraId="7BA07550"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5C17D97" w14:textId="77777777" w:rsidR="00066A77" w:rsidRPr="00B474F8" w:rsidRDefault="00066A77" w:rsidP="004F790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12908E0B" w14:textId="77777777" w:rsidTr="006030BD">
        <w:tc>
          <w:tcPr>
            <w:tcW w:w="1701" w:type="dxa"/>
            <w:vAlign w:val="center"/>
          </w:tcPr>
          <w:p w14:paraId="2D40EAFE"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E83D509"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066A77" w:rsidRPr="00B474F8" w14:paraId="0C9058AC" w14:textId="77777777" w:rsidTr="006030BD">
        <w:tc>
          <w:tcPr>
            <w:tcW w:w="1701" w:type="dxa"/>
            <w:vAlign w:val="center"/>
          </w:tcPr>
          <w:p w14:paraId="4EA5F252" w14:textId="2E40598E"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EA49FB8" w14:textId="69B74F1C"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066A77" w:rsidRPr="00B474F8" w14:paraId="241814B7" w14:textId="77777777" w:rsidTr="006030BD">
        <w:tc>
          <w:tcPr>
            <w:tcW w:w="1701" w:type="dxa"/>
            <w:vAlign w:val="center"/>
          </w:tcPr>
          <w:p w14:paraId="18A677A8" w14:textId="1AAC1BDD" w:rsidR="00066A77" w:rsidRPr="00B474F8"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5493236" w14:textId="77777777"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066A77" w:rsidRPr="00B474F8" w14:paraId="2BE096A5" w14:textId="77777777" w:rsidTr="006030BD">
        <w:tc>
          <w:tcPr>
            <w:tcW w:w="1701" w:type="dxa"/>
            <w:vAlign w:val="center"/>
          </w:tcPr>
          <w:p w14:paraId="518A43A7" w14:textId="25D4D7D7" w:rsidR="00066A77" w:rsidRDefault="00066A77" w:rsidP="00066A77">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0522EF7" w14:textId="656D90F4" w:rsidR="00066A77" w:rsidRPr="00B474F8" w:rsidRDefault="00066A77" w:rsidP="00066A77">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066A77" w:rsidRPr="00B474F8" w14:paraId="54B3FAA3" w14:textId="77777777" w:rsidTr="006030BD">
        <w:tc>
          <w:tcPr>
            <w:tcW w:w="1701" w:type="dxa"/>
            <w:vAlign w:val="center"/>
          </w:tcPr>
          <w:p w14:paraId="4ADF74D1" w14:textId="77777777" w:rsidR="00066A77" w:rsidRPr="00B474F8" w:rsidRDefault="00066A77" w:rsidP="00066A77">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1C41D9D" w14:textId="77777777" w:rsidR="00066A77"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9914293" w14:textId="7E33FA98" w:rsidR="00066A77" w:rsidRPr="00B474F8" w:rsidRDefault="00066A77" w:rsidP="00066A77">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REMARKS: NIL</w:t>
            </w:r>
          </w:p>
        </w:tc>
      </w:tr>
      <w:tr w:rsidR="005E268B" w:rsidRPr="00B474F8" w14:paraId="5F870C8D" w14:textId="77777777" w:rsidTr="006030BD">
        <w:tc>
          <w:tcPr>
            <w:tcW w:w="1701" w:type="dxa"/>
            <w:vAlign w:val="center"/>
          </w:tcPr>
          <w:p w14:paraId="17A31529"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666F867B" w14:textId="1CE29F80"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5E268B" w:rsidRPr="00B474F8" w14:paraId="2BA4A5F1" w14:textId="77777777" w:rsidTr="006030BD">
        <w:tc>
          <w:tcPr>
            <w:tcW w:w="7584" w:type="dxa"/>
            <w:gridSpan w:val="5"/>
            <w:shd w:val="clear" w:color="auto" w:fill="FF6C2F"/>
          </w:tcPr>
          <w:p w14:paraId="5AF95E54" w14:textId="7FCB1CCA"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BMV – SGN</w:t>
            </w:r>
          </w:p>
        </w:tc>
      </w:tr>
      <w:tr w:rsidR="005E268B" w:rsidRPr="00B474F8" w14:paraId="4B32C742" w14:textId="77777777" w:rsidTr="006030BD">
        <w:tc>
          <w:tcPr>
            <w:tcW w:w="1701" w:type="dxa"/>
            <w:vMerge w:val="restart"/>
            <w:vAlign w:val="center"/>
          </w:tcPr>
          <w:p w14:paraId="667ED7D4"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2B2AD295"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24DD6D8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VVBM</w:t>
            </w:r>
          </w:p>
        </w:tc>
        <w:tc>
          <w:tcPr>
            <w:tcW w:w="1560" w:type="dxa"/>
          </w:tcPr>
          <w:p w14:paraId="5DC0A8B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SGNBMV2509</w:t>
            </w:r>
          </w:p>
        </w:tc>
        <w:tc>
          <w:tcPr>
            <w:tcW w:w="2481" w:type="dxa"/>
          </w:tcPr>
          <w:p w14:paraId="431657CA"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VVDL, VVCR, VVTS</w:t>
            </w:r>
          </w:p>
        </w:tc>
      </w:tr>
      <w:tr w:rsidR="005E268B" w:rsidRPr="00B474F8" w14:paraId="121972E5" w14:textId="77777777" w:rsidTr="006030BD">
        <w:tc>
          <w:tcPr>
            <w:tcW w:w="1701" w:type="dxa"/>
            <w:vMerge/>
            <w:vAlign w:val="center"/>
          </w:tcPr>
          <w:p w14:paraId="761317E0"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5587D19A"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VVBM</w:t>
            </w:r>
          </w:p>
        </w:tc>
        <w:tc>
          <w:tcPr>
            <w:tcW w:w="850" w:type="dxa"/>
          </w:tcPr>
          <w:p w14:paraId="5680EA1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2AA0884F"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BMVSGN0925</w:t>
            </w:r>
          </w:p>
        </w:tc>
        <w:tc>
          <w:tcPr>
            <w:tcW w:w="2481" w:type="dxa"/>
          </w:tcPr>
          <w:p w14:paraId="6B9A1B62"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5E268B" w:rsidRPr="00B474F8" w14:paraId="6FFF3F8A" w14:textId="77777777" w:rsidTr="002632C6">
        <w:trPr>
          <w:trHeight w:val="275"/>
        </w:trPr>
        <w:tc>
          <w:tcPr>
            <w:tcW w:w="1701" w:type="dxa"/>
            <w:vAlign w:val="center"/>
          </w:tcPr>
          <w:p w14:paraId="7751CA93" w14:textId="3CEA1A65"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17D56137" w14:textId="7C0373A0"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3B21D589" w14:textId="77777777" w:rsidTr="004F790D">
        <w:tc>
          <w:tcPr>
            <w:tcW w:w="1701" w:type="dxa"/>
            <w:vAlign w:val="center"/>
          </w:tcPr>
          <w:p w14:paraId="75596B11"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26D6E01" w14:textId="77777777" w:rsidR="005E268B" w:rsidRPr="00B474F8" w:rsidRDefault="005E268B" w:rsidP="004F790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48858A82" w14:textId="77777777" w:rsidTr="006030BD">
        <w:tc>
          <w:tcPr>
            <w:tcW w:w="1701" w:type="dxa"/>
            <w:vAlign w:val="center"/>
          </w:tcPr>
          <w:p w14:paraId="1C09B2F4"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B22FE60"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18A3257A" w14:textId="77777777" w:rsidTr="006030BD">
        <w:tc>
          <w:tcPr>
            <w:tcW w:w="1701" w:type="dxa"/>
            <w:vAlign w:val="center"/>
          </w:tcPr>
          <w:p w14:paraId="461F6AB4" w14:textId="3BD5BC9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6BD5643" w14:textId="448ACB1C"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29189F6C" w14:textId="77777777" w:rsidTr="006030BD">
        <w:tc>
          <w:tcPr>
            <w:tcW w:w="1701" w:type="dxa"/>
            <w:vAlign w:val="center"/>
          </w:tcPr>
          <w:p w14:paraId="45E18AB1" w14:textId="6FD0B465"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8928C2D"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4F9F4032" w14:textId="77777777" w:rsidTr="006030BD">
        <w:tc>
          <w:tcPr>
            <w:tcW w:w="1701" w:type="dxa"/>
            <w:vAlign w:val="center"/>
          </w:tcPr>
          <w:p w14:paraId="1FAB2376" w14:textId="23B7CA41"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37C38E4" w14:textId="5CD6DDA7"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128FE5CD" w14:textId="77777777" w:rsidTr="006030BD">
        <w:tc>
          <w:tcPr>
            <w:tcW w:w="1701" w:type="dxa"/>
            <w:vAlign w:val="center"/>
          </w:tcPr>
          <w:p w14:paraId="30A8BC7D"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453E179"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30FDC589"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3B2145F9" w14:textId="77777777" w:rsidTr="006030BD">
        <w:tc>
          <w:tcPr>
            <w:tcW w:w="1701" w:type="dxa"/>
            <w:vAlign w:val="center"/>
          </w:tcPr>
          <w:p w14:paraId="356F927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4527A0F"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68836E6C" w14:textId="77777777" w:rsidTr="006030BD">
        <w:tc>
          <w:tcPr>
            <w:tcW w:w="7584" w:type="dxa"/>
            <w:gridSpan w:val="5"/>
            <w:shd w:val="clear" w:color="auto" w:fill="FF6C2F"/>
          </w:tcPr>
          <w:p w14:paraId="068647F6" w14:textId="56967774"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CXR – SGN</w:t>
            </w:r>
          </w:p>
        </w:tc>
      </w:tr>
      <w:tr w:rsidR="005E268B" w:rsidRPr="00B474F8" w14:paraId="2E98A6A5" w14:textId="77777777" w:rsidTr="006030BD">
        <w:tc>
          <w:tcPr>
            <w:tcW w:w="1701" w:type="dxa"/>
            <w:vMerge w:val="restart"/>
            <w:vAlign w:val="center"/>
          </w:tcPr>
          <w:p w14:paraId="15301F12"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7224B659"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0574791C"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1560" w:type="dxa"/>
          </w:tcPr>
          <w:p w14:paraId="6056D58D"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SGNCXR2502</w:t>
            </w:r>
          </w:p>
        </w:tc>
        <w:tc>
          <w:tcPr>
            <w:tcW w:w="2481" w:type="dxa"/>
          </w:tcPr>
          <w:p w14:paraId="7E4B6CC4"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VVBM</w:t>
            </w:r>
          </w:p>
        </w:tc>
      </w:tr>
      <w:tr w:rsidR="005E268B" w:rsidRPr="00B474F8" w14:paraId="3A958F7A" w14:textId="77777777" w:rsidTr="006030BD">
        <w:tc>
          <w:tcPr>
            <w:tcW w:w="1701" w:type="dxa"/>
            <w:vMerge/>
            <w:vAlign w:val="center"/>
          </w:tcPr>
          <w:p w14:paraId="313DE321"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2E3F4500"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VVCR</w:t>
            </w:r>
          </w:p>
        </w:tc>
        <w:tc>
          <w:tcPr>
            <w:tcW w:w="850" w:type="dxa"/>
          </w:tcPr>
          <w:p w14:paraId="4C46ECF0"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57FC8828"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CXRSGN0225</w:t>
            </w:r>
          </w:p>
        </w:tc>
        <w:tc>
          <w:tcPr>
            <w:tcW w:w="2481" w:type="dxa"/>
          </w:tcPr>
          <w:p w14:paraId="0E003FA0"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VVVH</w:t>
            </w:r>
          </w:p>
        </w:tc>
      </w:tr>
      <w:tr w:rsidR="005E268B" w:rsidRPr="00B474F8" w14:paraId="74A293F4" w14:textId="77777777" w:rsidTr="002632C6">
        <w:trPr>
          <w:trHeight w:val="375"/>
        </w:trPr>
        <w:tc>
          <w:tcPr>
            <w:tcW w:w="1701" w:type="dxa"/>
            <w:vAlign w:val="center"/>
          </w:tcPr>
          <w:p w14:paraId="6A191AAC" w14:textId="4D60D547"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602132B1" w14:textId="16E2F15E"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0986AB92" w14:textId="77777777" w:rsidTr="00CF742F">
        <w:tc>
          <w:tcPr>
            <w:tcW w:w="1701" w:type="dxa"/>
            <w:vAlign w:val="center"/>
          </w:tcPr>
          <w:p w14:paraId="16AE178F"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FCA936E" w14:textId="77777777" w:rsidR="005E268B" w:rsidRPr="00B474F8" w:rsidRDefault="005E268B" w:rsidP="00CF742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0BB604F9" w14:textId="77777777" w:rsidTr="006030BD">
        <w:tc>
          <w:tcPr>
            <w:tcW w:w="1701" w:type="dxa"/>
            <w:vAlign w:val="center"/>
          </w:tcPr>
          <w:p w14:paraId="0E70B3E5"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14B1FFFB"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01AB90FD" w14:textId="77777777" w:rsidTr="006030BD">
        <w:tc>
          <w:tcPr>
            <w:tcW w:w="1701" w:type="dxa"/>
            <w:vAlign w:val="center"/>
          </w:tcPr>
          <w:p w14:paraId="60E96E31" w14:textId="73935CA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13E64BD" w14:textId="339D3DC2"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08462B9B" w14:textId="77777777" w:rsidTr="006030BD">
        <w:tc>
          <w:tcPr>
            <w:tcW w:w="1701" w:type="dxa"/>
            <w:vAlign w:val="center"/>
          </w:tcPr>
          <w:p w14:paraId="2DE5E3CC" w14:textId="4B044A15"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760D13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4437361C" w14:textId="77777777" w:rsidTr="006030BD">
        <w:tc>
          <w:tcPr>
            <w:tcW w:w="1701" w:type="dxa"/>
            <w:vAlign w:val="center"/>
          </w:tcPr>
          <w:p w14:paraId="5C467FA3" w14:textId="1EEA13D5"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79B8482" w14:textId="15078542"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1918D96D" w14:textId="77777777" w:rsidTr="006030BD">
        <w:tc>
          <w:tcPr>
            <w:tcW w:w="1701" w:type="dxa"/>
            <w:vAlign w:val="center"/>
          </w:tcPr>
          <w:p w14:paraId="070394E1"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2F733EBA"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33A27E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7ABD288D" w14:textId="77777777" w:rsidTr="006030BD">
        <w:tc>
          <w:tcPr>
            <w:tcW w:w="1701" w:type="dxa"/>
            <w:vAlign w:val="center"/>
          </w:tcPr>
          <w:p w14:paraId="6959F9A5"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BCB20F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6621D8FF" w14:textId="77777777" w:rsidTr="006030BD">
        <w:tc>
          <w:tcPr>
            <w:tcW w:w="7584" w:type="dxa"/>
            <w:gridSpan w:val="5"/>
            <w:shd w:val="clear" w:color="auto" w:fill="FF6C2F"/>
          </w:tcPr>
          <w:p w14:paraId="45C9B497" w14:textId="68EDF2E6"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DAD – SGN</w:t>
            </w:r>
          </w:p>
        </w:tc>
      </w:tr>
      <w:tr w:rsidR="005E268B" w:rsidRPr="00B474F8" w14:paraId="2A635BE4" w14:textId="77777777" w:rsidTr="006030BD">
        <w:tc>
          <w:tcPr>
            <w:tcW w:w="1701" w:type="dxa"/>
            <w:vMerge w:val="restart"/>
            <w:vAlign w:val="center"/>
          </w:tcPr>
          <w:p w14:paraId="3B8EAE2A"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6BBC60F0"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34DFD5AB"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1560" w:type="dxa"/>
          </w:tcPr>
          <w:p w14:paraId="0A14CBFA"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SGNDAD2535A</w:t>
            </w:r>
          </w:p>
        </w:tc>
        <w:tc>
          <w:tcPr>
            <w:tcW w:w="2481" w:type="dxa"/>
          </w:tcPr>
          <w:p w14:paraId="5AE1FAE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VVPB, VVVH, VVNB</w:t>
            </w:r>
          </w:p>
        </w:tc>
      </w:tr>
      <w:tr w:rsidR="005E268B" w:rsidRPr="00B474F8" w14:paraId="1B67555A" w14:textId="77777777" w:rsidTr="006030BD">
        <w:tc>
          <w:tcPr>
            <w:tcW w:w="1701" w:type="dxa"/>
            <w:vMerge/>
            <w:vAlign w:val="center"/>
          </w:tcPr>
          <w:p w14:paraId="40C909DA"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7B8BC9BB"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VVDN</w:t>
            </w:r>
          </w:p>
        </w:tc>
        <w:tc>
          <w:tcPr>
            <w:tcW w:w="850" w:type="dxa"/>
          </w:tcPr>
          <w:p w14:paraId="3CC70D7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3B5C2B87"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DADSGN3525A</w:t>
            </w:r>
          </w:p>
        </w:tc>
        <w:tc>
          <w:tcPr>
            <w:tcW w:w="2481" w:type="dxa"/>
          </w:tcPr>
          <w:p w14:paraId="59FEB4B4"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0D9BE1C5" w14:textId="77777777" w:rsidTr="002632C6">
        <w:trPr>
          <w:trHeight w:val="361"/>
        </w:trPr>
        <w:tc>
          <w:tcPr>
            <w:tcW w:w="1701" w:type="dxa"/>
            <w:vAlign w:val="center"/>
          </w:tcPr>
          <w:p w14:paraId="314C0CAE" w14:textId="57B503B4"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4D8F4D78" w14:textId="565BE8CE"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79CE5943" w14:textId="77777777" w:rsidTr="006926BC">
        <w:tc>
          <w:tcPr>
            <w:tcW w:w="1701" w:type="dxa"/>
            <w:vAlign w:val="center"/>
          </w:tcPr>
          <w:p w14:paraId="6642301D"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43CC13F"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3206FB0C" w14:textId="77777777" w:rsidTr="006030BD">
        <w:tc>
          <w:tcPr>
            <w:tcW w:w="1701" w:type="dxa"/>
            <w:vAlign w:val="center"/>
          </w:tcPr>
          <w:p w14:paraId="7C435533"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E287B1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6916D1C7" w14:textId="77777777" w:rsidTr="006030BD">
        <w:tc>
          <w:tcPr>
            <w:tcW w:w="1701" w:type="dxa"/>
            <w:vAlign w:val="center"/>
          </w:tcPr>
          <w:p w14:paraId="50D9BF18" w14:textId="76D06870"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02C932C" w14:textId="4F6F91E7"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20E7DCAA" w14:textId="77777777" w:rsidTr="006030BD">
        <w:tc>
          <w:tcPr>
            <w:tcW w:w="1701" w:type="dxa"/>
            <w:vAlign w:val="center"/>
          </w:tcPr>
          <w:p w14:paraId="2B7AB47B" w14:textId="1669AE89"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D6AAFD2"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E268B" w:rsidRPr="00B474F8" w14:paraId="2E479D80" w14:textId="77777777" w:rsidTr="006030BD">
        <w:tc>
          <w:tcPr>
            <w:tcW w:w="1701" w:type="dxa"/>
            <w:vAlign w:val="center"/>
          </w:tcPr>
          <w:p w14:paraId="1D046F42" w14:textId="0D7C3278"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E2CF88A" w14:textId="70A8D95E"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2A7794F2" w14:textId="77777777" w:rsidTr="006030BD">
        <w:tc>
          <w:tcPr>
            <w:tcW w:w="1701" w:type="dxa"/>
            <w:vAlign w:val="center"/>
          </w:tcPr>
          <w:p w14:paraId="7A092345"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B9B1323"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73A1656"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543FD3CD" w14:textId="77777777" w:rsidTr="006030BD">
        <w:tc>
          <w:tcPr>
            <w:tcW w:w="1701" w:type="dxa"/>
            <w:vAlign w:val="center"/>
          </w:tcPr>
          <w:p w14:paraId="4899C821"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6545BDE9" w14:textId="77777777" w:rsidR="005E268B"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4E9F6704" w14:textId="3F9380F7"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5E268B" w:rsidRPr="00B474F8" w14:paraId="258A8C12" w14:textId="77777777" w:rsidTr="006030BD">
        <w:tc>
          <w:tcPr>
            <w:tcW w:w="7584" w:type="dxa"/>
            <w:gridSpan w:val="5"/>
            <w:shd w:val="clear" w:color="auto" w:fill="FF6C2F"/>
            <w:vAlign w:val="center"/>
          </w:tcPr>
          <w:p w14:paraId="2FAD4706" w14:textId="00B31675"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DIN – SGN</w:t>
            </w:r>
          </w:p>
        </w:tc>
      </w:tr>
      <w:tr w:rsidR="005E268B" w:rsidRPr="00B474F8" w14:paraId="349701AE" w14:textId="77777777" w:rsidTr="006030BD">
        <w:tc>
          <w:tcPr>
            <w:tcW w:w="1701" w:type="dxa"/>
            <w:vMerge w:val="restart"/>
          </w:tcPr>
          <w:p w14:paraId="4F2C4EAD"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71D32F44"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4DC93D89"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VVDB</w:t>
            </w:r>
          </w:p>
        </w:tc>
        <w:tc>
          <w:tcPr>
            <w:tcW w:w="1560" w:type="dxa"/>
          </w:tcPr>
          <w:p w14:paraId="3C4A9819"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SGNDIN</w:t>
            </w:r>
          </w:p>
        </w:tc>
        <w:tc>
          <w:tcPr>
            <w:tcW w:w="2481" w:type="dxa"/>
          </w:tcPr>
          <w:p w14:paraId="14B9BD11"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VVNB, VVCI, VVVH</w:t>
            </w:r>
          </w:p>
        </w:tc>
      </w:tr>
      <w:tr w:rsidR="005E268B" w:rsidRPr="00B474F8" w14:paraId="736D2424" w14:textId="77777777" w:rsidTr="006030BD">
        <w:tc>
          <w:tcPr>
            <w:tcW w:w="1701" w:type="dxa"/>
            <w:vMerge/>
          </w:tcPr>
          <w:p w14:paraId="20283526"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418BAA7A"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VVDB</w:t>
            </w:r>
          </w:p>
        </w:tc>
        <w:tc>
          <w:tcPr>
            <w:tcW w:w="850" w:type="dxa"/>
          </w:tcPr>
          <w:p w14:paraId="2617E29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7D5C6D47"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DINSGN</w:t>
            </w:r>
          </w:p>
        </w:tc>
        <w:tc>
          <w:tcPr>
            <w:tcW w:w="2481" w:type="dxa"/>
          </w:tcPr>
          <w:p w14:paraId="5DD9465C"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1018CD60" w14:textId="77777777" w:rsidTr="006030BD">
        <w:tc>
          <w:tcPr>
            <w:tcW w:w="1701" w:type="dxa"/>
            <w:vAlign w:val="center"/>
          </w:tcPr>
          <w:p w14:paraId="5B399512" w14:textId="33A774B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B18C3B5" w14:textId="3A36A073"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6A289CBF" w14:textId="77777777" w:rsidTr="006926BC">
        <w:tc>
          <w:tcPr>
            <w:tcW w:w="1701" w:type="dxa"/>
          </w:tcPr>
          <w:p w14:paraId="3D10686C"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982CE14"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20FDFD74" w14:textId="77777777" w:rsidTr="006030BD">
        <w:tc>
          <w:tcPr>
            <w:tcW w:w="1701" w:type="dxa"/>
          </w:tcPr>
          <w:p w14:paraId="3312302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BCEA0D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27CF6176" w14:textId="77777777" w:rsidTr="006030BD">
        <w:tc>
          <w:tcPr>
            <w:tcW w:w="1701" w:type="dxa"/>
          </w:tcPr>
          <w:p w14:paraId="4AF10356" w14:textId="1AFE3BE9"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A3D2C0A" w14:textId="73339296"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466D8F68" w14:textId="77777777" w:rsidTr="006030BD">
        <w:tc>
          <w:tcPr>
            <w:tcW w:w="1701" w:type="dxa"/>
          </w:tcPr>
          <w:p w14:paraId="59DABFEF" w14:textId="586DEC1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8022C62"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E268B" w:rsidRPr="00B474F8" w14:paraId="6D898E70" w14:textId="77777777" w:rsidTr="006030BD">
        <w:tc>
          <w:tcPr>
            <w:tcW w:w="1701" w:type="dxa"/>
            <w:vAlign w:val="center"/>
          </w:tcPr>
          <w:p w14:paraId="421C8981" w14:textId="34DF7863"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BD3F5CD" w14:textId="7C1A4DDF"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20A45AC6" w14:textId="77777777" w:rsidTr="006030BD">
        <w:tc>
          <w:tcPr>
            <w:tcW w:w="1701" w:type="dxa"/>
          </w:tcPr>
          <w:p w14:paraId="74236085"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0C3AC30F"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559C9ED"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4B008430" w14:textId="77777777" w:rsidTr="006030BD">
        <w:tc>
          <w:tcPr>
            <w:tcW w:w="1701" w:type="dxa"/>
          </w:tcPr>
          <w:p w14:paraId="5C3B10F4"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6106553A" w14:textId="284CB3BE"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5E268B" w:rsidRPr="00B474F8" w14:paraId="29C95064" w14:textId="77777777" w:rsidTr="006030BD">
        <w:tc>
          <w:tcPr>
            <w:tcW w:w="7584" w:type="dxa"/>
            <w:gridSpan w:val="5"/>
            <w:shd w:val="clear" w:color="auto" w:fill="FF6C2F"/>
          </w:tcPr>
          <w:p w14:paraId="6DDBF16A" w14:textId="54D4E6AC"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DLI – SGN</w:t>
            </w:r>
          </w:p>
        </w:tc>
      </w:tr>
      <w:tr w:rsidR="005E268B" w:rsidRPr="00B474F8" w14:paraId="4D55535D" w14:textId="77777777" w:rsidTr="006030BD">
        <w:tc>
          <w:tcPr>
            <w:tcW w:w="1701" w:type="dxa"/>
            <w:vMerge w:val="restart"/>
            <w:vAlign w:val="center"/>
          </w:tcPr>
          <w:p w14:paraId="2B1DE0EC"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344A9A59"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2D100F4A"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VVDL</w:t>
            </w:r>
          </w:p>
        </w:tc>
        <w:tc>
          <w:tcPr>
            <w:tcW w:w="1560" w:type="dxa"/>
          </w:tcPr>
          <w:p w14:paraId="5C27643F"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SGNDLI2509</w:t>
            </w:r>
          </w:p>
        </w:tc>
        <w:tc>
          <w:tcPr>
            <w:tcW w:w="2481" w:type="dxa"/>
          </w:tcPr>
          <w:p w14:paraId="6E3DA0F9"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VVTX</w:t>
            </w:r>
          </w:p>
        </w:tc>
      </w:tr>
      <w:tr w:rsidR="005E268B" w:rsidRPr="00B474F8" w14:paraId="5BCFDC5B" w14:textId="77777777" w:rsidTr="006030BD">
        <w:tc>
          <w:tcPr>
            <w:tcW w:w="1701" w:type="dxa"/>
            <w:vMerge/>
            <w:vAlign w:val="center"/>
          </w:tcPr>
          <w:p w14:paraId="5D6BE7A2"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0FA20B5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VVDL</w:t>
            </w:r>
          </w:p>
        </w:tc>
        <w:tc>
          <w:tcPr>
            <w:tcW w:w="850" w:type="dxa"/>
          </w:tcPr>
          <w:p w14:paraId="5698F79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45605665"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DLISGN0925</w:t>
            </w:r>
          </w:p>
        </w:tc>
        <w:tc>
          <w:tcPr>
            <w:tcW w:w="2481" w:type="dxa"/>
          </w:tcPr>
          <w:p w14:paraId="1BDF2D0C"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2A734C43" w14:textId="77777777" w:rsidTr="006030BD">
        <w:tc>
          <w:tcPr>
            <w:tcW w:w="1701" w:type="dxa"/>
            <w:vAlign w:val="center"/>
          </w:tcPr>
          <w:p w14:paraId="4E85D52A" w14:textId="15C37E04"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7F4F90CF" w14:textId="07C62943"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5E08614F" w14:textId="77777777" w:rsidTr="006926BC">
        <w:tc>
          <w:tcPr>
            <w:tcW w:w="1701" w:type="dxa"/>
            <w:vAlign w:val="center"/>
          </w:tcPr>
          <w:p w14:paraId="5045755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3B33BC3"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4B4A5C68" w14:textId="77777777" w:rsidTr="006030BD">
        <w:tc>
          <w:tcPr>
            <w:tcW w:w="1701" w:type="dxa"/>
            <w:vAlign w:val="center"/>
          </w:tcPr>
          <w:p w14:paraId="0289F9C1"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23F23BB"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32D8C927" w14:textId="77777777" w:rsidTr="006030BD">
        <w:tc>
          <w:tcPr>
            <w:tcW w:w="1701" w:type="dxa"/>
            <w:vAlign w:val="center"/>
          </w:tcPr>
          <w:p w14:paraId="7EC7D757" w14:textId="77C8EFBA"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FF2DB6D" w14:textId="2BCDFC1C"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372140C9" w14:textId="77777777" w:rsidTr="006030BD">
        <w:tc>
          <w:tcPr>
            <w:tcW w:w="1701" w:type="dxa"/>
            <w:vAlign w:val="center"/>
          </w:tcPr>
          <w:p w14:paraId="41A9ADDE" w14:textId="36008164"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57FE92E"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16173258" w14:textId="77777777" w:rsidTr="006030BD">
        <w:tc>
          <w:tcPr>
            <w:tcW w:w="1701" w:type="dxa"/>
            <w:vAlign w:val="center"/>
          </w:tcPr>
          <w:p w14:paraId="2CBBD2EB" w14:textId="4551654C"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3C975EA8" w14:textId="5EA7FC15"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7E3DF498" w14:textId="77777777" w:rsidTr="006030BD">
        <w:tc>
          <w:tcPr>
            <w:tcW w:w="1701" w:type="dxa"/>
            <w:vAlign w:val="center"/>
          </w:tcPr>
          <w:p w14:paraId="11BF25E8"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D1DE250"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E7FF746"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7C822E64" w14:textId="77777777" w:rsidTr="006030BD">
        <w:tc>
          <w:tcPr>
            <w:tcW w:w="1701" w:type="dxa"/>
            <w:vAlign w:val="center"/>
          </w:tcPr>
          <w:p w14:paraId="29DD65F4"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D9D0980"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4A8CAC6A" w14:textId="77777777" w:rsidTr="006030BD">
        <w:tc>
          <w:tcPr>
            <w:tcW w:w="7584" w:type="dxa"/>
            <w:gridSpan w:val="5"/>
            <w:shd w:val="clear" w:color="auto" w:fill="FF6C2F"/>
          </w:tcPr>
          <w:p w14:paraId="293AA9B1" w14:textId="5CACA183"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3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HPH – SGN</w:t>
            </w:r>
          </w:p>
        </w:tc>
      </w:tr>
      <w:tr w:rsidR="005E268B" w:rsidRPr="00B474F8" w14:paraId="2340A993" w14:textId="77777777" w:rsidTr="006030BD">
        <w:tc>
          <w:tcPr>
            <w:tcW w:w="1701" w:type="dxa"/>
            <w:vMerge w:val="restart"/>
            <w:vAlign w:val="center"/>
          </w:tcPr>
          <w:p w14:paraId="11BF326E"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6EFE6A38"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313DD264"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VVCI</w:t>
            </w:r>
          </w:p>
        </w:tc>
        <w:tc>
          <w:tcPr>
            <w:tcW w:w="1560" w:type="dxa"/>
          </w:tcPr>
          <w:p w14:paraId="2BBD1D79"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SGNHPH2507A</w:t>
            </w:r>
          </w:p>
        </w:tc>
        <w:tc>
          <w:tcPr>
            <w:tcW w:w="2481" w:type="dxa"/>
          </w:tcPr>
          <w:p w14:paraId="112067F4"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VVNB, VVVH</w:t>
            </w:r>
          </w:p>
        </w:tc>
      </w:tr>
      <w:tr w:rsidR="005E268B" w:rsidRPr="00B474F8" w14:paraId="3873F32E" w14:textId="77777777" w:rsidTr="006030BD">
        <w:tc>
          <w:tcPr>
            <w:tcW w:w="1701" w:type="dxa"/>
            <w:vMerge/>
            <w:vAlign w:val="center"/>
          </w:tcPr>
          <w:p w14:paraId="02B62D25"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21EE958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VVCI</w:t>
            </w:r>
          </w:p>
        </w:tc>
        <w:tc>
          <w:tcPr>
            <w:tcW w:w="850" w:type="dxa"/>
          </w:tcPr>
          <w:p w14:paraId="58EAE82F"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46DA2DE3"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HPHSGN0725A</w:t>
            </w:r>
          </w:p>
        </w:tc>
        <w:tc>
          <w:tcPr>
            <w:tcW w:w="2481" w:type="dxa"/>
          </w:tcPr>
          <w:p w14:paraId="3B1F3D00"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3476FBDC" w14:textId="77777777" w:rsidTr="006030BD">
        <w:tc>
          <w:tcPr>
            <w:tcW w:w="1701" w:type="dxa"/>
            <w:vAlign w:val="center"/>
          </w:tcPr>
          <w:p w14:paraId="2159EF85" w14:textId="518CA6B6"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2467804" w14:textId="1BE472C1"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4C90C76C" w14:textId="77777777" w:rsidTr="006926BC">
        <w:tc>
          <w:tcPr>
            <w:tcW w:w="1701" w:type="dxa"/>
            <w:vAlign w:val="center"/>
          </w:tcPr>
          <w:p w14:paraId="5344FECE"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8F00F89"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43381EF6" w14:textId="77777777" w:rsidTr="006030BD">
        <w:tc>
          <w:tcPr>
            <w:tcW w:w="1701" w:type="dxa"/>
            <w:vAlign w:val="center"/>
          </w:tcPr>
          <w:p w14:paraId="693F4D1A"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3C7DDA9A"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02A6DFD1" w14:textId="77777777" w:rsidTr="006030BD">
        <w:tc>
          <w:tcPr>
            <w:tcW w:w="1701" w:type="dxa"/>
            <w:vAlign w:val="center"/>
          </w:tcPr>
          <w:p w14:paraId="5B08951D" w14:textId="41B5B7D8"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97E704B" w14:textId="71FEB195"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7CC032D5" w14:textId="77777777" w:rsidTr="006030BD">
        <w:tc>
          <w:tcPr>
            <w:tcW w:w="1701" w:type="dxa"/>
            <w:vAlign w:val="center"/>
          </w:tcPr>
          <w:p w14:paraId="56E4FE0F" w14:textId="1799ACB2"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9F37AF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5E268B" w:rsidRPr="00B474F8" w14:paraId="7E142454" w14:textId="77777777" w:rsidTr="006030BD">
        <w:tc>
          <w:tcPr>
            <w:tcW w:w="1701" w:type="dxa"/>
            <w:vAlign w:val="center"/>
          </w:tcPr>
          <w:p w14:paraId="26C8C0D4" w14:textId="306B09CB"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E9A3C9C" w14:textId="156375E8"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38838508" w14:textId="77777777" w:rsidTr="006030BD">
        <w:tc>
          <w:tcPr>
            <w:tcW w:w="1701" w:type="dxa"/>
            <w:vAlign w:val="center"/>
          </w:tcPr>
          <w:p w14:paraId="746B19ED"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BCE7F60"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BF95D7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2FF4D708" w14:textId="77777777" w:rsidTr="006030BD">
        <w:tc>
          <w:tcPr>
            <w:tcW w:w="1701" w:type="dxa"/>
            <w:vAlign w:val="center"/>
          </w:tcPr>
          <w:p w14:paraId="289365D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09B82B8" w14:textId="77777777" w:rsidR="005E268B"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39B6AC18" w14:textId="08F27FB9"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5E268B" w:rsidRPr="00B474F8" w14:paraId="56968C7B" w14:textId="77777777" w:rsidTr="006030BD">
        <w:tc>
          <w:tcPr>
            <w:tcW w:w="7584" w:type="dxa"/>
            <w:gridSpan w:val="5"/>
            <w:shd w:val="clear" w:color="auto" w:fill="FF6C2F"/>
          </w:tcPr>
          <w:p w14:paraId="5EEA1E3A" w14:textId="264E6836"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HUI – SGN</w:t>
            </w:r>
          </w:p>
        </w:tc>
      </w:tr>
      <w:tr w:rsidR="005E268B" w:rsidRPr="00B474F8" w14:paraId="1F2297D8" w14:textId="77777777" w:rsidTr="006030BD">
        <w:tc>
          <w:tcPr>
            <w:tcW w:w="1701" w:type="dxa"/>
            <w:vMerge w:val="restart"/>
            <w:vAlign w:val="center"/>
          </w:tcPr>
          <w:p w14:paraId="68983CB9"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335E7095"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4911C2C5"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VVPB</w:t>
            </w:r>
          </w:p>
        </w:tc>
        <w:tc>
          <w:tcPr>
            <w:tcW w:w="1560" w:type="dxa"/>
          </w:tcPr>
          <w:p w14:paraId="4969D3B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SGNHUI2509</w:t>
            </w:r>
          </w:p>
        </w:tc>
        <w:tc>
          <w:tcPr>
            <w:tcW w:w="2481" w:type="dxa"/>
          </w:tcPr>
          <w:p w14:paraId="7BEBC64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VVVH</w:t>
            </w:r>
          </w:p>
        </w:tc>
      </w:tr>
      <w:tr w:rsidR="005E268B" w:rsidRPr="00B474F8" w14:paraId="2306491B" w14:textId="77777777" w:rsidTr="006030BD">
        <w:tc>
          <w:tcPr>
            <w:tcW w:w="1701" w:type="dxa"/>
            <w:vMerge/>
            <w:vAlign w:val="center"/>
          </w:tcPr>
          <w:p w14:paraId="0D27EB4D"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4F7A946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VVPB</w:t>
            </w:r>
          </w:p>
        </w:tc>
        <w:tc>
          <w:tcPr>
            <w:tcW w:w="850" w:type="dxa"/>
          </w:tcPr>
          <w:p w14:paraId="2C9D274A"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23F907D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HUISGN2725A</w:t>
            </w:r>
          </w:p>
        </w:tc>
        <w:tc>
          <w:tcPr>
            <w:tcW w:w="2481" w:type="dxa"/>
          </w:tcPr>
          <w:p w14:paraId="23AF9C2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3BC6E30D" w14:textId="77777777" w:rsidTr="006030BD">
        <w:tc>
          <w:tcPr>
            <w:tcW w:w="1701" w:type="dxa"/>
            <w:vAlign w:val="center"/>
          </w:tcPr>
          <w:p w14:paraId="3E7B9B40" w14:textId="6A6E2D44"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6FFBB73" w14:textId="1FCB765A"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7A393910" w14:textId="77777777" w:rsidTr="006926BC">
        <w:tc>
          <w:tcPr>
            <w:tcW w:w="1701" w:type="dxa"/>
            <w:vAlign w:val="center"/>
          </w:tcPr>
          <w:p w14:paraId="432F487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7FC6EF4"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0F406B5A" w14:textId="77777777" w:rsidTr="006030BD">
        <w:tc>
          <w:tcPr>
            <w:tcW w:w="1701" w:type="dxa"/>
            <w:vAlign w:val="center"/>
          </w:tcPr>
          <w:p w14:paraId="004F2463"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773389F5"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44F1E5E0" w14:textId="77777777" w:rsidTr="006030BD">
        <w:tc>
          <w:tcPr>
            <w:tcW w:w="1701" w:type="dxa"/>
            <w:vAlign w:val="center"/>
          </w:tcPr>
          <w:p w14:paraId="35631A69" w14:textId="7A6CA60E"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DE4FE06" w14:textId="49EE1B03"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6ED7DAB5" w14:textId="77777777" w:rsidTr="006030BD">
        <w:tc>
          <w:tcPr>
            <w:tcW w:w="1701" w:type="dxa"/>
            <w:vAlign w:val="center"/>
          </w:tcPr>
          <w:p w14:paraId="0F0C96F9" w14:textId="237FFD82"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10884B4"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E268B" w:rsidRPr="00B474F8" w14:paraId="7DFD47B1" w14:textId="77777777" w:rsidTr="006030BD">
        <w:tc>
          <w:tcPr>
            <w:tcW w:w="1701" w:type="dxa"/>
            <w:vAlign w:val="center"/>
          </w:tcPr>
          <w:p w14:paraId="38BFA891" w14:textId="4CD61909"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BB29B51" w14:textId="4C8B50F3"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2974290D" w14:textId="77777777" w:rsidTr="006030BD">
        <w:tc>
          <w:tcPr>
            <w:tcW w:w="1701" w:type="dxa"/>
            <w:vAlign w:val="center"/>
          </w:tcPr>
          <w:p w14:paraId="69EE528E"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6E1F4B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575F63B"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1E9DFDB9" w14:textId="77777777" w:rsidTr="006030BD">
        <w:tc>
          <w:tcPr>
            <w:tcW w:w="1701" w:type="dxa"/>
            <w:vAlign w:val="center"/>
          </w:tcPr>
          <w:p w14:paraId="6857959C"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0313833A"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6A037FA0" w14:textId="77777777" w:rsidTr="006030BD">
        <w:tc>
          <w:tcPr>
            <w:tcW w:w="7584" w:type="dxa"/>
            <w:gridSpan w:val="5"/>
            <w:shd w:val="clear" w:color="auto" w:fill="FF6C2F"/>
          </w:tcPr>
          <w:p w14:paraId="2E1B57C9" w14:textId="63DB5BEE"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1"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PQC – SGN</w:t>
            </w:r>
          </w:p>
        </w:tc>
      </w:tr>
      <w:tr w:rsidR="005E268B" w:rsidRPr="00B474F8" w14:paraId="3FB88F07" w14:textId="77777777" w:rsidTr="006030BD">
        <w:tc>
          <w:tcPr>
            <w:tcW w:w="1701" w:type="dxa"/>
            <w:vMerge w:val="restart"/>
            <w:vAlign w:val="center"/>
          </w:tcPr>
          <w:p w14:paraId="23441384"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05AD622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679A682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VVPQ</w:t>
            </w:r>
          </w:p>
        </w:tc>
        <w:tc>
          <w:tcPr>
            <w:tcW w:w="1560" w:type="dxa"/>
          </w:tcPr>
          <w:p w14:paraId="299A63A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SGNPQC2510</w:t>
            </w:r>
          </w:p>
        </w:tc>
        <w:tc>
          <w:tcPr>
            <w:tcW w:w="2481" w:type="dxa"/>
          </w:tcPr>
          <w:p w14:paraId="22EED6F1"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VVTS, VVCR</w:t>
            </w:r>
          </w:p>
        </w:tc>
      </w:tr>
      <w:tr w:rsidR="005E268B" w:rsidRPr="00B474F8" w14:paraId="3BB48FE0" w14:textId="77777777" w:rsidTr="006030BD">
        <w:tc>
          <w:tcPr>
            <w:tcW w:w="1701" w:type="dxa"/>
            <w:vMerge/>
            <w:vAlign w:val="center"/>
          </w:tcPr>
          <w:p w14:paraId="2653D137"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788E045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VVPQ</w:t>
            </w:r>
          </w:p>
        </w:tc>
        <w:tc>
          <w:tcPr>
            <w:tcW w:w="850" w:type="dxa"/>
          </w:tcPr>
          <w:p w14:paraId="7B4A7EBC"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73ECE469"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PQCSGN1025</w:t>
            </w:r>
          </w:p>
        </w:tc>
        <w:tc>
          <w:tcPr>
            <w:tcW w:w="2481" w:type="dxa"/>
          </w:tcPr>
          <w:p w14:paraId="6203828F"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5C59F619" w14:textId="77777777" w:rsidTr="006030BD">
        <w:tc>
          <w:tcPr>
            <w:tcW w:w="1701" w:type="dxa"/>
            <w:vAlign w:val="center"/>
          </w:tcPr>
          <w:p w14:paraId="30201797" w14:textId="7B5DE3BD"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A35C881" w14:textId="5BF6BCF9"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63A27AAA" w14:textId="77777777" w:rsidTr="006926BC">
        <w:tc>
          <w:tcPr>
            <w:tcW w:w="1701" w:type="dxa"/>
            <w:vAlign w:val="center"/>
          </w:tcPr>
          <w:p w14:paraId="19005BBE"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DCC59EC"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7316F228" w14:textId="77777777" w:rsidTr="006030BD">
        <w:tc>
          <w:tcPr>
            <w:tcW w:w="1701" w:type="dxa"/>
            <w:vAlign w:val="center"/>
          </w:tcPr>
          <w:p w14:paraId="6B48B3F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F2D976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5A53245C" w14:textId="77777777" w:rsidTr="006030BD">
        <w:tc>
          <w:tcPr>
            <w:tcW w:w="1701" w:type="dxa"/>
            <w:vAlign w:val="center"/>
          </w:tcPr>
          <w:p w14:paraId="5254E643" w14:textId="5EA1C28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3882DD5" w14:textId="658DCFD8"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20024353" w14:textId="77777777" w:rsidTr="006030BD">
        <w:tc>
          <w:tcPr>
            <w:tcW w:w="1701" w:type="dxa"/>
            <w:vAlign w:val="center"/>
          </w:tcPr>
          <w:p w14:paraId="42A6D169" w14:textId="5D43A271"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14BC89E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0172DDA2" w14:textId="77777777" w:rsidTr="006030BD">
        <w:tc>
          <w:tcPr>
            <w:tcW w:w="1701" w:type="dxa"/>
            <w:vAlign w:val="center"/>
          </w:tcPr>
          <w:p w14:paraId="697C7C12" w14:textId="529234C0"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7B0B73F" w14:textId="4DFE9160"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081A53C6" w14:textId="77777777" w:rsidTr="006030BD">
        <w:tc>
          <w:tcPr>
            <w:tcW w:w="1701" w:type="dxa"/>
            <w:vAlign w:val="center"/>
          </w:tcPr>
          <w:p w14:paraId="11DD7EAD"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9517D2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63C086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5968AA96" w14:textId="77777777" w:rsidTr="006030BD">
        <w:tc>
          <w:tcPr>
            <w:tcW w:w="1701" w:type="dxa"/>
            <w:vAlign w:val="center"/>
          </w:tcPr>
          <w:p w14:paraId="750C80EF"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BBB3EE4"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050DC16F" w14:textId="77777777" w:rsidTr="006030BD">
        <w:tc>
          <w:tcPr>
            <w:tcW w:w="7584" w:type="dxa"/>
            <w:gridSpan w:val="5"/>
            <w:shd w:val="clear" w:color="auto" w:fill="FF6C2F"/>
          </w:tcPr>
          <w:p w14:paraId="1F651CC7" w14:textId="0A756EB4"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PXU – SGN</w:t>
            </w:r>
          </w:p>
        </w:tc>
      </w:tr>
      <w:tr w:rsidR="005E268B" w:rsidRPr="00B474F8" w14:paraId="12C25F11" w14:textId="77777777" w:rsidTr="006030BD">
        <w:tc>
          <w:tcPr>
            <w:tcW w:w="1701" w:type="dxa"/>
            <w:vMerge w:val="restart"/>
            <w:vAlign w:val="center"/>
          </w:tcPr>
          <w:p w14:paraId="7BC26935"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6C4B04B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150016FB"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VVPK</w:t>
            </w:r>
          </w:p>
        </w:tc>
        <w:tc>
          <w:tcPr>
            <w:tcW w:w="1560" w:type="dxa"/>
          </w:tcPr>
          <w:p w14:paraId="3F7E4777"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SGNPXU2509</w:t>
            </w:r>
          </w:p>
        </w:tc>
        <w:tc>
          <w:tcPr>
            <w:tcW w:w="2481" w:type="dxa"/>
          </w:tcPr>
          <w:p w14:paraId="6A88877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VVPB, VVDN</w:t>
            </w:r>
          </w:p>
        </w:tc>
      </w:tr>
      <w:tr w:rsidR="005E268B" w:rsidRPr="00B474F8" w14:paraId="1BC3A81F" w14:textId="77777777" w:rsidTr="006030BD">
        <w:tc>
          <w:tcPr>
            <w:tcW w:w="1701" w:type="dxa"/>
            <w:vMerge/>
            <w:vAlign w:val="center"/>
          </w:tcPr>
          <w:p w14:paraId="45C5B96F"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4D67C23F"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VVPK</w:t>
            </w:r>
          </w:p>
        </w:tc>
        <w:tc>
          <w:tcPr>
            <w:tcW w:w="850" w:type="dxa"/>
          </w:tcPr>
          <w:p w14:paraId="2093CC7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6116F7EB"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PXUSGN2725A</w:t>
            </w:r>
          </w:p>
        </w:tc>
        <w:tc>
          <w:tcPr>
            <w:tcW w:w="2481" w:type="dxa"/>
          </w:tcPr>
          <w:p w14:paraId="4931EFA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4A55C1DF" w14:textId="77777777" w:rsidTr="006030BD">
        <w:tc>
          <w:tcPr>
            <w:tcW w:w="1701" w:type="dxa"/>
            <w:vAlign w:val="center"/>
          </w:tcPr>
          <w:p w14:paraId="3D36773E" w14:textId="4DEA9A27"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6D8960DC" w14:textId="3C28BB4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5C13AE51" w14:textId="77777777" w:rsidTr="006926BC">
        <w:tc>
          <w:tcPr>
            <w:tcW w:w="1701" w:type="dxa"/>
            <w:vAlign w:val="center"/>
          </w:tcPr>
          <w:p w14:paraId="3C15678E"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C329891"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2A01189D" w14:textId="77777777" w:rsidTr="006030BD">
        <w:tc>
          <w:tcPr>
            <w:tcW w:w="1701" w:type="dxa"/>
            <w:vAlign w:val="center"/>
          </w:tcPr>
          <w:p w14:paraId="7A1349BD"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5100E294"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4D4126F6" w14:textId="77777777" w:rsidTr="006030BD">
        <w:tc>
          <w:tcPr>
            <w:tcW w:w="1701" w:type="dxa"/>
            <w:vAlign w:val="center"/>
          </w:tcPr>
          <w:p w14:paraId="071A1881" w14:textId="0455D4B5"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56F634B" w14:textId="11DAD209"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04D41F3E" w14:textId="77777777" w:rsidTr="006030BD">
        <w:tc>
          <w:tcPr>
            <w:tcW w:w="1701" w:type="dxa"/>
            <w:vAlign w:val="center"/>
          </w:tcPr>
          <w:p w14:paraId="578088CD" w14:textId="6748262D"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90D0DB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E268B" w:rsidRPr="00B474F8" w14:paraId="4C4994D2" w14:textId="77777777" w:rsidTr="006030BD">
        <w:tc>
          <w:tcPr>
            <w:tcW w:w="1701" w:type="dxa"/>
            <w:vAlign w:val="center"/>
          </w:tcPr>
          <w:p w14:paraId="16E251DE" w14:textId="39074AD4"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36B73E4" w14:textId="67CE7D7B"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2B54720A" w14:textId="77777777" w:rsidTr="006030BD">
        <w:tc>
          <w:tcPr>
            <w:tcW w:w="1701" w:type="dxa"/>
            <w:vAlign w:val="center"/>
          </w:tcPr>
          <w:p w14:paraId="58BF4771"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D24A38D"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41A32879"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5948EE87" w14:textId="77777777" w:rsidTr="006030BD">
        <w:tc>
          <w:tcPr>
            <w:tcW w:w="1701" w:type="dxa"/>
            <w:vAlign w:val="center"/>
          </w:tcPr>
          <w:p w14:paraId="61A7B96E"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A819BF5" w14:textId="05FABF37"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tc>
      </w:tr>
      <w:tr w:rsidR="005E268B" w:rsidRPr="00B474F8" w14:paraId="6562B7E8" w14:textId="77777777" w:rsidTr="006030BD">
        <w:tc>
          <w:tcPr>
            <w:tcW w:w="7584" w:type="dxa"/>
            <w:gridSpan w:val="5"/>
            <w:shd w:val="clear" w:color="auto" w:fill="FF6C2F"/>
          </w:tcPr>
          <w:p w14:paraId="5DF399DE" w14:textId="4512567F"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TBB – SGN</w:t>
            </w:r>
          </w:p>
        </w:tc>
      </w:tr>
      <w:tr w:rsidR="005E268B" w:rsidRPr="00B474F8" w14:paraId="7E0B284E" w14:textId="77777777" w:rsidTr="006030BD">
        <w:tc>
          <w:tcPr>
            <w:tcW w:w="1701" w:type="dxa"/>
            <w:vMerge w:val="restart"/>
            <w:vAlign w:val="center"/>
          </w:tcPr>
          <w:p w14:paraId="17362C74"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14542A9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7BF1E100"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VVTH</w:t>
            </w:r>
          </w:p>
        </w:tc>
        <w:tc>
          <w:tcPr>
            <w:tcW w:w="1560" w:type="dxa"/>
          </w:tcPr>
          <w:p w14:paraId="0951C58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SGNTBB2503</w:t>
            </w:r>
          </w:p>
        </w:tc>
        <w:tc>
          <w:tcPr>
            <w:tcW w:w="2481" w:type="dxa"/>
          </w:tcPr>
          <w:p w14:paraId="2113575C"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VVDL, VVCR</w:t>
            </w:r>
          </w:p>
        </w:tc>
      </w:tr>
      <w:tr w:rsidR="005E268B" w:rsidRPr="00B474F8" w14:paraId="023276E8" w14:textId="77777777" w:rsidTr="006030BD">
        <w:tc>
          <w:tcPr>
            <w:tcW w:w="1701" w:type="dxa"/>
            <w:vMerge/>
            <w:vAlign w:val="center"/>
          </w:tcPr>
          <w:p w14:paraId="0D1627E8"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2605B498"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VVTH</w:t>
            </w:r>
          </w:p>
        </w:tc>
        <w:tc>
          <w:tcPr>
            <w:tcW w:w="850" w:type="dxa"/>
          </w:tcPr>
          <w:p w14:paraId="43EDDF5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179F032D"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TBBSGN0325</w:t>
            </w:r>
          </w:p>
        </w:tc>
        <w:tc>
          <w:tcPr>
            <w:tcW w:w="2481" w:type="dxa"/>
          </w:tcPr>
          <w:p w14:paraId="4A4989A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6CEB2B00" w14:textId="77777777" w:rsidTr="006030BD">
        <w:tc>
          <w:tcPr>
            <w:tcW w:w="1701" w:type="dxa"/>
            <w:vAlign w:val="center"/>
          </w:tcPr>
          <w:p w14:paraId="28EE3988" w14:textId="4EBFD134"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621E215" w14:textId="2FC9A91C"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71334005" w14:textId="77777777" w:rsidTr="006926BC">
        <w:tc>
          <w:tcPr>
            <w:tcW w:w="1701" w:type="dxa"/>
            <w:vAlign w:val="center"/>
          </w:tcPr>
          <w:p w14:paraId="65084E5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AB231F5"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05E2201F" w14:textId="77777777" w:rsidTr="006030BD">
        <w:tc>
          <w:tcPr>
            <w:tcW w:w="1701" w:type="dxa"/>
            <w:vAlign w:val="center"/>
          </w:tcPr>
          <w:p w14:paraId="562BEC9C"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E2112FB"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55565135" w14:textId="77777777" w:rsidTr="006030BD">
        <w:tc>
          <w:tcPr>
            <w:tcW w:w="1701" w:type="dxa"/>
            <w:vAlign w:val="center"/>
          </w:tcPr>
          <w:p w14:paraId="4EF6FF55" w14:textId="500F2367"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998C8A5" w14:textId="4668BD99"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34AA4093" w14:textId="77777777" w:rsidTr="006030BD">
        <w:tc>
          <w:tcPr>
            <w:tcW w:w="1701" w:type="dxa"/>
            <w:vAlign w:val="center"/>
          </w:tcPr>
          <w:p w14:paraId="6B765457" w14:textId="14D9D309"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358E71A3" w14:textId="0893ED2D"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RNAV10 (RNP10)</w:t>
            </w:r>
          </w:p>
        </w:tc>
      </w:tr>
      <w:tr w:rsidR="005E268B" w:rsidRPr="00B474F8" w14:paraId="140A50F7" w14:textId="77777777" w:rsidTr="006030BD">
        <w:tc>
          <w:tcPr>
            <w:tcW w:w="1701" w:type="dxa"/>
            <w:vAlign w:val="center"/>
          </w:tcPr>
          <w:p w14:paraId="15F7BEC2" w14:textId="767B88AB"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5C5DC2E2" w14:textId="7C36F67D" w:rsidR="005E268B"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4499EB44" w14:textId="77777777" w:rsidTr="006030BD">
        <w:tc>
          <w:tcPr>
            <w:tcW w:w="1701" w:type="dxa"/>
            <w:vAlign w:val="center"/>
          </w:tcPr>
          <w:p w14:paraId="027C1063"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C8D564B"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05345B29"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3CBE4300" w14:textId="77777777" w:rsidTr="006030BD">
        <w:tc>
          <w:tcPr>
            <w:tcW w:w="1701" w:type="dxa"/>
            <w:vAlign w:val="center"/>
          </w:tcPr>
          <w:p w14:paraId="5FE37275"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3AADBC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7C188316" w14:textId="77777777" w:rsidTr="006030BD">
        <w:tc>
          <w:tcPr>
            <w:tcW w:w="7584" w:type="dxa"/>
            <w:gridSpan w:val="5"/>
            <w:shd w:val="clear" w:color="auto" w:fill="FF6C2F"/>
          </w:tcPr>
          <w:p w14:paraId="6A1D2B71" w14:textId="3F67F249"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THD – SGN</w:t>
            </w:r>
          </w:p>
        </w:tc>
      </w:tr>
      <w:tr w:rsidR="005E268B" w:rsidRPr="00B474F8" w14:paraId="551FBCF2" w14:textId="77777777" w:rsidTr="006030BD">
        <w:tc>
          <w:tcPr>
            <w:tcW w:w="1701" w:type="dxa"/>
            <w:vMerge w:val="restart"/>
            <w:vAlign w:val="center"/>
          </w:tcPr>
          <w:p w14:paraId="5369D88E"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1EA59947"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51F5FC87"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VVTX</w:t>
            </w:r>
          </w:p>
        </w:tc>
        <w:tc>
          <w:tcPr>
            <w:tcW w:w="1560" w:type="dxa"/>
          </w:tcPr>
          <w:p w14:paraId="64E5A8AC"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SGNTHD2531A</w:t>
            </w:r>
          </w:p>
        </w:tc>
        <w:tc>
          <w:tcPr>
            <w:tcW w:w="2481" w:type="dxa"/>
          </w:tcPr>
          <w:p w14:paraId="5984C253"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VVVH, VVCI, VVNB</w:t>
            </w:r>
          </w:p>
        </w:tc>
      </w:tr>
      <w:tr w:rsidR="005E268B" w:rsidRPr="00B474F8" w14:paraId="5482FD88" w14:textId="77777777" w:rsidTr="006030BD">
        <w:tc>
          <w:tcPr>
            <w:tcW w:w="1701" w:type="dxa"/>
            <w:vMerge/>
            <w:vAlign w:val="center"/>
          </w:tcPr>
          <w:p w14:paraId="3DA0851A"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521F1395"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VVTX</w:t>
            </w:r>
          </w:p>
        </w:tc>
        <w:tc>
          <w:tcPr>
            <w:tcW w:w="850" w:type="dxa"/>
          </w:tcPr>
          <w:p w14:paraId="0D3F0C81"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46CF6E61"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THDSGN3125A</w:t>
            </w:r>
          </w:p>
        </w:tc>
        <w:tc>
          <w:tcPr>
            <w:tcW w:w="2481" w:type="dxa"/>
          </w:tcPr>
          <w:p w14:paraId="1ECA5DF3"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498C7536" w14:textId="77777777" w:rsidTr="006030BD">
        <w:tc>
          <w:tcPr>
            <w:tcW w:w="1701" w:type="dxa"/>
            <w:vAlign w:val="center"/>
          </w:tcPr>
          <w:p w14:paraId="5382BA30" w14:textId="19CF8587"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592DB52D" w14:textId="49425792"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68B4C302" w14:textId="77777777" w:rsidTr="006926BC">
        <w:tc>
          <w:tcPr>
            <w:tcW w:w="1701" w:type="dxa"/>
            <w:vAlign w:val="center"/>
          </w:tcPr>
          <w:p w14:paraId="40452478"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794F62C"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1F019033" w14:textId="77777777" w:rsidTr="006030BD">
        <w:tc>
          <w:tcPr>
            <w:tcW w:w="1701" w:type="dxa"/>
            <w:vAlign w:val="center"/>
          </w:tcPr>
          <w:p w14:paraId="79AA1970"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D9EC53E"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5B30839A" w14:textId="77777777" w:rsidTr="006030BD">
        <w:tc>
          <w:tcPr>
            <w:tcW w:w="1701" w:type="dxa"/>
            <w:vAlign w:val="center"/>
          </w:tcPr>
          <w:p w14:paraId="1A05C29B" w14:textId="4CD5B6A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AB209D8" w14:textId="683770B4"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112CB741" w14:textId="77777777" w:rsidTr="006030BD">
        <w:tc>
          <w:tcPr>
            <w:tcW w:w="1701" w:type="dxa"/>
            <w:vAlign w:val="center"/>
          </w:tcPr>
          <w:p w14:paraId="6F358681" w14:textId="244C1BDE"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37601B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E268B" w:rsidRPr="00B474F8" w14:paraId="3CB091AF" w14:textId="77777777" w:rsidTr="006030BD">
        <w:tc>
          <w:tcPr>
            <w:tcW w:w="1701" w:type="dxa"/>
            <w:vAlign w:val="center"/>
          </w:tcPr>
          <w:p w14:paraId="5F80F6B9" w14:textId="6862FC05"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185FFBB" w14:textId="386B3DDC"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4527BB00" w14:textId="77777777" w:rsidTr="006030BD">
        <w:tc>
          <w:tcPr>
            <w:tcW w:w="1701" w:type="dxa"/>
            <w:vAlign w:val="center"/>
          </w:tcPr>
          <w:p w14:paraId="7B7EF022"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4FCF390B"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BCC3C0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4D5E4ED5" w14:textId="77777777" w:rsidTr="006030BD">
        <w:tc>
          <w:tcPr>
            <w:tcW w:w="1701" w:type="dxa"/>
            <w:vAlign w:val="center"/>
          </w:tcPr>
          <w:p w14:paraId="203DBC6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5126B285" w14:textId="77777777" w:rsidR="005E268B"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7B71873E" w14:textId="549B7454"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5E268B" w:rsidRPr="00B474F8" w14:paraId="30AAFFD8" w14:textId="77777777" w:rsidTr="006030BD">
        <w:tc>
          <w:tcPr>
            <w:tcW w:w="7584" w:type="dxa"/>
            <w:gridSpan w:val="5"/>
            <w:shd w:val="clear" w:color="auto" w:fill="FF6C2F"/>
          </w:tcPr>
          <w:p w14:paraId="36031E37" w14:textId="2F26301F"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5"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UIH – SGN</w:t>
            </w:r>
          </w:p>
        </w:tc>
      </w:tr>
      <w:tr w:rsidR="005E268B" w:rsidRPr="00B474F8" w14:paraId="0C0AB5ED" w14:textId="77777777" w:rsidTr="006030BD">
        <w:tc>
          <w:tcPr>
            <w:tcW w:w="1701" w:type="dxa"/>
            <w:vMerge w:val="restart"/>
            <w:vAlign w:val="center"/>
          </w:tcPr>
          <w:p w14:paraId="2B25CF78"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64950BCD"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44F2B62D"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VVPC</w:t>
            </w:r>
          </w:p>
        </w:tc>
        <w:tc>
          <w:tcPr>
            <w:tcW w:w="1560" w:type="dxa"/>
          </w:tcPr>
          <w:p w14:paraId="2E43BC1B"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SGNUIH2533A</w:t>
            </w:r>
          </w:p>
        </w:tc>
        <w:tc>
          <w:tcPr>
            <w:tcW w:w="2481" w:type="dxa"/>
          </w:tcPr>
          <w:p w14:paraId="779436E4"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VVBM, VVDL, VVCR</w:t>
            </w:r>
          </w:p>
        </w:tc>
      </w:tr>
      <w:tr w:rsidR="005E268B" w:rsidRPr="00B474F8" w14:paraId="53B3C2A4" w14:textId="77777777" w:rsidTr="006030BD">
        <w:tc>
          <w:tcPr>
            <w:tcW w:w="1701" w:type="dxa"/>
            <w:vMerge/>
            <w:vAlign w:val="center"/>
          </w:tcPr>
          <w:p w14:paraId="11F20A8F"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0D8BD20A"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VVPC</w:t>
            </w:r>
          </w:p>
        </w:tc>
        <w:tc>
          <w:tcPr>
            <w:tcW w:w="850" w:type="dxa"/>
          </w:tcPr>
          <w:p w14:paraId="4805850D"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16CE1F23"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UIHSGN3325A</w:t>
            </w:r>
          </w:p>
        </w:tc>
        <w:tc>
          <w:tcPr>
            <w:tcW w:w="2481" w:type="dxa"/>
          </w:tcPr>
          <w:p w14:paraId="7C8D4C44"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708CF2C8" w14:textId="77777777" w:rsidTr="006030BD">
        <w:tc>
          <w:tcPr>
            <w:tcW w:w="1701" w:type="dxa"/>
            <w:vAlign w:val="center"/>
          </w:tcPr>
          <w:p w14:paraId="42289FF7" w14:textId="0A2A8068"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B8D8DFD" w14:textId="1B8CB9D3"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4CB36422" w14:textId="77777777" w:rsidTr="006926BC">
        <w:tc>
          <w:tcPr>
            <w:tcW w:w="1701" w:type="dxa"/>
            <w:vAlign w:val="center"/>
          </w:tcPr>
          <w:p w14:paraId="323EE3D2"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31B6CBC0"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76183B8D" w14:textId="77777777" w:rsidTr="006030BD">
        <w:tc>
          <w:tcPr>
            <w:tcW w:w="1701" w:type="dxa"/>
            <w:vAlign w:val="center"/>
          </w:tcPr>
          <w:p w14:paraId="19154EF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6182E85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1A25EEFF" w14:textId="77777777" w:rsidTr="006030BD">
        <w:tc>
          <w:tcPr>
            <w:tcW w:w="1701" w:type="dxa"/>
            <w:vAlign w:val="center"/>
          </w:tcPr>
          <w:p w14:paraId="1AB18A49" w14:textId="29700B03"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2A7604A" w14:textId="3477D033"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3B2AD306" w14:textId="77777777" w:rsidTr="006030BD">
        <w:tc>
          <w:tcPr>
            <w:tcW w:w="1701" w:type="dxa"/>
            <w:vAlign w:val="center"/>
          </w:tcPr>
          <w:p w14:paraId="3C4E66B5" w14:textId="258C4289"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6C6FED4"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E268B" w:rsidRPr="00B474F8" w14:paraId="616B9C51" w14:textId="77777777" w:rsidTr="006030BD">
        <w:tc>
          <w:tcPr>
            <w:tcW w:w="1701" w:type="dxa"/>
            <w:vAlign w:val="center"/>
          </w:tcPr>
          <w:p w14:paraId="38716960" w14:textId="697622C6"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1E46109" w14:textId="74210694"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17C7E89E" w14:textId="77777777" w:rsidTr="006030BD">
        <w:tc>
          <w:tcPr>
            <w:tcW w:w="1701" w:type="dxa"/>
            <w:vAlign w:val="center"/>
          </w:tcPr>
          <w:p w14:paraId="74EE5602"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766679D8"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45D3BB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32EEEC52" w14:textId="77777777" w:rsidTr="006030BD">
        <w:tc>
          <w:tcPr>
            <w:tcW w:w="1701" w:type="dxa"/>
            <w:vAlign w:val="center"/>
          </w:tcPr>
          <w:p w14:paraId="6B33BDC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B0466F7" w14:textId="337451C2"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tc>
      </w:tr>
      <w:tr w:rsidR="005E268B" w:rsidRPr="00B474F8" w14:paraId="22046F6A" w14:textId="77777777" w:rsidTr="006030BD">
        <w:tc>
          <w:tcPr>
            <w:tcW w:w="7584" w:type="dxa"/>
            <w:gridSpan w:val="5"/>
            <w:shd w:val="clear" w:color="auto" w:fill="FF6C2F"/>
          </w:tcPr>
          <w:p w14:paraId="12ECD06C" w14:textId="06018334"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6"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VCA – SGN</w:t>
            </w:r>
          </w:p>
        </w:tc>
      </w:tr>
      <w:tr w:rsidR="005E268B" w:rsidRPr="00B474F8" w14:paraId="1475F519" w14:textId="77777777" w:rsidTr="006030BD">
        <w:tc>
          <w:tcPr>
            <w:tcW w:w="1701" w:type="dxa"/>
            <w:vMerge w:val="restart"/>
            <w:vAlign w:val="center"/>
          </w:tcPr>
          <w:p w14:paraId="1F33077B"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03B2C89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7CC5E03B"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VVCT</w:t>
            </w:r>
          </w:p>
        </w:tc>
        <w:tc>
          <w:tcPr>
            <w:tcW w:w="1560" w:type="dxa"/>
          </w:tcPr>
          <w:p w14:paraId="4E382B0C"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SGNVCA2506</w:t>
            </w:r>
          </w:p>
        </w:tc>
        <w:tc>
          <w:tcPr>
            <w:tcW w:w="2481" w:type="dxa"/>
          </w:tcPr>
          <w:p w14:paraId="5BD84FB0"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VVTS, VVDL, VVCR</w:t>
            </w:r>
          </w:p>
        </w:tc>
      </w:tr>
      <w:tr w:rsidR="005E268B" w:rsidRPr="00B474F8" w14:paraId="711B28D2" w14:textId="77777777" w:rsidTr="006030BD">
        <w:tc>
          <w:tcPr>
            <w:tcW w:w="1701" w:type="dxa"/>
            <w:vMerge/>
            <w:vAlign w:val="center"/>
          </w:tcPr>
          <w:p w14:paraId="0C48719D"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523B49FC"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VVCT</w:t>
            </w:r>
          </w:p>
        </w:tc>
        <w:tc>
          <w:tcPr>
            <w:tcW w:w="850" w:type="dxa"/>
          </w:tcPr>
          <w:p w14:paraId="479219F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4AFC101F"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VCASGN0625</w:t>
            </w:r>
          </w:p>
        </w:tc>
        <w:tc>
          <w:tcPr>
            <w:tcW w:w="2481" w:type="dxa"/>
          </w:tcPr>
          <w:p w14:paraId="43034FDA"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28E40ADA" w14:textId="77777777" w:rsidTr="006030BD">
        <w:tc>
          <w:tcPr>
            <w:tcW w:w="1701" w:type="dxa"/>
            <w:vAlign w:val="center"/>
          </w:tcPr>
          <w:p w14:paraId="7BE82E0C" w14:textId="4F39248B"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153B8EDA" w14:textId="5E3BDAE9"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4D66A27C" w14:textId="77777777" w:rsidTr="006926BC">
        <w:tc>
          <w:tcPr>
            <w:tcW w:w="1701" w:type="dxa"/>
            <w:vAlign w:val="center"/>
          </w:tcPr>
          <w:p w14:paraId="39F9FD32"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46733936" w14:textId="77777777" w:rsidR="005E268B" w:rsidRPr="00B474F8" w:rsidRDefault="005E268B" w:rsidP="006926BC">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0ADC4924" w14:textId="77777777" w:rsidTr="006030BD">
        <w:tc>
          <w:tcPr>
            <w:tcW w:w="1701" w:type="dxa"/>
            <w:vAlign w:val="center"/>
          </w:tcPr>
          <w:p w14:paraId="75744F0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A08B389"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4DFB2314" w14:textId="77777777" w:rsidTr="006030BD">
        <w:tc>
          <w:tcPr>
            <w:tcW w:w="1701" w:type="dxa"/>
            <w:vAlign w:val="center"/>
          </w:tcPr>
          <w:p w14:paraId="3FEEB0A9" w14:textId="59853342"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D95917C" w14:textId="51986CB1"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6695327F" w14:textId="77777777" w:rsidTr="006030BD">
        <w:tc>
          <w:tcPr>
            <w:tcW w:w="1701" w:type="dxa"/>
            <w:vAlign w:val="center"/>
          </w:tcPr>
          <w:p w14:paraId="367D98B9" w14:textId="2E569A6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0B58BE9D"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1FF12BEC" w14:textId="77777777" w:rsidTr="006030BD">
        <w:tc>
          <w:tcPr>
            <w:tcW w:w="1701" w:type="dxa"/>
            <w:vAlign w:val="center"/>
          </w:tcPr>
          <w:p w14:paraId="216CCB7C" w14:textId="6699809A"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65C70AAB" w14:textId="29E77175"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2F855CA5" w14:textId="77777777" w:rsidTr="006030BD">
        <w:tc>
          <w:tcPr>
            <w:tcW w:w="1701" w:type="dxa"/>
            <w:vAlign w:val="center"/>
          </w:tcPr>
          <w:p w14:paraId="04BF2B73"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4F2912D"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8B8403D"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3B239488" w14:textId="77777777" w:rsidTr="006030BD">
        <w:tc>
          <w:tcPr>
            <w:tcW w:w="1701" w:type="dxa"/>
            <w:vAlign w:val="center"/>
          </w:tcPr>
          <w:p w14:paraId="2A4002C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74B7682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04A21F9D" w14:textId="77777777" w:rsidTr="006030BD">
        <w:tc>
          <w:tcPr>
            <w:tcW w:w="7584" w:type="dxa"/>
            <w:gridSpan w:val="5"/>
            <w:shd w:val="clear" w:color="auto" w:fill="FF6C2F"/>
          </w:tcPr>
          <w:p w14:paraId="5F0602B1" w14:textId="1B636795"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7"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VCL – SGN</w:t>
            </w:r>
          </w:p>
        </w:tc>
      </w:tr>
      <w:tr w:rsidR="005E268B" w:rsidRPr="00B474F8" w14:paraId="3283A10A" w14:textId="77777777" w:rsidTr="006030BD">
        <w:tc>
          <w:tcPr>
            <w:tcW w:w="1701" w:type="dxa"/>
            <w:vMerge w:val="restart"/>
            <w:vAlign w:val="center"/>
          </w:tcPr>
          <w:p w14:paraId="5AA37F4F"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4D57D928"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3E32BD1B"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VVCA</w:t>
            </w:r>
          </w:p>
        </w:tc>
        <w:tc>
          <w:tcPr>
            <w:tcW w:w="1560" w:type="dxa"/>
          </w:tcPr>
          <w:p w14:paraId="3B8D8C07"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SGNVCL2514</w:t>
            </w:r>
          </w:p>
        </w:tc>
        <w:tc>
          <w:tcPr>
            <w:tcW w:w="2481" w:type="dxa"/>
          </w:tcPr>
          <w:p w14:paraId="4041AC81"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VVDN, VVPB, VVPC</w:t>
            </w:r>
          </w:p>
        </w:tc>
      </w:tr>
      <w:tr w:rsidR="005E268B" w:rsidRPr="00B474F8" w14:paraId="32E29832" w14:textId="77777777" w:rsidTr="006030BD">
        <w:tc>
          <w:tcPr>
            <w:tcW w:w="1701" w:type="dxa"/>
            <w:vMerge/>
            <w:vAlign w:val="center"/>
          </w:tcPr>
          <w:p w14:paraId="7EC5BDBE"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030D1C4F"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VVCA</w:t>
            </w:r>
          </w:p>
        </w:tc>
        <w:tc>
          <w:tcPr>
            <w:tcW w:w="850" w:type="dxa"/>
          </w:tcPr>
          <w:p w14:paraId="2903C6F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10F4910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VCLSGN1425A</w:t>
            </w:r>
          </w:p>
        </w:tc>
        <w:tc>
          <w:tcPr>
            <w:tcW w:w="2481" w:type="dxa"/>
          </w:tcPr>
          <w:p w14:paraId="116D8DB8"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2CDFBFF0" w14:textId="77777777" w:rsidTr="002632C6">
        <w:trPr>
          <w:trHeight w:val="275"/>
        </w:trPr>
        <w:tc>
          <w:tcPr>
            <w:tcW w:w="1701" w:type="dxa"/>
            <w:vAlign w:val="center"/>
          </w:tcPr>
          <w:p w14:paraId="4BD3F9C9" w14:textId="5377AC20"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1E2281F1" w14:textId="31131BD8"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579FCB85" w14:textId="77777777" w:rsidTr="00AB4598">
        <w:tc>
          <w:tcPr>
            <w:tcW w:w="1701" w:type="dxa"/>
            <w:vAlign w:val="center"/>
          </w:tcPr>
          <w:p w14:paraId="39F5938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D2961F6" w14:textId="77777777" w:rsidR="005E268B" w:rsidRPr="00B474F8" w:rsidRDefault="005E268B" w:rsidP="00AB459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47E74A88" w14:textId="77777777" w:rsidTr="006030BD">
        <w:tc>
          <w:tcPr>
            <w:tcW w:w="1701" w:type="dxa"/>
            <w:vAlign w:val="center"/>
          </w:tcPr>
          <w:p w14:paraId="284F8D2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EE6D0D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47ABC782" w14:textId="77777777" w:rsidTr="006030BD">
        <w:tc>
          <w:tcPr>
            <w:tcW w:w="1701" w:type="dxa"/>
            <w:vAlign w:val="center"/>
          </w:tcPr>
          <w:p w14:paraId="0F232F9B" w14:textId="0339AF41"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3B625D8D" w14:textId="7F02CBFC"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5E9AF93D" w14:textId="77777777" w:rsidTr="006030BD">
        <w:tc>
          <w:tcPr>
            <w:tcW w:w="1701" w:type="dxa"/>
            <w:vAlign w:val="center"/>
          </w:tcPr>
          <w:p w14:paraId="2411A58A" w14:textId="0BE51E50"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4085468"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E268B" w:rsidRPr="00B474F8" w14:paraId="206D0281" w14:textId="77777777" w:rsidTr="006030BD">
        <w:tc>
          <w:tcPr>
            <w:tcW w:w="1701" w:type="dxa"/>
            <w:vAlign w:val="center"/>
          </w:tcPr>
          <w:p w14:paraId="7FBDC275" w14:textId="7661DCF2"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DDA07E1" w14:textId="2366204F"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5159452E" w14:textId="77777777" w:rsidTr="006030BD">
        <w:tc>
          <w:tcPr>
            <w:tcW w:w="1701" w:type="dxa"/>
            <w:vAlign w:val="center"/>
          </w:tcPr>
          <w:p w14:paraId="7A5882B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309C3D84"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4F0B4E9"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0E78B777" w14:textId="77777777" w:rsidTr="006030BD">
        <w:tc>
          <w:tcPr>
            <w:tcW w:w="1701" w:type="dxa"/>
            <w:vAlign w:val="center"/>
          </w:tcPr>
          <w:p w14:paraId="68BFDD5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664C936" w14:textId="77777777" w:rsidR="005E268B"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239B0E1A" w14:textId="3387C921"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5E268B" w:rsidRPr="00B474F8" w14:paraId="052947B6" w14:textId="77777777" w:rsidTr="006030BD">
        <w:tc>
          <w:tcPr>
            <w:tcW w:w="7584" w:type="dxa"/>
            <w:gridSpan w:val="5"/>
            <w:shd w:val="clear" w:color="auto" w:fill="FF6C2F"/>
          </w:tcPr>
          <w:p w14:paraId="482316AA" w14:textId="7F15DE07"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8"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VDH – SGN</w:t>
            </w:r>
          </w:p>
        </w:tc>
      </w:tr>
      <w:tr w:rsidR="005E268B" w:rsidRPr="00B474F8" w14:paraId="18F51BAC" w14:textId="77777777" w:rsidTr="006030BD">
        <w:tc>
          <w:tcPr>
            <w:tcW w:w="1701" w:type="dxa"/>
            <w:vMerge w:val="restart"/>
            <w:vAlign w:val="center"/>
          </w:tcPr>
          <w:p w14:paraId="1BB0BD54"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665BF96F"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717D00D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VVDH</w:t>
            </w:r>
          </w:p>
        </w:tc>
        <w:tc>
          <w:tcPr>
            <w:tcW w:w="1560" w:type="dxa"/>
          </w:tcPr>
          <w:p w14:paraId="63956EE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SGNVDH2511</w:t>
            </w:r>
          </w:p>
        </w:tc>
        <w:tc>
          <w:tcPr>
            <w:tcW w:w="2481" w:type="dxa"/>
          </w:tcPr>
          <w:p w14:paraId="76CC5C12"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VVVH, VVCI, VVDN</w:t>
            </w:r>
          </w:p>
        </w:tc>
      </w:tr>
      <w:tr w:rsidR="005E268B" w:rsidRPr="00B474F8" w14:paraId="7FED2847" w14:textId="77777777" w:rsidTr="006030BD">
        <w:tc>
          <w:tcPr>
            <w:tcW w:w="1701" w:type="dxa"/>
            <w:vMerge/>
            <w:vAlign w:val="center"/>
          </w:tcPr>
          <w:p w14:paraId="0E335627"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627CC047"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VVDH</w:t>
            </w:r>
          </w:p>
        </w:tc>
        <w:tc>
          <w:tcPr>
            <w:tcW w:w="850" w:type="dxa"/>
          </w:tcPr>
          <w:p w14:paraId="66E940C7"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1D66FC18"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VDHSGN2925A</w:t>
            </w:r>
          </w:p>
        </w:tc>
        <w:tc>
          <w:tcPr>
            <w:tcW w:w="2481" w:type="dxa"/>
          </w:tcPr>
          <w:p w14:paraId="12E1EA7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18949A23" w14:textId="77777777" w:rsidTr="002632C6">
        <w:trPr>
          <w:trHeight w:val="375"/>
        </w:trPr>
        <w:tc>
          <w:tcPr>
            <w:tcW w:w="1701" w:type="dxa"/>
            <w:vAlign w:val="center"/>
          </w:tcPr>
          <w:p w14:paraId="6F6B5BB7" w14:textId="5D57E93E"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04AA6941" w14:textId="109BE8D6"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0942136D" w14:textId="77777777" w:rsidTr="00AB4598">
        <w:tc>
          <w:tcPr>
            <w:tcW w:w="1701" w:type="dxa"/>
            <w:vAlign w:val="center"/>
          </w:tcPr>
          <w:p w14:paraId="482F2374"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536FF620" w14:textId="77777777" w:rsidR="005E268B" w:rsidRPr="00B474F8" w:rsidRDefault="005E268B" w:rsidP="00AB4598">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44C0001D" w14:textId="77777777" w:rsidTr="006030BD">
        <w:tc>
          <w:tcPr>
            <w:tcW w:w="1701" w:type="dxa"/>
            <w:vAlign w:val="center"/>
          </w:tcPr>
          <w:p w14:paraId="46F0025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0973B06"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220C5910" w14:textId="77777777" w:rsidTr="006030BD">
        <w:tc>
          <w:tcPr>
            <w:tcW w:w="1701" w:type="dxa"/>
            <w:vAlign w:val="center"/>
          </w:tcPr>
          <w:p w14:paraId="14D13573" w14:textId="73729AF2"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40E4BBFB" w14:textId="44158C11"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547FB6A3" w14:textId="77777777" w:rsidTr="006030BD">
        <w:tc>
          <w:tcPr>
            <w:tcW w:w="1701" w:type="dxa"/>
            <w:vAlign w:val="center"/>
          </w:tcPr>
          <w:p w14:paraId="4EC17C39" w14:textId="7FCDA093"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6FC7867F"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E268B" w:rsidRPr="00B474F8" w14:paraId="54676385" w14:textId="77777777" w:rsidTr="006030BD">
        <w:tc>
          <w:tcPr>
            <w:tcW w:w="1701" w:type="dxa"/>
            <w:vAlign w:val="center"/>
          </w:tcPr>
          <w:p w14:paraId="35978167" w14:textId="2E0D5BE5"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104C2656" w14:textId="518B2978"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3B24DA7B" w14:textId="77777777" w:rsidTr="006030BD">
        <w:tc>
          <w:tcPr>
            <w:tcW w:w="1701" w:type="dxa"/>
            <w:vAlign w:val="center"/>
          </w:tcPr>
          <w:p w14:paraId="428E78D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EBE799D"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C4C6E0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76CEBF97" w14:textId="77777777" w:rsidTr="006030BD">
        <w:tc>
          <w:tcPr>
            <w:tcW w:w="1701" w:type="dxa"/>
            <w:vAlign w:val="center"/>
          </w:tcPr>
          <w:p w14:paraId="0FDE6A6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ABFC24B" w14:textId="77777777" w:rsidR="005E268B"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62A53428" w14:textId="498D80D3"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5E268B" w:rsidRPr="00B474F8" w14:paraId="2AED5FD7" w14:textId="77777777" w:rsidTr="006030BD">
        <w:tc>
          <w:tcPr>
            <w:tcW w:w="7584" w:type="dxa"/>
            <w:gridSpan w:val="5"/>
            <w:shd w:val="clear" w:color="auto" w:fill="FF6C2F"/>
          </w:tcPr>
          <w:p w14:paraId="7498F49F" w14:textId="1E0A1CC2"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49"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VDO – SG</w:t>
            </w:r>
            <w:r>
              <w:rPr>
                <w:rFonts w:ascii="Arial" w:hAnsi="Arial" w:cs="Arial"/>
                <w:b/>
                <w:color w:val="FFFFFF" w:themeColor="background1"/>
                <w:sz w:val="18"/>
                <w:szCs w:val="18"/>
              </w:rPr>
              <w:t>N</w:t>
            </w:r>
          </w:p>
        </w:tc>
      </w:tr>
      <w:tr w:rsidR="005E268B" w:rsidRPr="00B474F8" w14:paraId="5C654A4C" w14:textId="77777777" w:rsidTr="006030BD">
        <w:tc>
          <w:tcPr>
            <w:tcW w:w="1701" w:type="dxa"/>
            <w:vMerge w:val="restart"/>
            <w:vAlign w:val="center"/>
          </w:tcPr>
          <w:p w14:paraId="6F827A1E"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7B93C7E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6F68140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VVVD</w:t>
            </w:r>
          </w:p>
        </w:tc>
        <w:tc>
          <w:tcPr>
            <w:tcW w:w="1560" w:type="dxa"/>
          </w:tcPr>
          <w:p w14:paraId="06D50BD1"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SGNVDO2503</w:t>
            </w:r>
          </w:p>
        </w:tc>
        <w:tc>
          <w:tcPr>
            <w:tcW w:w="2481" w:type="dxa"/>
          </w:tcPr>
          <w:p w14:paraId="3632F81D"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VVCI, VVNB, VVVH</w:t>
            </w:r>
          </w:p>
        </w:tc>
      </w:tr>
      <w:tr w:rsidR="005E268B" w:rsidRPr="00B474F8" w14:paraId="26F08B78" w14:textId="77777777" w:rsidTr="006030BD">
        <w:tc>
          <w:tcPr>
            <w:tcW w:w="1701" w:type="dxa"/>
            <w:vMerge/>
            <w:vAlign w:val="center"/>
          </w:tcPr>
          <w:p w14:paraId="34E036AD"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189E685C"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VVVD</w:t>
            </w:r>
          </w:p>
        </w:tc>
        <w:tc>
          <w:tcPr>
            <w:tcW w:w="850" w:type="dxa"/>
          </w:tcPr>
          <w:p w14:paraId="10165F47"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4551CFB4"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VDOSGN0325A</w:t>
            </w:r>
          </w:p>
        </w:tc>
        <w:tc>
          <w:tcPr>
            <w:tcW w:w="2481" w:type="dxa"/>
          </w:tcPr>
          <w:p w14:paraId="6E9A0CF8"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1E590026" w14:textId="77777777" w:rsidTr="002632C6">
        <w:trPr>
          <w:trHeight w:val="361"/>
        </w:trPr>
        <w:tc>
          <w:tcPr>
            <w:tcW w:w="1701" w:type="dxa"/>
            <w:vAlign w:val="center"/>
          </w:tcPr>
          <w:p w14:paraId="65C2D0EE" w14:textId="65A7F6F8"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vAlign w:val="center"/>
          </w:tcPr>
          <w:p w14:paraId="7DD63916" w14:textId="77BA86D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2600D93A" w14:textId="77777777" w:rsidTr="00482ADD">
        <w:tc>
          <w:tcPr>
            <w:tcW w:w="1701" w:type="dxa"/>
            <w:vAlign w:val="center"/>
          </w:tcPr>
          <w:p w14:paraId="75233A5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6382A500" w14:textId="77777777" w:rsidR="005E268B" w:rsidRPr="00B474F8" w:rsidRDefault="005E268B" w:rsidP="00482AD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6F1A50BA" w14:textId="77777777" w:rsidTr="006030BD">
        <w:tc>
          <w:tcPr>
            <w:tcW w:w="1701" w:type="dxa"/>
            <w:vAlign w:val="center"/>
          </w:tcPr>
          <w:p w14:paraId="099A52F3"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06CF5B2"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217CF855" w14:textId="77777777" w:rsidTr="006030BD">
        <w:tc>
          <w:tcPr>
            <w:tcW w:w="1701" w:type="dxa"/>
            <w:vAlign w:val="center"/>
          </w:tcPr>
          <w:p w14:paraId="5F97F012" w14:textId="706329B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0DB630DB" w14:textId="08195BC3"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1095D5B3" w14:textId="77777777" w:rsidTr="006030BD">
        <w:tc>
          <w:tcPr>
            <w:tcW w:w="1701" w:type="dxa"/>
            <w:vAlign w:val="center"/>
          </w:tcPr>
          <w:p w14:paraId="524FA640" w14:textId="2FD0CA32"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54A9C92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RNAV2, RNAV5</w:t>
            </w:r>
          </w:p>
        </w:tc>
      </w:tr>
      <w:tr w:rsidR="005E268B" w:rsidRPr="00B474F8" w14:paraId="1306CC17" w14:textId="77777777" w:rsidTr="006030BD">
        <w:tc>
          <w:tcPr>
            <w:tcW w:w="1701" w:type="dxa"/>
            <w:vAlign w:val="center"/>
          </w:tcPr>
          <w:p w14:paraId="0EF260F3" w14:textId="4A49A79B"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037DFAAF" w14:textId="06AFB9D5"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04FFC6C4" w14:textId="77777777" w:rsidTr="006030BD">
        <w:tc>
          <w:tcPr>
            <w:tcW w:w="1701" w:type="dxa"/>
            <w:vAlign w:val="center"/>
          </w:tcPr>
          <w:p w14:paraId="5F33FE48"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8AEEA38"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195C4CE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5EA6A2CC" w14:textId="77777777" w:rsidTr="006030BD">
        <w:tc>
          <w:tcPr>
            <w:tcW w:w="1701" w:type="dxa"/>
            <w:vAlign w:val="center"/>
          </w:tcPr>
          <w:p w14:paraId="6378F630"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DD2F2DF" w14:textId="77777777" w:rsidR="005E268B"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328976FD" w14:textId="30BC4508"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5E268B" w:rsidRPr="00B474F8" w14:paraId="222E1718" w14:textId="77777777" w:rsidTr="006030BD">
        <w:tc>
          <w:tcPr>
            <w:tcW w:w="7584" w:type="dxa"/>
            <w:gridSpan w:val="5"/>
            <w:shd w:val="clear" w:color="auto" w:fill="FF6C2F"/>
          </w:tcPr>
          <w:p w14:paraId="39C0529D" w14:textId="0F4A311B"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50"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 xml:space="preserve">SGN – VII – SGN </w:t>
            </w:r>
          </w:p>
        </w:tc>
      </w:tr>
      <w:tr w:rsidR="005E268B" w:rsidRPr="00B474F8" w14:paraId="5E252658" w14:textId="77777777" w:rsidTr="006030BD">
        <w:tc>
          <w:tcPr>
            <w:tcW w:w="1701" w:type="dxa"/>
            <w:vMerge w:val="restart"/>
            <w:vAlign w:val="center"/>
          </w:tcPr>
          <w:p w14:paraId="5D38C730"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663E639D"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02805C73"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VVVH</w:t>
            </w:r>
          </w:p>
        </w:tc>
        <w:tc>
          <w:tcPr>
            <w:tcW w:w="1560" w:type="dxa"/>
          </w:tcPr>
          <w:p w14:paraId="11675629"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SGNVII2517A</w:t>
            </w:r>
          </w:p>
        </w:tc>
        <w:tc>
          <w:tcPr>
            <w:tcW w:w="2481" w:type="dxa"/>
          </w:tcPr>
          <w:p w14:paraId="44612715"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VVTX, VVNB, VVDN</w:t>
            </w:r>
          </w:p>
        </w:tc>
      </w:tr>
      <w:tr w:rsidR="005E268B" w:rsidRPr="00B474F8" w14:paraId="4ED86578" w14:textId="77777777" w:rsidTr="006030BD">
        <w:tc>
          <w:tcPr>
            <w:tcW w:w="1701" w:type="dxa"/>
            <w:vMerge/>
            <w:vAlign w:val="center"/>
          </w:tcPr>
          <w:p w14:paraId="523CF661"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07C4BD1C"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VVVH</w:t>
            </w:r>
          </w:p>
        </w:tc>
        <w:tc>
          <w:tcPr>
            <w:tcW w:w="850" w:type="dxa"/>
          </w:tcPr>
          <w:p w14:paraId="219794CB"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4F33FD5F"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VIISGN1725A</w:t>
            </w:r>
          </w:p>
        </w:tc>
        <w:tc>
          <w:tcPr>
            <w:tcW w:w="2481" w:type="dxa"/>
          </w:tcPr>
          <w:p w14:paraId="188C063F"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5FF64E37" w14:textId="77777777" w:rsidTr="006030BD">
        <w:tc>
          <w:tcPr>
            <w:tcW w:w="1701" w:type="dxa"/>
            <w:vAlign w:val="center"/>
          </w:tcPr>
          <w:p w14:paraId="2F5AAC1A" w14:textId="653525AB"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44893D02" w14:textId="42F2EE8F"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686A631F" w14:textId="77777777" w:rsidTr="00482ADD">
        <w:tc>
          <w:tcPr>
            <w:tcW w:w="1701" w:type="dxa"/>
            <w:vAlign w:val="center"/>
          </w:tcPr>
          <w:p w14:paraId="5EB98A7A"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0F025B04" w14:textId="77777777" w:rsidR="005E268B" w:rsidRPr="00B474F8" w:rsidRDefault="005E268B" w:rsidP="00482AD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21DB0AB7" w14:textId="77777777" w:rsidTr="006030BD">
        <w:tc>
          <w:tcPr>
            <w:tcW w:w="1701" w:type="dxa"/>
            <w:vAlign w:val="center"/>
          </w:tcPr>
          <w:p w14:paraId="54697EB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bookmarkStart w:id="1351" w:name="_GoBack"/>
            <w:bookmarkEnd w:id="1351"/>
          </w:p>
        </w:tc>
        <w:tc>
          <w:tcPr>
            <w:tcW w:w="5883" w:type="dxa"/>
            <w:gridSpan w:val="4"/>
          </w:tcPr>
          <w:p w14:paraId="6E2F263E"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Required</w:t>
            </w:r>
          </w:p>
        </w:tc>
      </w:tr>
      <w:tr w:rsidR="005E268B" w:rsidRPr="00B474F8" w14:paraId="77EEC249" w14:textId="77777777" w:rsidTr="006030BD">
        <w:tc>
          <w:tcPr>
            <w:tcW w:w="1701" w:type="dxa"/>
            <w:vAlign w:val="center"/>
          </w:tcPr>
          <w:p w14:paraId="6B36E16C" w14:textId="2FDA13BE"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5B557177" w14:textId="2A39D232"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1D5BD8A8" w14:textId="77777777" w:rsidTr="006030BD">
        <w:tc>
          <w:tcPr>
            <w:tcW w:w="1701" w:type="dxa"/>
            <w:vAlign w:val="center"/>
          </w:tcPr>
          <w:p w14:paraId="1DA0657B" w14:textId="5CF62582"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D61D602"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RNAV5</w:t>
            </w:r>
          </w:p>
        </w:tc>
      </w:tr>
      <w:tr w:rsidR="005E268B" w:rsidRPr="00B474F8" w14:paraId="1BE744D4" w14:textId="77777777" w:rsidTr="006030BD">
        <w:tc>
          <w:tcPr>
            <w:tcW w:w="1701" w:type="dxa"/>
            <w:vAlign w:val="center"/>
          </w:tcPr>
          <w:p w14:paraId="2F1968F3" w14:textId="07C4451E"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CDBEB85" w14:textId="0F9C4999"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CPDLC/ ADS-C, ADS-B</w:t>
            </w:r>
          </w:p>
        </w:tc>
      </w:tr>
      <w:tr w:rsidR="005E268B" w:rsidRPr="00B474F8" w14:paraId="660A7C68" w14:textId="77777777" w:rsidTr="006030BD">
        <w:tc>
          <w:tcPr>
            <w:tcW w:w="1701" w:type="dxa"/>
            <w:vAlign w:val="center"/>
          </w:tcPr>
          <w:p w14:paraId="679354E9"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1A2D4B1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6A72A3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00C64588" w14:textId="77777777" w:rsidTr="006030BD">
        <w:tc>
          <w:tcPr>
            <w:tcW w:w="1701" w:type="dxa"/>
            <w:vAlign w:val="center"/>
          </w:tcPr>
          <w:p w14:paraId="3B537D1F"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403CB7AD" w14:textId="77777777" w:rsidR="005E268B"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Q1: </w:t>
            </w:r>
            <w:r w:rsidRPr="00066A77">
              <w:rPr>
                <w:rFonts w:ascii="Arial" w:hAnsi="Arial" w:cs="Arial"/>
                <w:color w:val="000000" w:themeColor="text1"/>
                <w:sz w:val="18"/>
                <w:szCs w:val="18"/>
              </w:rPr>
              <w:t>Allocated Flight Level: FL3</w:t>
            </w:r>
            <w:r>
              <w:rPr>
                <w:rFonts w:ascii="Arial" w:hAnsi="Arial" w:cs="Arial"/>
                <w:color w:val="000000" w:themeColor="text1"/>
                <w:sz w:val="18"/>
                <w:szCs w:val="18"/>
              </w:rPr>
              <w:t>2</w:t>
            </w:r>
            <w:r w:rsidRPr="00066A77">
              <w:rPr>
                <w:rFonts w:ascii="Arial" w:hAnsi="Arial" w:cs="Arial"/>
                <w:color w:val="000000" w:themeColor="text1"/>
                <w:sz w:val="18"/>
                <w:szCs w:val="18"/>
              </w:rPr>
              <w:t>0; FL3</w:t>
            </w:r>
            <w:r>
              <w:rPr>
                <w:rFonts w:ascii="Arial" w:hAnsi="Arial" w:cs="Arial"/>
                <w:color w:val="000000" w:themeColor="text1"/>
                <w:sz w:val="18"/>
                <w:szCs w:val="18"/>
              </w:rPr>
              <w:t>6</w:t>
            </w:r>
            <w:r w:rsidRPr="00066A77">
              <w:rPr>
                <w:rFonts w:ascii="Arial" w:hAnsi="Arial" w:cs="Arial"/>
                <w:color w:val="000000" w:themeColor="text1"/>
                <w:sz w:val="18"/>
                <w:szCs w:val="18"/>
              </w:rPr>
              <w:t>0</w:t>
            </w:r>
            <w:r>
              <w:rPr>
                <w:rFonts w:ascii="Arial" w:hAnsi="Arial" w:cs="Arial"/>
                <w:color w:val="000000" w:themeColor="text1"/>
                <w:sz w:val="18"/>
                <w:szCs w:val="18"/>
              </w:rPr>
              <w:t xml:space="preserve"> (S-BOUND)</w:t>
            </w:r>
          </w:p>
          <w:p w14:paraId="0CF3D1DA" w14:textId="745F31E0"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 xml:space="preserve">Airway Q2: </w:t>
            </w:r>
            <w:r w:rsidRPr="00066A77">
              <w:rPr>
                <w:rFonts w:ascii="Arial" w:hAnsi="Arial" w:cs="Arial"/>
                <w:color w:val="000000" w:themeColor="text1"/>
                <w:sz w:val="18"/>
                <w:szCs w:val="18"/>
              </w:rPr>
              <w:t>Allocated Flight Level: FL310; FL350; FL390</w:t>
            </w:r>
            <w:r>
              <w:rPr>
                <w:rFonts w:ascii="Arial" w:hAnsi="Arial" w:cs="Arial"/>
                <w:color w:val="000000" w:themeColor="text1"/>
                <w:sz w:val="18"/>
                <w:szCs w:val="18"/>
              </w:rPr>
              <w:t xml:space="preserve"> (N-BOUND)</w:t>
            </w:r>
          </w:p>
        </w:tc>
      </w:tr>
      <w:tr w:rsidR="005E268B" w:rsidRPr="00B474F8" w14:paraId="562A07E3" w14:textId="77777777" w:rsidTr="006030BD">
        <w:tc>
          <w:tcPr>
            <w:tcW w:w="7584" w:type="dxa"/>
            <w:gridSpan w:val="5"/>
            <w:shd w:val="clear" w:color="auto" w:fill="FF6C2F"/>
          </w:tcPr>
          <w:p w14:paraId="516621C3" w14:textId="112C8E2B"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52"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CAH – SGN (FOR ATR</w:t>
            </w:r>
            <w:r>
              <w:rPr>
                <w:rFonts w:ascii="Arial" w:hAnsi="Arial" w:cs="Arial"/>
                <w:b/>
                <w:color w:val="FFFFFF" w:themeColor="background1"/>
                <w:sz w:val="18"/>
                <w:szCs w:val="18"/>
              </w:rPr>
              <w:t>)</w:t>
            </w:r>
          </w:p>
        </w:tc>
      </w:tr>
      <w:tr w:rsidR="005E268B" w:rsidRPr="00B474F8" w14:paraId="54C1DCDC" w14:textId="77777777" w:rsidTr="006030BD">
        <w:tc>
          <w:tcPr>
            <w:tcW w:w="1701" w:type="dxa"/>
            <w:vMerge w:val="restart"/>
            <w:vAlign w:val="center"/>
          </w:tcPr>
          <w:p w14:paraId="257D70CC"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585D1A13"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06BE2E30"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VVCM</w:t>
            </w:r>
          </w:p>
        </w:tc>
        <w:tc>
          <w:tcPr>
            <w:tcW w:w="1560" w:type="dxa"/>
          </w:tcPr>
          <w:p w14:paraId="48FE8E66"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SGNCAH2509</w:t>
            </w:r>
          </w:p>
        </w:tc>
        <w:tc>
          <w:tcPr>
            <w:tcW w:w="2481" w:type="dxa"/>
          </w:tcPr>
          <w:p w14:paraId="68A9CA4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VVTS</w:t>
            </w:r>
          </w:p>
        </w:tc>
      </w:tr>
      <w:tr w:rsidR="005E268B" w:rsidRPr="00B474F8" w14:paraId="759FB959" w14:textId="77777777" w:rsidTr="006030BD">
        <w:tc>
          <w:tcPr>
            <w:tcW w:w="1701" w:type="dxa"/>
            <w:vMerge/>
            <w:vAlign w:val="center"/>
          </w:tcPr>
          <w:p w14:paraId="2C42C04F"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17D86F1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VVCM</w:t>
            </w:r>
          </w:p>
        </w:tc>
        <w:tc>
          <w:tcPr>
            <w:tcW w:w="850" w:type="dxa"/>
          </w:tcPr>
          <w:p w14:paraId="652B9243"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5396EF4D"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CAHSGN0925</w:t>
            </w:r>
          </w:p>
        </w:tc>
        <w:tc>
          <w:tcPr>
            <w:tcW w:w="2481" w:type="dxa"/>
          </w:tcPr>
          <w:p w14:paraId="60674A71"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VVPQ, VVCR</w:t>
            </w:r>
          </w:p>
        </w:tc>
      </w:tr>
      <w:tr w:rsidR="005E268B" w:rsidRPr="00B474F8" w14:paraId="67731825" w14:textId="77777777" w:rsidTr="006030BD">
        <w:tc>
          <w:tcPr>
            <w:tcW w:w="1701" w:type="dxa"/>
            <w:vAlign w:val="center"/>
          </w:tcPr>
          <w:p w14:paraId="3B8D0C37" w14:textId="680D88F3"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D1A5D1E" w14:textId="6A4BCFEE"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6645090E" w14:textId="77777777" w:rsidTr="00482ADD">
        <w:tc>
          <w:tcPr>
            <w:tcW w:w="1701" w:type="dxa"/>
            <w:vAlign w:val="center"/>
          </w:tcPr>
          <w:p w14:paraId="0B96858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88DE2DD" w14:textId="77777777" w:rsidR="005E268B" w:rsidRPr="00B474F8" w:rsidRDefault="005E268B" w:rsidP="00482ADD">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2CFDADB1" w14:textId="77777777" w:rsidTr="006030BD">
        <w:tc>
          <w:tcPr>
            <w:tcW w:w="1701" w:type="dxa"/>
            <w:vAlign w:val="center"/>
          </w:tcPr>
          <w:p w14:paraId="017956F3"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7095B3B" w14:textId="43125468"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NIL</w:t>
            </w:r>
          </w:p>
        </w:tc>
      </w:tr>
      <w:tr w:rsidR="005E268B" w:rsidRPr="00B474F8" w14:paraId="7E0BE57E" w14:textId="77777777" w:rsidTr="006030BD">
        <w:tc>
          <w:tcPr>
            <w:tcW w:w="1701" w:type="dxa"/>
            <w:vAlign w:val="center"/>
          </w:tcPr>
          <w:p w14:paraId="1AFD3AAE" w14:textId="5604F9DA"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245578E6" w14:textId="7A334614"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098427C6" w14:textId="77777777" w:rsidTr="006030BD">
        <w:tc>
          <w:tcPr>
            <w:tcW w:w="1701" w:type="dxa"/>
            <w:vAlign w:val="center"/>
          </w:tcPr>
          <w:p w14:paraId="29702017" w14:textId="15537C97"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4D8BDC02"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13CDDF3D" w14:textId="77777777" w:rsidTr="006030BD">
        <w:tc>
          <w:tcPr>
            <w:tcW w:w="1701" w:type="dxa"/>
            <w:vAlign w:val="center"/>
          </w:tcPr>
          <w:p w14:paraId="0A802F93" w14:textId="2FAEC0C3"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72ADE241" w14:textId="587BC848"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5E268B" w:rsidRPr="00B474F8" w14:paraId="0F0DE381" w14:textId="77777777" w:rsidTr="006030BD">
        <w:tc>
          <w:tcPr>
            <w:tcW w:w="1701" w:type="dxa"/>
            <w:vAlign w:val="center"/>
          </w:tcPr>
          <w:p w14:paraId="2DF691C0"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67423CC7"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732289D0"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3BE16F52" w14:textId="77777777" w:rsidTr="006030BD">
        <w:tc>
          <w:tcPr>
            <w:tcW w:w="1701" w:type="dxa"/>
            <w:vAlign w:val="center"/>
          </w:tcPr>
          <w:p w14:paraId="22DD97E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2A19D3D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71D936C1" w14:textId="77777777" w:rsidTr="006030BD">
        <w:tc>
          <w:tcPr>
            <w:tcW w:w="7584" w:type="dxa"/>
            <w:gridSpan w:val="5"/>
            <w:shd w:val="clear" w:color="auto" w:fill="FF6C2F"/>
          </w:tcPr>
          <w:p w14:paraId="527872CE" w14:textId="364D4DD4"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53"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VCS – SGN (FOR ATR)</w:t>
            </w:r>
          </w:p>
        </w:tc>
      </w:tr>
      <w:tr w:rsidR="005E268B" w:rsidRPr="00B474F8" w14:paraId="7D0FD345" w14:textId="77777777" w:rsidTr="006030BD">
        <w:tc>
          <w:tcPr>
            <w:tcW w:w="1701" w:type="dxa"/>
            <w:vMerge w:val="restart"/>
            <w:vAlign w:val="center"/>
          </w:tcPr>
          <w:p w14:paraId="351675DC"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39B45A8E"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5702C710"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VVCS</w:t>
            </w:r>
          </w:p>
        </w:tc>
        <w:tc>
          <w:tcPr>
            <w:tcW w:w="1560" w:type="dxa"/>
          </w:tcPr>
          <w:p w14:paraId="209B839C"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SGNVCS2511</w:t>
            </w:r>
          </w:p>
        </w:tc>
        <w:tc>
          <w:tcPr>
            <w:tcW w:w="2481" w:type="dxa"/>
          </w:tcPr>
          <w:p w14:paraId="0914C680"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VVTS</w:t>
            </w:r>
          </w:p>
        </w:tc>
      </w:tr>
      <w:tr w:rsidR="005E268B" w:rsidRPr="00B474F8" w14:paraId="350E2D32" w14:textId="77777777" w:rsidTr="006030BD">
        <w:tc>
          <w:tcPr>
            <w:tcW w:w="1701" w:type="dxa"/>
            <w:vMerge/>
            <w:vAlign w:val="center"/>
          </w:tcPr>
          <w:p w14:paraId="6328F5CD"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356A9D81"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VVCS</w:t>
            </w:r>
          </w:p>
        </w:tc>
        <w:tc>
          <w:tcPr>
            <w:tcW w:w="850" w:type="dxa"/>
          </w:tcPr>
          <w:p w14:paraId="56292425"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035C87D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VCSSGN1125</w:t>
            </w:r>
          </w:p>
        </w:tc>
        <w:tc>
          <w:tcPr>
            <w:tcW w:w="2481" w:type="dxa"/>
          </w:tcPr>
          <w:p w14:paraId="0FD337BE"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5E268B" w:rsidRPr="00B474F8" w14:paraId="53B51A42" w14:textId="77777777" w:rsidTr="006030BD">
        <w:tc>
          <w:tcPr>
            <w:tcW w:w="1701" w:type="dxa"/>
            <w:vAlign w:val="center"/>
          </w:tcPr>
          <w:p w14:paraId="0F6BAC1A" w14:textId="51EB0B2E"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30B610F3" w14:textId="4118CBB6"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7777D095" w14:textId="77777777" w:rsidTr="00966CBF">
        <w:tc>
          <w:tcPr>
            <w:tcW w:w="1701" w:type="dxa"/>
            <w:vAlign w:val="center"/>
          </w:tcPr>
          <w:p w14:paraId="7BE8A157"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26828011" w14:textId="77777777" w:rsidR="005E268B" w:rsidRPr="00B474F8" w:rsidRDefault="005E268B" w:rsidP="00966CB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6D423FAF" w14:textId="77777777" w:rsidTr="006030BD">
        <w:tc>
          <w:tcPr>
            <w:tcW w:w="1701" w:type="dxa"/>
            <w:vAlign w:val="center"/>
          </w:tcPr>
          <w:p w14:paraId="4A89DE1D"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261ACD49" w14:textId="19D87135"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NIL</w:t>
            </w:r>
          </w:p>
        </w:tc>
      </w:tr>
      <w:tr w:rsidR="005E268B" w:rsidRPr="00B474F8" w14:paraId="5F84819E" w14:textId="77777777" w:rsidTr="006030BD">
        <w:tc>
          <w:tcPr>
            <w:tcW w:w="1701" w:type="dxa"/>
            <w:vAlign w:val="center"/>
          </w:tcPr>
          <w:p w14:paraId="2192186F" w14:textId="38A1E1FC"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7053F254" w14:textId="54A49E57"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05D5ABAC" w14:textId="77777777" w:rsidTr="006030BD">
        <w:tc>
          <w:tcPr>
            <w:tcW w:w="1701" w:type="dxa"/>
            <w:vAlign w:val="center"/>
          </w:tcPr>
          <w:p w14:paraId="796D6309" w14:textId="1C4B59DC"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747D4BE6"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5D06E62D" w14:textId="77777777" w:rsidTr="006030BD">
        <w:tc>
          <w:tcPr>
            <w:tcW w:w="1701" w:type="dxa"/>
            <w:vAlign w:val="center"/>
          </w:tcPr>
          <w:p w14:paraId="3B61A562" w14:textId="70F9ED6B"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2C1281B6" w14:textId="4B20F2F3"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5E268B" w:rsidRPr="00B474F8" w14:paraId="77EC1E69" w14:textId="77777777" w:rsidTr="006030BD">
        <w:tc>
          <w:tcPr>
            <w:tcW w:w="1701" w:type="dxa"/>
            <w:vAlign w:val="center"/>
          </w:tcPr>
          <w:p w14:paraId="7127955C"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1699ED40"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2A2F696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5E275F76" w14:textId="77777777" w:rsidTr="006030BD">
        <w:tc>
          <w:tcPr>
            <w:tcW w:w="1701" w:type="dxa"/>
            <w:vAlign w:val="center"/>
          </w:tcPr>
          <w:p w14:paraId="38579B9B"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13F94DB9"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60924159" w14:textId="77777777" w:rsidTr="006030BD">
        <w:tc>
          <w:tcPr>
            <w:tcW w:w="7584" w:type="dxa"/>
            <w:gridSpan w:val="5"/>
            <w:shd w:val="clear" w:color="auto" w:fill="FF6C2F"/>
          </w:tcPr>
          <w:p w14:paraId="278626FB" w14:textId="772B8BAF" w:rsidR="005E268B" w:rsidRPr="00B474F8" w:rsidRDefault="005E268B" w:rsidP="000912F0">
            <w:pPr>
              <w:pStyle w:val="ListParagraph"/>
              <w:numPr>
                <w:ilvl w:val="0"/>
                <w:numId w:val="3"/>
              </w:numPr>
              <w:autoSpaceDE w:val="0"/>
              <w:autoSpaceDN w:val="0"/>
              <w:adjustRightInd w:val="0"/>
              <w:jc w:val="both"/>
              <w:rPr>
                <w:rFonts w:ascii="Arial" w:hAnsi="Arial" w:cs="Arial"/>
                <w:b/>
                <w:color w:val="000000" w:themeColor="text1"/>
                <w:sz w:val="18"/>
                <w:szCs w:val="18"/>
              </w:rPr>
              <w:pPrChange w:id="1354" w:author="Hoang Duc Thanh-OCC" w:date="2026-09-03T10:24:00Z">
                <w:pPr>
                  <w:pStyle w:val="ListParagraph"/>
                  <w:numPr>
                    <w:numId w:val="44"/>
                  </w:numPr>
                  <w:autoSpaceDE w:val="0"/>
                  <w:autoSpaceDN w:val="0"/>
                  <w:adjustRightInd w:val="0"/>
                  <w:ind w:hanging="360"/>
                  <w:jc w:val="both"/>
                </w:pPr>
              </w:pPrChange>
            </w:pPr>
            <w:r w:rsidRPr="00B474F8">
              <w:rPr>
                <w:rFonts w:ascii="Arial" w:hAnsi="Arial" w:cs="Arial"/>
                <w:b/>
                <w:color w:val="FFFFFF" w:themeColor="background1"/>
                <w:sz w:val="18"/>
                <w:szCs w:val="18"/>
              </w:rPr>
              <w:t>SGN – VKG – SGN (FOR ATR)</w:t>
            </w:r>
          </w:p>
        </w:tc>
      </w:tr>
      <w:tr w:rsidR="005E268B" w:rsidRPr="00B474F8" w14:paraId="0755DE44" w14:textId="77777777" w:rsidTr="006030BD">
        <w:tc>
          <w:tcPr>
            <w:tcW w:w="1701" w:type="dxa"/>
            <w:vMerge w:val="restart"/>
            <w:vAlign w:val="center"/>
          </w:tcPr>
          <w:p w14:paraId="65E1EF30"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27A1E7F2"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850" w:type="dxa"/>
          </w:tcPr>
          <w:p w14:paraId="094BEAC9"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VVRG</w:t>
            </w:r>
          </w:p>
        </w:tc>
        <w:tc>
          <w:tcPr>
            <w:tcW w:w="1560" w:type="dxa"/>
          </w:tcPr>
          <w:p w14:paraId="407AD984"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SGNVKG2526</w:t>
            </w:r>
          </w:p>
        </w:tc>
        <w:tc>
          <w:tcPr>
            <w:tcW w:w="2481" w:type="dxa"/>
          </w:tcPr>
          <w:p w14:paraId="43F77525"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VVCT, VVTS</w:t>
            </w:r>
          </w:p>
        </w:tc>
      </w:tr>
      <w:tr w:rsidR="005E268B" w:rsidRPr="00B474F8" w14:paraId="400CB4C0" w14:textId="77777777" w:rsidTr="006030BD">
        <w:tc>
          <w:tcPr>
            <w:tcW w:w="1701" w:type="dxa"/>
            <w:vMerge/>
            <w:vAlign w:val="center"/>
          </w:tcPr>
          <w:p w14:paraId="043C97AC" w14:textId="77777777" w:rsidR="005E268B" w:rsidRPr="00B474F8" w:rsidRDefault="005E268B" w:rsidP="005E268B">
            <w:pPr>
              <w:autoSpaceDE w:val="0"/>
              <w:autoSpaceDN w:val="0"/>
              <w:adjustRightInd w:val="0"/>
              <w:rPr>
                <w:rFonts w:ascii="Arial" w:hAnsi="Arial" w:cs="Arial"/>
                <w:color w:val="000000" w:themeColor="text1"/>
                <w:sz w:val="18"/>
                <w:szCs w:val="18"/>
              </w:rPr>
            </w:pPr>
          </w:p>
        </w:tc>
        <w:tc>
          <w:tcPr>
            <w:tcW w:w="992" w:type="dxa"/>
          </w:tcPr>
          <w:p w14:paraId="2393411B"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VVRG</w:t>
            </w:r>
          </w:p>
        </w:tc>
        <w:tc>
          <w:tcPr>
            <w:tcW w:w="850" w:type="dxa"/>
          </w:tcPr>
          <w:p w14:paraId="6335754F"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VVTS</w:t>
            </w:r>
          </w:p>
        </w:tc>
        <w:tc>
          <w:tcPr>
            <w:tcW w:w="1560" w:type="dxa"/>
          </w:tcPr>
          <w:p w14:paraId="14E24300" w14:textId="77777777" w:rsidR="005E268B" w:rsidRPr="00B474F8" w:rsidRDefault="005E268B" w:rsidP="005E268B">
            <w:pPr>
              <w:autoSpaceDE w:val="0"/>
              <w:autoSpaceDN w:val="0"/>
              <w:adjustRightInd w:val="0"/>
              <w:jc w:val="center"/>
              <w:rPr>
                <w:rFonts w:ascii="Arial" w:hAnsi="Arial" w:cs="Arial"/>
                <w:color w:val="000000" w:themeColor="text1"/>
                <w:sz w:val="18"/>
                <w:szCs w:val="18"/>
              </w:rPr>
            </w:pPr>
            <w:r w:rsidRPr="00B474F8">
              <w:rPr>
                <w:rFonts w:ascii="Arial" w:hAnsi="Arial" w:cs="Arial"/>
                <w:color w:val="000000" w:themeColor="text1"/>
                <w:sz w:val="18"/>
                <w:szCs w:val="18"/>
              </w:rPr>
              <w:t>VKGSGN2625</w:t>
            </w:r>
          </w:p>
        </w:tc>
        <w:tc>
          <w:tcPr>
            <w:tcW w:w="2481" w:type="dxa"/>
          </w:tcPr>
          <w:p w14:paraId="47310EAC"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VVCA, VVPQ, VVCR</w:t>
            </w:r>
          </w:p>
        </w:tc>
      </w:tr>
      <w:tr w:rsidR="005E268B" w:rsidRPr="00B474F8" w14:paraId="44F01FB4" w14:textId="77777777" w:rsidTr="006030BD">
        <w:tc>
          <w:tcPr>
            <w:tcW w:w="1701" w:type="dxa"/>
            <w:vAlign w:val="center"/>
          </w:tcPr>
          <w:p w14:paraId="5C6B989D" w14:textId="2F46F0B6"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Area Operation</w:t>
            </w:r>
          </w:p>
        </w:tc>
        <w:tc>
          <w:tcPr>
            <w:tcW w:w="5883" w:type="dxa"/>
            <w:gridSpan w:val="4"/>
          </w:tcPr>
          <w:p w14:paraId="26CA962E" w14:textId="4F8D464A"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MID/ASIA</w:t>
            </w:r>
          </w:p>
        </w:tc>
      </w:tr>
      <w:tr w:rsidR="005E268B" w:rsidRPr="00B474F8" w14:paraId="6A040EF6" w14:textId="77777777" w:rsidTr="00966CBF">
        <w:tc>
          <w:tcPr>
            <w:tcW w:w="1701" w:type="dxa"/>
            <w:vAlign w:val="center"/>
          </w:tcPr>
          <w:p w14:paraId="427F028A"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Preferred Enroute Alternate Airport</w:t>
            </w:r>
          </w:p>
        </w:tc>
        <w:tc>
          <w:tcPr>
            <w:tcW w:w="5883" w:type="dxa"/>
            <w:gridSpan w:val="4"/>
            <w:vAlign w:val="center"/>
          </w:tcPr>
          <w:p w14:paraId="1D914B57" w14:textId="77777777" w:rsidR="005E268B" w:rsidRPr="00B474F8" w:rsidRDefault="005E268B" w:rsidP="00966CBF">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059F831C" w14:textId="77777777" w:rsidTr="006030BD">
        <w:tc>
          <w:tcPr>
            <w:tcW w:w="1701" w:type="dxa"/>
            <w:vAlign w:val="center"/>
          </w:tcPr>
          <w:p w14:paraId="38BEE2B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RVSM</w:t>
            </w:r>
          </w:p>
        </w:tc>
        <w:tc>
          <w:tcPr>
            <w:tcW w:w="5883" w:type="dxa"/>
            <w:gridSpan w:val="4"/>
          </w:tcPr>
          <w:p w14:paraId="0E0C36D0" w14:textId="07E99EFE"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NIL</w:t>
            </w:r>
          </w:p>
        </w:tc>
      </w:tr>
      <w:tr w:rsidR="005E268B" w:rsidRPr="00B474F8" w14:paraId="11FC8EC1" w14:textId="77777777" w:rsidTr="006030BD">
        <w:tc>
          <w:tcPr>
            <w:tcW w:w="1701" w:type="dxa"/>
            <w:vAlign w:val="center"/>
          </w:tcPr>
          <w:p w14:paraId="53758FD4" w14:textId="5A08EDDE"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EDTO</w:t>
            </w:r>
          </w:p>
        </w:tc>
        <w:tc>
          <w:tcPr>
            <w:tcW w:w="5883" w:type="dxa"/>
            <w:gridSpan w:val="4"/>
          </w:tcPr>
          <w:p w14:paraId="1E5DDD39" w14:textId="2C67FD37"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sz w:val="18"/>
                <w:szCs w:val="18"/>
              </w:rPr>
              <w:t>Not-required</w:t>
            </w:r>
          </w:p>
        </w:tc>
      </w:tr>
      <w:tr w:rsidR="005E268B" w:rsidRPr="00B474F8" w14:paraId="66913BFF" w14:textId="77777777" w:rsidTr="006030BD">
        <w:tc>
          <w:tcPr>
            <w:tcW w:w="1701" w:type="dxa"/>
            <w:vAlign w:val="center"/>
          </w:tcPr>
          <w:p w14:paraId="20FD3AB0" w14:textId="058DA5B5" w:rsidR="005E268B" w:rsidRPr="00B474F8"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PBN</w:t>
            </w:r>
          </w:p>
        </w:tc>
        <w:tc>
          <w:tcPr>
            <w:tcW w:w="5883" w:type="dxa"/>
            <w:gridSpan w:val="4"/>
          </w:tcPr>
          <w:p w14:paraId="2DC12AB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r w:rsidR="005E268B" w:rsidRPr="00B474F8" w14:paraId="51EC57B6" w14:textId="77777777" w:rsidTr="006030BD">
        <w:tc>
          <w:tcPr>
            <w:tcW w:w="1701" w:type="dxa"/>
            <w:vAlign w:val="center"/>
          </w:tcPr>
          <w:p w14:paraId="5B5AE74F" w14:textId="7532E75F" w:rsidR="005E268B" w:rsidRDefault="005E268B" w:rsidP="005E268B">
            <w:pPr>
              <w:autoSpaceDE w:val="0"/>
              <w:autoSpaceDN w:val="0"/>
              <w:adjustRightInd w:val="0"/>
              <w:rPr>
                <w:rFonts w:ascii="Arial" w:hAnsi="Arial" w:cs="Arial"/>
                <w:color w:val="000000" w:themeColor="text1"/>
                <w:sz w:val="18"/>
                <w:szCs w:val="18"/>
              </w:rPr>
            </w:pPr>
            <w:r>
              <w:rPr>
                <w:rFonts w:ascii="Arial" w:hAnsi="Arial" w:cs="Arial"/>
                <w:color w:val="000000" w:themeColor="text1"/>
                <w:sz w:val="18"/>
                <w:szCs w:val="18"/>
              </w:rPr>
              <w:t>Datalink</w:t>
            </w:r>
          </w:p>
        </w:tc>
        <w:tc>
          <w:tcPr>
            <w:tcW w:w="5883" w:type="dxa"/>
            <w:gridSpan w:val="4"/>
          </w:tcPr>
          <w:p w14:paraId="4968BB75" w14:textId="6E0D471A" w:rsidR="005E268B" w:rsidRPr="00B474F8" w:rsidRDefault="005E268B" w:rsidP="005E268B">
            <w:pPr>
              <w:autoSpaceDE w:val="0"/>
              <w:autoSpaceDN w:val="0"/>
              <w:adjustRightInd w:val="0"/>
              <w:jc w:val="both"/>
              <w:rPr>
                <w:rFonts w:ascii="Arial" w:hAnsi="Arial" w:cs="Arial"/>
                <w:color w:val="000000" w:themeColor="text1"/>
                <w:sz w:val="18"/>
                <w:szCs w:val="18"/>
              </w:rPr>
            </w:pPr>
            <w:r>
              <w:rPr>
                <w:rFonts w:ascii="Arial" w:hAnsi="Arial" w:cs="Arial"/>
                <w:color w:val="000000" w:themeColor="text1"/>
                <w:sz w:val="18"/>
                <w:szCs w:val="18"/>
              </w:rPr>
              <w:t>ADS-B</w:t>
            </w:r>
          </w:p>
        </w:tc>
      </w:tr>
      <w:tr w:rsidR="005E268B" w:rsidRPr="00B474F8" w14:paraId="7D10DE5D" w14:textId="77777777" w:rsidTr="006030BD">
        <w:tc>
          <w:tcPr>
            <w:tcW w:w="1701" w:type="dxa"/>
            <w:vAlign w:val="center"/>
          </w:tcPr>
          <w:p w14:paraId="6CB78D56"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Flight level</w:t>
            </w:r>
          </w:p>
        </w:tc>
        <w:tc>
          <w:tcPr>
            <w:tcW w:w="5883" w:type="dxa"/>
            <w:gridSpan w:val="4"/>
          </w:tcPr>
          <w:p w14:paraId="58B60511"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MIN – MAX: GND – FL410</w:t>
            </w:r>
          </w:p>
          <w:p w14:paraId="59ED3B82"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bCs/>
                <w:color w:val="000000" w:themeColor="text1"/>
                <w:sz w:val="18"/>
                <w:szCs w:val="18"/>
              </w:rPr>
              <w:t>Remarks</w:t>
            </w:r>
            <w:r w:rsidRPr="00B474F8">
              <w:rPr>
                <w:rFonts w:ascii="Arial" w:hAnsi="Arial" w:cs="Arial"/>
                <w:color w:val="000000" w:themeColor="text1"/>
                <w:sz w:val="18"/>
                <w:szCs w:val="18"/>
              </w:rPr>
              <w:t>: Nil</w:t>
            </w:r>
          </w:p>
        </w:tc>
      </w:tr>
      <w:tr w:rsidR="005E268B" w:rsidRPr="00B474F8" w14:paraId="4C562EF9" w14:textId="77777777" w:rsidTr="006030BD">
        <w:tc>
          <w:tcPr>
            <w:tcW w:w="1701" w:type="dxa"/>
            <w:vAlign w:val="center"/>
          </w:tcPr>
          <w:p w14:paraId="0B2F8475" w14:textId="77777777" w:rsidR="005E268B" w:rsidRPr="00B474F8" w:rsidRDefault="005E268B" w:rsidP="005E268B">
            <w:pPr>
              <w:autoSpaceDE w:val="0"/>
              <w:autoSpaceDN w:val="0"/>
              <w:adjustRightInd w:val="0"/>
              <w:rPr>
                <w:rFonts w:ascii="Arial" w:hAnsi="Arial" w:cs="Arial"/>
                <w:color w:val="000000" w:themeColor="text1"/>
                <w:sz w:val="18"/>
                <w:szCs w:val="18"/>
              </w:rPr>
            </w:pPr>
            <w:r w:rsidRPr="00B474F8">
              <w:rPr>
                <w:rFonts w:ascii="Arial" w:hAnsi="Arial" w:cs="Arial"/>
                <w:color w:val="000000" w:themeColor="text1"/>
                <w:sz w:val="18"/>
                <w:szCs w:val="18"/>
              </w:rPr>
              <w:t>Restriction</w:t>
            </w:r>
          </w:p>
        </w:tc>
        <w:tc>
          <w:tcPr>
            <w:tcW w:w="5883" w:type="dxa"/>
            <w:gridSpan w:val="4"/>
          </w:tcPr>
          <w:p w14:paraId="38F93AEC" w14:textId="77777777" w:rsidR="005E268B" w:rsidRPr="00B474F8" w:rsidRDefault="005E268B" w:rsidP="005E268B">
            <w:pPr>
              <w:autoSpaceDE w:val="0"/>
              <w:autoSpaceDN w:val="0"/>
              <w:adjustRightInd w:val="0"/>
              <w:jc w:val="both"/>
              <w:rPr>
                <w:rFonts w:ascii="Arial" w:hAnsi="Arial" w:cs="Arial"/>
                <w:color w:val="000000" w:themeColor="text1"/>
                <w:sz w:val="18"/>
                <w:szCs w:val="18"/>
              </w:rPr>
            </w:pPr>
            <w:r w:rsidRPr="00B474F8">
              <w:rPr>
                <w:rFonts w:ascii="Arial" w:hAnsi="Arial" w:cs="Arial"/>
                <w:color w:val="000000" w:themeColor="text1"/>
                <w:sz w:val="18"/>
                <w:szCs w:val="18"/>
              </w:rPr>
              <w:t>NIL</w:t>
            </w:r>
          </w:p>
        </w:tc>
      </w:tr>
    </w:tbl>
    <w:p w14:paraId="2154EBFD" w14:textId="77777777" w:rsidR="00E9155A" w:rsidRPr="00B474F8" w:rsidRDefault="00E9155A" w:rsidP="000912F0">
      <w:pPr>
        <w:pStyle w:val="ListParagraph"/>
        <w:numPr>
          <w:ilvl w:val="0"/>
          <w:numId w:val="3"/>
        </w:numPr>
        <w:autoSpaceDE w:val="0"/>
        <w:autoSpaceDN w:val="0"/>
        <w:adjustRightInd w:val="0"/>
        <w:jc w:val="both"/>
        <w:rPr>
          <w:sz w:val="18"/>
          <w:szCs w:val="18"/>
        </w:rPr>
        <w:pPrChange w:id="1355" w:author="Hoang Duc Thanh-OCC" w:date="2026-09-03T10:24:00Z">
          <w:pPr>
            <w:pStyle w:val="ListParagraph"/>
            <w:numPr>
              <w:numId w:val="44"/>
            </w:numPr>
            <w:autoSpaceDE w:val="0"/>
            <w:autoSpaceDN w:val="0"/>
            <w:adjustRightInd w:val="0"/>
            <w:ind w:hanging="360"/>
            <w:jc w:val="both"/>
          </w:pPr>
        </w:pPrChange>
      </w:pPr>
    </w:p>
    <w:p w14:paraId="481799A0" w14:textId="587CC382" w:rsidR="00B474F8" w:rsidRDefault="00D90E6D" w:rsidP="00521417">
      <w:pPr>
        <w:autoSpaceDE w:val="0"/>
        <w:autoSpaceDN w:val="0"/>
        <w:adjustRightInd w:val="0"/>
        <w:jc w:val="both"/>
        <w:rPr>
          <w:rFonts w:ascii="Arial" w:hAnsi="Arial" w:cs="Arial"/>
          <w:b/>
          <w:i/>
          <w:color w:val="2E74B5" w:themeColor="accent5" w:themeShade="BF"/>
          <w:sz w:val="18"/>
          <w:szCs w:val="18"/>
        </w:rPr>
      </w:pPr>
      <w:r w:rsidRPr="00B474F8">
        <w:rPr>
          <w:rFonts w:ascii="Arial" w:hAnsi="Arial" w:cs="Arial"/>
          <w:b/>
          <w:i/>
          <w:color w:val="2E74B5" w:themeColor="accent5" w:themeShade="BF"/>
          <w:sz w:val="18"/>
          <w:szCs w:val="18"/>
        </w:rPr>
        <w:t xml:space="preserve"> </w:t>
      </w:r>
    </w:p>
    <w:p w14:paraId="72A818FA" w14:textId="77777777" w:rsidR="00B474F8" w:rsidRDefault="00B474F8">
      <w:pPr>
        <w:spacing w:after="160" w:line="259" w:lineRule="auto"/>
        <w:rPr>
          <w:rFonts w:ascii="Arial" w:hAnsi="Arial" w:cs="Arial"/>
          <w:b/>
          <w:i/>
          <w:color w:val="2E74B5" w:themeColor="accent5" w:themeShade="BF"/>
          <w:sz w:val="18"/>
          <w:szCs w:val="18"/>
        </w:rPr>
        <w:sectPr w:rsidR="00B474F8" w:rsidSect="00B474F8">
          <w:headerReference w:type="first" r:id="rId12"/>
          <w:type w:val="continuous"/>
          <w:pgSz w:w="8959" w:h="11907" w:code="1"/>
          <w:pgMar w:top="284" w:right="284" w:bottom="244" w:left="284" w:header="284" w:footer="113" w:gutter="0"/>
          <w:pgNumType w:start="1"/>
          <w:cols w:space="720"/>
          <w:titlePg/>
          <w:docGrid w:linePitch="360"/>
        </w:sectPr>
      </w:pPr>
      <w:r>
        <w:rPr>
          <w:rFonts w:ascii="Arial" w:hAnsi="Arial" w:cs="Arial"/>
          <w:b/>
          <w:i/>
          <w:color w:val="2E74B5" w:themeColor="accent5" w:themeShade="BF"/>
          <w:sz w:val="18"/>
          <w:szCs w:val="18"/>
        </w:rPr>
        <w:br w:type="page"/>
      </w:r>
    </w:p>
    <w:p w14:paraId="5ED724B3" w14:textId="26260F8C" w:rsidR="00401A25" w:rsidRPr="00B474F8" w:rsidRDefault="00401A25" w:rsidP="00B474F8">
      <w:pPr>
        <w:pStyle w:val="Heading1"/>
        <w:spacing w:before="54"/>
        <w:ind w:left="425" w:right="454"/>
        <w:rPr>
          <w:rFonts w:ascii="Arial" w:hAnsi="Arial" w:cs="Arial"/>
          <w:b/>
          <w:color w:val="000000" w:themeColor="text1"/>
          <w:sz w:val="18"/>
          <w:szCs w:val="18"/>
        </w:rPr>
      </w:pPr>
      <w:bookmarkStart w:id="1356" w:name="_Toc184886236"/>
      <w:r w:rsidRPr="00B474F8">
        <w:rPr>
          <w:rFonts w:ascii="Arial" w:hAnsi="Arial" w:cs="Arial"/>
          <w:b/>
          <w:color w:val="000000" w:themeColor="text1"/>
          <w:sz w:val="18"/>
          <w:szCs w:val="18"/>
        </w:rPr>
        <w:t>3.</w:t>
      </w:r>
      <w:r w:rsidR="0063237F" w:rsidRPr="00B474F8">
        <w:rPr>
          <w:rFonts w:ascii="Arial" w:hAnsi="Arial" w:cs="Arial"/>
          <w:b/>
          <w:color w:val="000000" w:themeColor="text1"/>
          <w:sz w:val="18"/>
          <w:szCs w:val="18"/>
        </w:rPr>
        <w:t>4</w:t>
      </w:r>
      <w:r w:rsidRPr="00B474F8">
        <w:rPr>
          <w:rFonts w:ascii="Arial" w:hAnsi="Arial" w:cs="Arial"/>
          <w:b/>
          <w:color w:val="000000" w:themeColor="text1"/>
          <w:sz w:val="18"/>
          <w:szCs w:val="18"/>
        </w:rPr>
        <w:t xml:space="preserve"> POSITION FIXING, REPORTS AND WAYPOINTS</w:t>
      </w:r>
      <w:bookmarkEnd w:id="1356"/>
      <w:r w:rsidRPr="00B474F8">
        <w:rPr>
          <w:rFonts w:ascii="Arial" w:hAnsi="Arial" w:cs="Arial"/>
          <w:b/>
          <w:color w:val="000000" w:themeColor="text1"/>
          <w:sz w:val="18"/>
          <w:szCs w:val="18"/>
        </w:rPr>
        <w:t xml:space="preserve"> </w:t>
      </w:r>
    </w:p>
    <w:p w14:paraId="7EA7D3BF" w14:textId="77777777" w:rsidR="00401A25" w:rsidRPr="00B474F8" w:rsidRDefault="00401A25" w:rsidP="00B474F8">
      <w:pPr>
        <w:autoSpaceDE w:val="0"/>
        <w:autoSpaceDN w:val="0"/>
        <w:adjustRightInd w:val="0"/>
        <w:spacing w:before="54"/>
        <w:ind w:left="425" w:right="454" w:firstLine="720"/>
        <w:jc w:val="both"/>
        <w:rPr>
          <w:rFonts w:ascii="Arial" w:hAnsi="Arial" w:cs="Arial"/>
          <w:color w:val="000000" w:themeColor="text1"/>
          <w:sz w:val="18"/>
          <w:szCs w:val="18"/>
        </w:rPr>
      </w:pPr>
      <w:r w:rsidRPr="00B474F8">
        <w:rPr>
          <w:rFonts w:ascii="Arial" w:hAnsi="Arial" w:cs="Arial"/>
          <w:color w:val="000000" w:themeColor="text1"/>
          <w:sz w:val="18"/>
          <w:szCs w:val="18"/>
        </w:rPr>
        <w:t>Except where operational considerations dictate otherwise, reporting points should be located at intervals of 5 degrees of latitude or longitude, depending if the route is predominantly north-south or east-west.</w:t>
      </w:r>
    </w:p>
    <w:p w14:paraId="077335BC" w14:textId="77777777" w:rsidR="00401A25" w:rsidRPr="00B474F8" w:rsidRDefault="00401A25" w:rsidP="00B474F8">
      <w:pPr>
        <w:autoSpaceDE w:val="0"/>
        <w:autoSpaceDN w:val="0"/>
        <w:adjustRightInd w:val="0"/>
        <w:spacing w:before="54"/>
        <w:ind w:left="425" w:right="454" w:firstLine="720"/>
        <w:jc w:val="both"/>
        <w:rPr>
          <w:rFonts w:ascii="Arial" w:hAnsi="Arial" w:cs="Arial"/>
          <w:color w:val="000000" w:themeColor="text1"/>
          <w:sz w:val="18"/>
          <w:szCs w:val="18"/>
        </w:rPr>
      </w:pPr>
      <w:r w:rsidRPr="00B474F8">
        <w:rPr>
          <w:rFonts w:ascii="Arial" w:hAnsi="Arial" w:cs="Arial"/>
          <w:color w:val="000000" w:themeColor="text1"/>
          <w:sz w:val="18"/>
          <w:szCs w:val="18"/>
        </w:rPr>
        <w:t>ACFT traversing 10 degrees of latitude or longitude in 1 HR 20 MIN or less should normally be required to report only at 10-degree intervals. Slower ACFT should normally be required to report at 5-degree intervals.</w:t>
      </w:r>
    </w:p>
    <w:p w14:paraId="13303459" w14:textId="6B65969B" w:rsidR="00AD270E" w:rsidRPr="00B474F8" w:rsidRDefault="00AD270E" w:rsidP="00B474F8">
      <w:pPr>
        <w:autoSpaceDE w:val="0"/>
        <w:autoSpaceDN w:val="0"/>
        <w:adjustRightInd w:val="0"/>
        <w:spacing w:before="54"/>
        <w:ind w:left="425" w:right="454" w:firstLine="720"/>
        <w:jc w:val="both"/>
        <w:rPr>
          <w:rFonts w:ascii="Arial" w:hAnsi="Arial" w:cs="Arial"/>
          <w:color w:val="000000" w:themeColor="text1"/>
          <w:sz w:val="18"/>
          <w:szCs w:val="18"/>
        </w:rPr>
      </w:pPr>
      <w:r w:rsidRPr="00B474F8">
        <w:rPr>
          <w:rFonts w:ascii="Arial" w:hAnsi="Arial" w:cs="Arial"/>
          <w:color w:val="000000" w:themeColor="text1"/>
          <w:sz w:val="18"/>
          <w:szCs w:val="18"/>
        </w:rPr>
        <w:t>Normal position reporting procedures should be continued at all times, regardless of any action taken to initiate or acknowledge a traffic information broadcast.</w:t>
      </w:r>
    </w:p>
    <w:p w14:paraId="6C182E0B" w14:textId="69FBE48A" w:rsidR="00AD270E" w:rsidRPr="00B474F8" w:rsidRDefault="008B2A0F" w:rsidP="00B474F8">
      <w:pPr>
        <w:autoSpaceDE w:val="0"/>
        <w:autoSpaceDN w:val="0"/>
        <w:adjustRightInd w:val="0"/>
        <w:spacing w:before="54"/>
        <w:ind w:left="425" w:right="454" w:firstLine="720"/>
        <w:jc w:val="both"/>
        <w:rPr>
          <w:rFonts w:ascii="Arial" w:hAnsi="Arial" w:cs="Arial"/>
          <w:color w:val="000000" w:themeColor="text1"/>
          <w:sz w:val="18"/>
          <w:szCs w:val="18"/>
        </w:rPr>
      </w:pPr>
      <w:r w:rsidRPr="00B474F8">
        <w:rPr>
          <w:rFonts w:ascii="Arial" w:hAnsi="Arial" w:cs="Arial"/>
          <w:color w:val="000000" w:themeColor="text1"/>
          <w:sz w:val="18"/>
          <w:szCs w:val="18"/>
        </w:rPr>
        <w:t xml:space="preserve">- </w:t>
      </w:r>
      <w:r w:rsidR="00AD270E" w:rsidRPr="00B474F8">
        <w:rPr>
          <w:rFonts w:ascii="Arial" w:hAnsi="Arial" w:cs="Arial"/>
          <w:color w:val="000000" w:themeColor="text1"/>
          <w:sz w:val="18"/>
          <w:szCs w:val="18"/>
        </w:rPr>
        <w:t>In Australian FIR a position report must be made on the next CTA/FIA frequency 15 minutes prior to leaving the airspace in which TIBA procedures apply to obtain onwards clearance.</w:t>
      </w:r>
    </w:p>
    <w:p w14:paraId="69E11DC6" w14:textId="4DB71E25" w:rsidR="00401A25" w:rsidRPr="00B474F8" w:rsidRDefault="008B2A0F" w:rsidP="00B474F8">
      <w:pPr>
        <w:autoSpaceDE w:val="0"/>
        <w:autoSpaceDN w:val="0"/>
        <w:adjustRightInd w:val="0"/>
        <w:spacing w:before="54"/>
        <w:ind w:left="425" w:right="454" w:firstLine="720"/>
        <w:jc w:val="both"/>
        <w:rPr>
          <w:rFonts w:ascii="Arial" w:hAnsi="Arial" w:cs="Arial"/>
          <w:color w:val="000000" w:themeColor="text1"/>
          <w:sz w:val="18"/>
          <w:szCs w:val="18"/>
        </w:rPr>
      </w:pPr>
      <w:r w:rsidRPr="00B474F8">
        <w:rPr>
          <w:rFonts w:ascii="Arial" w:hAnsi="Arial" w:cs="Arial"/>
          <w:color w:val="000000" w:themeColor="text1"/>
          <w:sz w:val="18"/>
          <w:szCs w:val="18"/>
        </w:rPr>
        <w:t xml:space="preserve">- </w:t>
      </w:r>
      <w:r w:rsidR="00401A25" w:rsidRPr="00B474F8">
        <w:rPr>
          <w:rFonts w:ascii="Arial" w:hAnsi="Arial" w:cs="Arial"/>
          <w:color w:val="000000" w:themeColor="text1"/>
          <w:sz w:val="18"/>
          <w:szCs w:val="18"/>
        </w:rPr>
        <w:t xml:space="preserve">Within the Fukuoka (excluding the area west of a line </w:t>
      </w:r>
      <w:r w:rsidR="003C11FE" w:rsidRPr="00B474F8">
        <w:rPr>
          <w:rFonts w:ascii="Arial" w:hAnsi="Arial" w:cs="Arial"/>
          <w:color w:val="000000" w:themeColor="text1"/>
          <w:sz w:val="18"/>
          <w:szCs w:val="18"/>
        </w:rPr>
        <w:t xml:space="preserve">100 </w:t>
      </w:r>
      <w:r w:rsidR="00401A25" w:rsidRPr="00B474F8">
        <w:rPr>
          <w:rFonts w:ascii="Arial" w:hAnsi="Arial" w:cs="Arial"/>
          <w:color w:val="000000" w:themeColor="text1"/>
          <w:sz w:val="18"/>
          <w:szCs w:val="18"/>
        </w:rPr>
        <w:t>NM seaward from the eastern coastline of Japan), Incheon, Manila (East of the Philippines) and Taipei FlR</w:t>
      </w:r>
      <w:r w:rsidR="00D80BB0" w:rsidRPr="00B474F8">
        <w:rPr>
          <w:rFonts w:ascii="Arial" w:hAnsi="Arial" w:cs="Arial"/>
          <w:color w:val="000000" w:themeColor="text1"/>
          <w:sz w:val="18"/>
          <w:szCs w:val="18"/>
        </w:rPr>
        <w:t>s</w:t>
      </w:r>
      <w:r w:rsidR="00401A25" w:rsidRPr="00B474F8">
        <w:rPr>
          <w:rFonts w:ascii="Arial" w:hAnsi="Arial" w:cs="Arial"/>
          <w:color w:val="000000" w:themeColor="text1"/>
          <w:sz w:val="18"/>
          <w:szCs w:val="18"/>
        </w:rPr>
        <w:t>, flights shall provide position reports.</w:t>
      </w:r>
    </w:p>
    <w:p w14:paraId="7C4022C5" w14:textId="77777777" w:rsidR="00401A25" w:rsidRPr="00B474F8" w:rsidRDefault="00401A25" w:rsidP="00B474F8">
      <w:pPr>
        <w:autoSpaceDE w:val="0"/>
        <w:autoSpaceDN w:val="0"/>
        <w:adjustRightInd w:val="0"/>
        <w:spacing w:before="54"/>
        <w:ind w:left="425" w:right="454" w:firstLine="720"/>
        <w:jc w:val="both"/>
        <w:rPr>
          <w:rFonts w:ascii="Arial" w:hAnsi="Arial" w:cs="Arial"/>
          <w:color w:val="000000" w:themeColor="text1"/>
          <w:sz w:val="18"/>
          <w:szCs w:val="18"/>
        </w:rPr>
      </w:pPr>
      <w:r w:rsidRPr="00B474F8">
        <w:rPr>
          <w:rFonts w:ascii="Arial" w:hAnsi="Arial" w:cs="Arial"/>
          <w:color w:val="000000" w:themeColor="text1"/>
          <w:sz w:val="18"/>
          <w:szCs w:val="18"/>
        </w:rPr>
        <w:t>The position of the ACFT shall be transmitted in reference to a reporting point name, name-code designator or, if not named:</w:t>
      </w:r>
    </w:p>
    <w:p w14:paraId="4382EAB5" w14:textId="2DB6BF26" w:rsidR="00401A25" w:rsidRPr="00B474F8" w:rsidRDefault="00401A25" w:rsidP="00B474F8">
      <w:pPr>
        <w:pStyle w:val="ListParagraph"/>
        <w:numPr>
          <w:ilvl w:val="0"/>
          <w:numId w:val="7"/>
        </w:numPr>
        <w:autoSpaceDE w:val="0"/>
        <w:autoSpaceDN w:val="0"/>
        <w:adjustRightInd w:val="0"/>
        <w:spacing w:before="54"/>
        <w:ind w:right="454"/>
        <w:jc w:val="both"/>
        <w:rPr>
          <w:rFonts w:ascii="Arial" w:hAnsi="Arial" w:cs="Arial"/>
          <w:color w:val="000000" w:themeColor="text1"/>
          <w:sz w:val="18"/>
          <w:szCs w:val="18"/>
        </w:rPr>
      </w:pPr>
      <w:r w:rsidRPr="00B474F8">
        <w:rPr>
          <w:rFonts w:ascii="Arial" w:hAnsi="Arial" w:cs="Arial"/>
          <w:color w:val="000000" w:themeColor="text1"/>
          <w:sz w:val="18"/>
          <w:szCs w:val="18"/>
        </w:rPr>
        <w:t>for flights operating in a predominantly east-west direction:</w:t>
      </w:r>
    </w:p>
    <w:p w14:paraId="1073076F" w14:textId="77777777" w:rsidR="00401A25" w:rsidRPr="00B474F8" w:rsidRDefault="00401A25" w:rsidP="00B474F8">
      <w:pPr>
        <w:pStyle w:val="ListParagraph"/>
        <w:numPr>
          <w:ilvl w:val="0"/>
          <w:numId w:val="6"/>
        </w:numPr>
        <w:autoSpaceDE w:val="0"/>
        <w:autoSpaceDN w:val="0"/>
        <w:adjustRightInd w:val="0"/>
        <w:spacing w:before="54"/>
        <w:ind w:right="454"/>
        <w:jc w:val="both"/>
        <w:rPr>
          <w:rFonts w:ascii="Arial" w:hAnsi="Arial" w:cs="Arial"/>
          <w:color w:val="000000" w:themeColor="text1"/>
          <w:sz w:val="18"/>
          <w:szCs w:val="18"/>
        </w:rPr>
      </w:pPr>
      <w:r w:rsidRPr="00B474F8">
        <w:rPr>
          <w:rFonts w:ascii="Arial" w:hAnsi="Arial" w:cs="Arial"/>
          <w:color w:val="000000" w:themeColor="text1"/>
          <w:sz w:val="18"/>
          <w:szCs w:val="18"/>
        </w:rPr>
        <w:t>latitude in degrees and minutes; and</w:t>
      </w:r>
    </w:p>
    <w:p w14:paraId="27F0F375" w14:textId="77777777" w:rsidR="00401A25" w:rsidRPr="00B474F8" w:rsidRDefault="002F5D5E" w:rsidP="00B474F8">
      <w:pPr>
        <w:pStyle w:val="ListParagraph"/>
        <w:numPr>
          <w:ilvl w:val="0"/>
          <w:numId w:val="6"/>
        </w:numPr>
        <w:autoSpaceDE w:val="0"/>
        <w:autoSpaceDN w:val="0"/>
        <w:adjustRightInd w:val="0"/>
        <w:spacing w:before="54"/>
        <w:ind w:right="454"/>
        <w:jc w:val="both"/>
        <w:rPr>
          <w:rFonts w:ascii="Arial" w:hAnsi="Arial" w:cs="Arial"/>
          <w:color w:val="000000" w:themeColor="text1"/>
          <w:sz w:val="18"/>
          <w:szCs w:val="18"/>
        </w:rPr>
      </w:pPr>
      <w:r w:rsidRPr="00B474F8">
        <w:rPr>
          <w:rFonts w:ascii="Arial" w:hAnsi="Arial" w:cs="Arial"/>
          <w:color w:val="000000" w:themeColor="text1"/>
          <w:sz w:val="18"/>
          <w:szCs w:val="18"/>
        </w:rPr>
        <w:t>l</w:t>
      </w:r>
      <w:r w:rsidR="00401A25" w:rsidRPr="00B474F8">
        <w:rPr>
          <w:rFonts w:ascii="Arial" w:hAnsi="Arial" w:cs="Arial"/>
          <w:color w:val="000000" w:themeColor="text1"/>
          <w:sz w:val="18"/>
          <w:szCs w:val="18"/>
        </w:rPr>
        <w:t>ongitude in degrees only;</w:t>
      </w:r>
    </w:p>
    <w:p w14:paraId="61B8A9F1" w14:textId="77777777" w:rsidR="00401A25" w:rsidRPr="00B474F8" w:rsidRDefault="00401A25" w:rsidP="00B474F8">
      <w:pPr>
        <w:pStyle w:val="ListParagraph"/>
        <w:numPr>
          <w:ilvl w:val="0"/>
          <w:numId w:val="7"/>
        </w:numPr>
        <w:autoSpaceDE w:val="0"/>
        <w:autoSpaceDN w:val="0"/>
        <w:adjustRightInd w:val="0"/>
        <w:spacing w:before="54"/>
        <w:ind w:right="454"/>
        <w:jc w:val="both"/>
        <w:rPr>
          <w:rFonts w:ascii="Arial" w:hAnsi="Arial" w:cs="Arial"/>
          <w:color w:val="000000" w:themeColor="text1"/>
          <w:sz w:val="18"/>
          <w:szCs w:val="18"/>
        </w:rPr>
      </w:pPr>
      <w:r w:rsidRPr="00B474F8">
        <w:rPr>
          <w:rFonts w:ascii="Arial" w:hAnsi="Arial" w:cs="Arial"/>
          <w:color w:val="000000" w:themeColor="text1"/>
          <w:sz w:val="18"/>
          <w:szCs w:val="18"/>
        </w:rPr>
        <w:t>for flights operating in predominantly north-south direction:</w:t>
      </w:r>
    </w:p>
    <w:p w14:paraId="045C659C" w14:textId="77777777" w:rsidR="00401A25" w:rsidRPr="00B474F8" w:rsidRDefault="00401A25" w:rsidP="00B474F8">
      <w:pPr>
        <w:pStyle w:val="ListParagraph"/>
        <w:numPr>
          <w:ilvl w:val="0"/>
          <w:numId w:val="8"/>
        </w:numPr>
        <w:autoSpaceDE w:val="0"/>
        <w:autoSpaceDN w:val="0"/>
        <w:adjustRightInd w:val="0"/>
        <w:spacing w:before="54"/>
        <w:ind w:right="454"/>
        <w:jc w:val="both"/>
        <w:rPr>
          <w:rFonts w:ascii="Arial" w:hAnsi="Arial" w:cs="Arial"/>
          <w:color w:val="000000" w:themeColor="text1"/>
          <w:sz w:val="18"/>
          <w:szCs w:val="18"/>
        </w:rPr>
      </w:pPr>
      <w:r w:rsidRPr="00B474F8">
        <w:rPr>
          <w:rFonts w:ascii="Arial" w:hAnsi="Arial" w:cs="Arial"/>
          <w:color w:val="000000" w:themeColor="text1"/>
          <w:sz w:val="18"/>
          <w:szCs w:val="18"/>
        </w:rPr>
        <w:t>latitude in degrees only; and</w:t>
      </w:r>
    </w:p>
    <w:p w14:paraId="67B2CA17" w14:textId="77777777" w:rsidR="00401A25" w:rsidRPr="00B474F8" w:rsidRDefault="00401A25" w:rsidP="00B474F8">
      <w:pPr>
        <w:pStyle w:val="ListParagraph"/>
        <w:numPr>
          <w:ilvl w:val="0"/>
          <w:numId w:val="8"/>
        </w:numPr>
        <w:autoSpaceDE w:val="0"/>
        <w:autoSpaceDN w:val="0"/>
        <w:adjustRightInd w:val="0"/>
        <w:spacing w:before="54"/>
        <w:ind w:right="454"/>
        <w:jc w:val="both"/>
        <w:rPr>
          <w:rFonts w:ascii="Arial" w:hAnsi="Arial" w:cs="Arial"/>
          <w:color w:val="000000" w:themeColor="text1"/>
          <w:sz w:val="18"/>
          <w:szCs w:val="18"/>
        </w:rPr>
      </w:pPr>
      <w:r w:rsidRPr="00B474F8">
        <w:rPr>
          <w:rFonts w:ascii="Arial" w:hAnsi="Arial" w:cs="Arial"/>
          <w:color w:val="000000" w:themeColor="text1"/>
          <w:sz w:val="18"/>
          <w:szCs w:val="18"/>
        </w:rPr>
        <w:t>longitude in degrees and minutes.</w:t>
      </w:r>
    </w:p>
    <w:p w14:paraId="50FFCBF1" w14:textId="77777777" w:rsidR="00401A25" w:rsidRPr="00B474F8" w:rsidRDefault="00401A25" w:rsidP="00B474F8">
      <w:pPr>
        <w:autoSpaceDE w:val="0"/>
        <w:autoSpaceDN w:val="0"/>
        <w:adjustRightInd w:val="0"/>
        <w:spacing w:before="54"/>
        <w:ind w:left="425" w:right="454" w:firstLine="720"/>
        <w:jc w:val="both"/>
        <w:rPr>
          <w:rFonts w:ascii="Arial" w:hAnsi="Arial" w:cs="Arial"/>
          <w:color w:val="000000" w:themeColor="text1"/>
          <w:sz w:val="18"/>
          <w:szCs w:val="18"/>
        </w:rPr>
      </w:pPr>
      <w:r w:rsidRPr="00B474F8">
        <w:rPr>
          <w:rFonts w:ascii="Arial" w:hAnsi="Arial" w:cs="Arial"/>
          <w:color w:val="000000" w:themeColor="text1"/>
          <w:sz w:val="18"/>
          <w:szCs w:val="18"/>
        </w:rPr>
        <w:t>The time at which the ACFT is over the reporting point shall be transmitted in four digits, giving both the hour and the minutes. Estimated time over next position shall be expressed in four digits.</w:t>
      </w:r>
    </w:p>
    <w:p w14:paraId="33D11314" w14:textId="102CE6D9" w:rsidR="002A4082" w:rsidRPr="00B474F8" w:rsidRDefault="006F59E5" w:rsidP="00B474F8">
      <w:pPr>
        <w:pStyle w:val="Heading1"/>
        <w:spacing w:before="54"/>
        <w:ind w:left="425" w:right="454"/>
        <w:rPr>
          <w:rFonts w:ascii="Arial" w:hAnsi="Arial" w:cs="Arial"/>
          <w:b/>
          <w:color w:val="000000" w:themeColor="text1"/>
          <w:sz w:val="18"/>
          <w:szCs w:val="18"/>
        </w:rPr>
      </w:pPr>
      <w:bookmarkStart w:id="1357" w:name="_Toc184886237"/>
      <w:r>
        <w:rPr>
          <w:rFonts w:ascii="Arial" w:hAnsi="Arial" w:cs="Arial"/>
          <w:b/>
          <w:color w:val="000000" w:themeColor="text1"/>
          <w:sz w:val="18"/>
          <w:szCs w:val="18"/>
        </w:rPr>
        <w:br w:type="column"/>
      </w:r>
      <w:r w:rsidR="002A4082" w:rsidRPr="00B474F8">
        <w:rPr>
          <w:rFonts w:ascii="Arial" w:hAnsi="Arial" w:cs="Arial"/>
          <w:b/>
          <w:color w:val="000000" w:themeColor="text1"/>
          <w:sz w:val="18"/>
          <w:szCs w:val="18"/>
        </w:rPr>
        <w:t>3.</w:t>
      </w:r>
      <w:r w:rsidR="00010C87" w:rsidRPr="00B474F8">
        <w:rPr>
          <w:rFonts w:ascii="Arial" w:hAnsi="Arial" w:cs="Arial"/>
          <w:b/>
          <w:color w:val="000000" w:themeColor="text1"/>
          <w:sz w:val="18"/>
          <w:szCs w:val="18"/>
        </w:rPr>
        <w:t>5</w:t>
      </w:r>
      <w:r w:rsidR="002A4082" w:rsidRPr="00B474F8">
        <w:rPr>
          <w:rFonts w:ascii="Arial" w:hAnsi="Arial" w:cs="Arial"/>
          <w:b/>
          <w:color w:val="000000" w:themeColor="text1"/>
          <w:sz w:val="18"/>
          <w:szCs w:val="18"/>
        </w:rPr>
        <w:t xml:space="preserve"> </w:t>
      </w:r>
      <w:r w:rsidR="00010C87" w:rsidRPr="00B474F8">
        <w:rPr>
          <w:rFonts w:ascii="Arial" w:hAnsi="Arial" w:cs="Arial"/>
          <w:b/>
          <w:color w:val="000000" w:themeColor="text1"/>
          <w:sz w:val="18"/>
          <w:szCs w:val="18"/>
        </w:rPr>
        <w:t>ENROUTE CHARTS</w:t>
      </w:r>
      <w:bookmarkEnd w:id="1357"/>
      <w:r w:rsidR="002A4082" w:rsidRPr="00B474F8">
        <w:rPr>
          <w:rFonts w:ascii="Arial" w:hAnsi="Arial" w:cs="Arial"/>
          <w:b/>
          <w:color w:val="000000" w:themeColor="text1"/>
          <w:sz w:val="18"/>
          <w:szCs w:val="18"/>
        </w:rPr>
        <w:t xml:space="preserve"> </w:t>
      </w:r>
    </w:p>
    <w:p w14:paraId="28C7FDD8" w14:textId="49D39F25" w:rsidR="006F59E5" w:rsidRDefault="006F59E5" w:rsidP="006F59E5">
      <w:pPr>
        <w:tabs>
          <w:tab w:val="left" w:pos="1461"/>
        </w:tabs>
        <w:autoSpaceDE w:val="0"/>
        <w:autoSpaceDN w:val="0"/>
        <w:adjustRightInd w:val="0"/>
        <w:ind w:firstLine="720"/>
        <w:rPr>
          <w:rFonts w:ascii="Arial" w:hAnsi="Arial" w:cs="Arial"/>
          <w:color w:val="000000" w:themeColor="text1"/>
          <w:sz w:val="18"/>
          <w:szCs w:val="18"/>
        </w:rPr>
      </w:pPr>
      <w:r>
        <w:rPr>
          <w:rFonts w:ascii="Arial" w:hAnsi="Arial" w:cs="Arial"/>
          <w:color w:val="000000" w:themeColor="text1"/>
          <w:sz w:val="18"/>
          <w:szCs w:val="18"/>
        </w:rPr>
        <w:t>Currently, Vietnam Airlines uses LIDO Supplier for Charting.</w:t>
      </w:r>
    </w:p>
    <w:p w14:paraId="568D31F2" w14:textId="4EEDE548" w:rsidR="006F59E5" w:rsidRDefault="006F59E5" w:rsidP="006F59E5">
      <w:pPr>
        <w:tabs>
          <w:tab w:val="left" w:pos="1461"/>
        </w:tabs>
        <w:autoSpaceDE w:val="0"/>
        <w:autoSpaceDN w:val="0"/>
        <w:adjustRightInd w:val="0"/>
        <w:ind w:firstLine="720"/>
        <w:rPr>
          <w:rFonts w:ascii="Arial" w:hAnsi="Arial" w:cs="Arial"/>
          <w:color w:val="000000" w:themeColor="text1"/>
          <w:sz w:val="18"/>
          <w:szCs w:val="18"/>
        </w:rPr>
      </w:pPr>
      <w:r>
        <w:rPr>
          <w:rFonts w:ascii="Arial" w:hAnsi="Arial" w:cs="Arial"/>
          <w:color w:val="000000" w:themeColor="text1"/>
          <w:sz w:val="18"/>
          <w:szCs w:val="18"/>
        </w:rPr>
        <w:t>For detail</w:t>
      </w:r>
      <w:r w:rsidR="002B2E30">
        <w:rPr>
          <w:rFonts w:ascii="Arial" w:hAnsi="Arial" w:cs="Arial"/>
          <w:color w:val="000000" w:themeColor="text1"/>
          <w:sz w:val="18"/>
          <w:szCs w:val="18"/>
        </w:rPr>
        <w:t>s</w:t>
      </w:r>
      <w:r>
        <w:rPr>
          <w:rFonts w:ascii="Arial" w:hAnsi="Arial" w:cs="Arial"/>
          <w:color w:val="000000" w:themeColor="text1"/>
          <w:sz w:val="18"/>
          <w:szCs w:val="18"/>
        </w:rPr>
        <w:t xml:space="preserve"> Enroute charts, please refer </w:t>
      </w:r>
      <w:r w:rsidRPr="001B6D83">
        <w:rPr>
          <w:rFonts w:ascii="Arial" w:hAnsi="Arial" w:cs="Arial"/>
          <w:b/>
          <w:color w:val="002060"/>
          <w:sz w:val="18"/>
          <w:szCs w:val="18"/>
        </w:rPr>
        <w:t>Lido mPilot (EFB1), eRoute</w:t>
      </w:r>
      <w:r w:rsidR="00BD1C0B" w:rsidRPr="001B6D83">
        <w:rPr>
          <w:rFonts w:ascii="Arial" w:hAnsi="Arial" w:cs="Arial"/>
          <w:b/>
          <w:color w:val="002060"/>
          <w:sz w:val="18"/>
          <w:szCs w:val="18"/>
        </w:rPr>
        <w:t xml:space="preserve"> </w:t>
      </w:r>
      <w:r w:rsidRPr="001B6D83">
        <w:rPr>
          <w:rFonts w:ascii="Arial" w:hAnsi="Arial" w:cs="Arial"/>
          <w:b/>
          <w:color w:val="002060"/>
          <w:sz w:val="18"/>
          <w:szCs w:val="18"/>
        </w:rPr>
        <w:t>Manual (EFB2, EFB3)</w:t>
      </w:r>
      <w:r w:rsidRPr="001B6D83">
        <w:rPr>
          <w:rFonts w:ascii="Arial" w:hAnsi="Arial" w:cs="Arial"/>
          <w:color w:val="002060"/>
          <w:sz w:val="18"/>
          <w:szCs w:val="18"/>
        </w:rPr>
        <w:t>.</w:t>
      </w:r>
    </w:p>
    <w:p w14:paraId="02C61AFE" w14:textId="77777777" w:rsidR="006F59E5" w:rsidRDefault="006F59E5" w:rsidP="006F59E5">
      <w:pPr>
        <w:tabs>
          <w:tab w:val="left" w:pos="1461"/>
        </w:tabs>
        <w:autoSpaceDE w:val="0"/>
        <w:autoSpaceDN w:val="0"/>
        <w:adjustRightInd w:val="0"/>
        <w:ind w:firstLine="720"/>
        <w:rPr>
          <w:rFonts w:ascii="Arial" w:hAnsi="Arial" w:cs="Arial"/>
          <w:color w:val="000000" w:themeColor="text1"/>
          <w:sz w:val="18"/>
          <w:szCs w:val="18"/>
        </w:rPr>
      </w:pPr>
    </w:p>
    <w:p w14:paraId="520D7E07" w14:textId="51816E74" w:rsidR="0081323C" w:rsidRPr="0081323C" w:rsidRDefault="006F59E5" w:rsidP="006F59E5">
      <w:pPr>
        <w:tabs>
          <w:tab w:val="left" w:pos="1461"/>
        </w:tabs>
        <w:autoSpaceDE w:val="0"/>
        <w:autoSpaceDN w:val="0"/>
        <w:adjustRightInd w:val="0"/>
        <w:ind w:firstLine="720"/>
        <w:jc w:val="center"/>
        <w:rPr>
          <w:rFonts w:ascii="Arial" w:hAnsi="Arial" w:cs="Arial"/>
          <w:b/>
          <w:i/>
          <w:color w:val="000000" w:themeColor="text1"/>
          <w:sz w:val="18"/>
          <w:szCs w:val="18"/>
        </w:rPr>
      </w:pPr>
      <w:r w:rsidRPr="00B474F8">
        <w:rPr>
          <w:noProof/>
          <w:sz w:val="18"/>
          <w:szCs w:val="18"/>
        </w:rPr>
        <w:drawing>
          <wp:inline distT="0" distB="0" distL="0" distR="0" wp14:anchorId="38290D32" wp14:editId="1D766F3A">
            <wp:extent cx="4140274" cy="4995080"/>
            <wp:effectExtent l="0" t="0" r="0" b="0"/>
            <wp:docPr id="2036641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641323" name=""/>
                    <pic:cNvPicPr/>
                  </pic:nvPicPr>
                  <pic:blipFill rotWithShape="1">
                    <a:blip r:embed="rId13" cstate="print">
                      <a:extLst>
                        <a:ext uri="{28A0092B-C50C-407E-A947-70E740481C1C}">
                          <a14:useLocalDpi xmlns:a14="http://schemas.microsoft.com/office/drawing/2010/main" val="0"/>
                        </a:ext>
                      </a:extLst>
                    </a:blip>
                    <a:srcRect t="5550" b="3965"/>
                    <a:stretch/>
                  </pic:blipFill>
                  <pic:spPr bwMode="auto">
                    <a:xfrm>
                      <a:off x="0" y="0"/>
                      <a:ext cx="4142805" cy="4998134"/>
                    </a:xfrm>
                    <a:prstGeom prst="rect">
                      <a:avLst/>
                    </a:prstGeom>
                    <a:ln>
                      <a:noFill/>
                    </a:ln>
                    <a:extLst>
                      <a:ext uri="{53640926-AAD7-44D8-BBD7-CCE9431645EC}">
                        <a14:shadowObscured xmlns:a14="http://schemas.microsoft.com/office/drawing/2010/main"/>
                      </a:ext>
                    </a:extLst>
                  </pic:spPr>
                </pic:pic>
              </a:graphicData>
            </a:graphic>
          </wp:inline>
        </w:drawing>
      </w:r>
      <w:r>
        <w:rPr>
          <w:rFonts w:ascii="Arial" w:hAnsi="Arial" w:cs="Arial"/>
          <w:color w:val="000000" w:themeColor="text1"/>
          <w:sz w:val="18"/>
          <w:szCs w:val="18"/>
        </w:rPr>
        <w:br w:type="textWrapping" w:clear="all"/>
      </w:r>
      <w:r w:rsidR="0081323C" w:rsidRPr="0081323C">
        <w:rPr>
          <w:rFonts w:ascii="Arial" w:hAnsi="Arial" w:cs="Arial"/>
          <w:b/>
          <w:i/>
          <w:color w:val="000000" w:themeColor="text1"/>
          <w:sz w:val="18"/>
          <w:szCs w:val="18"/>
        </w:rPr>
        <w:t>Figure 3</w:t>
      </w:r>
      <w:r w:rsidR="008547E9">
        <w:rPr>
          <w:rFonts w:ascii="Arial" w:hAnsi="Arial" w:cs="Arial"/>
          <w:b/>
          <w:i/>
          <w:color w:val="000000" w:themeColor="text1"/>
          <w:sz w:val="18"/>
          <w:szCs w:val="18"/>
        </w:rPr>
        <w:t>-</w:t>
      </w:r>
      <w:r w:rsidR="0081323C" w:rsidRPr="0081323C">
        <w:rPr>
          <w:rFonts w:ascii="Arial" w:hAnsi="Arial" w:cs="Arial"/>
          <w:b/>
          <w:i/>
          <w:color w:val="000000" w:themeColor="text1"/>
          <w:sz w:val="18"/>
          <w:szCs w:val="18"/>
        </w:rPr>
        <w:t>1 Example of En-Route map in mPilot (EFB1)</w:t>
      </w:r>
    </w:p>
    <w:p w14:paraId="62765D44" w14:textId="77777777" w:rsidR="00F97BA0" w:rsidRDefault="00F97BA0" w:rsidP="00010C87">
      <w:pPr>
        <w:autoSpaceDE w:val="0"/>
        <w:autoSpaceDN w:val="0"/>
        <w:adjustRightInd w:val="0"/>
        <w:ind w:firstLine="720"/>
        <w:jc w:val="both"/>
        <w:rPr>
          <w:rFonts w:ascii="Arial" w:hAnsi="Arial" w:cs="Arial"/>
          <w:color w:val="000000" w:themeColor="text1"/>
          <w:sz w:val="18"/>
          <w:szCs w:val="18"/>
        </w:rPr>
      </w:pPr>
    </w:p>
    <w:p w14:paraId="4D8703A6" w14:textId="77777777" w:rsidR="00524440" w:rsidRDefault="00524440">
      <w:pPr>
        <w:spacing w:after="160" w:line="259" w:lineRule="auto"/>
        <w:rPr>
          <w:rFonts w:ascii="Arial" w:hAnsi="Arial" w:cs="Arial"/>
          <w:color w:val="000000" w:themeColor="text1"/>
          <w:sz w:val="18"/>
          <w:szCs w:val="18"/>
        </w:rPr>
      </w:pPr>
      <w:r>
        <w:rPr>
          <w:rFonts w:ascii="Arial" w:hAnsi="Arial" w:cs="Arial"/>
          <w:color w:val="000000" w:themeColor="text1"/>
          <w:sz w:val="18"/>
          <w:szCs w:val="18"/>
        </w:rPr>
        <w:br w:type="page"/>
      </w:r>
    </w:p>
    <w:p w14:paraId="56176426" w14:textId="583695A0" w:rsidR="00524440" w:rsidRDefault="00524440" w:rsidP="0081323C">
      <w:pPr>
        <w:autoSpaceDE w:val="0"/>
        <w:autoSpaceDN w:val="0"/>
        <w:adjustRightInd w:val="0"/>
        <w:ind w:firstLine="720"/>
        <w:jc w:val="center"/>
        <w:rPr>
          <w:rFonts w:ascii="Arial" w:hAnsi="Arial" w:cs="Arial"/>
          <w:color w:val="000000" w:themeColor="text1"/>
          <w:sz w:val="18"/>
          <w:szCs w:val="18"/>
        </w:rPr>
      </w:pPr>
      <w:r>
        <w:rPr>
          <w:noProof/>
        </w:rPr>
        <w:drawing>
          <wp:inline distT="0" distB="0" distL="0" distR="0" wp14:anchorId="7071969A" wp14:editId="7501B2E0">
            <wp:extent cx="3812401" cy="215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8022" r="8678"/>
                    <a:stretch/>
                  </pic:blipFill>
                  <pic:spPr bwMode="auto">
                    <a:xfrm>
                      <a:off x="0" y="0"/>
                      <a:ext cx="3854365" cy="2182765"/>
                    </a:xfrm>
                    <a:prstGeom prst="rect">
                      <a:avLst/>
                    </a:prstGeom>
                    <a:ln>
                      <a:noFill/>
                    </a:ln>
                    <a:extLst>
                      <a:ext uri="{53640926-AAD7-44D8-BBD7-CCE9431645EC}">
                        <a14:shadowObscured xmlns:a14="http://schemas.microsoft.com/office/drawing/2010/main"/>
                      </a:ext>
                    </a:extLst>
                  </pic:spPr>
                </pic:pic>
              </a:graphicData>
            </a:graphic>
          </wp:inline>
        </w:drawing>
      </w:r>
    </w:p>
    <w:p w14:paraId="2A52E74C" w14:textId="61FA3998" w:rsidR="0081323C" w:rsidRPr="0081323C" w:rsidRDefault="0081323C" w:rsidP="0081323C">
      <w:pPr>
        <w:autoSpaceDE w:val="0"/>
        <w:autoSpaceDN w:val="0"/>
        <w:adjustRightInd w:val="0"/>
        <w:ind w:firstLine="720"/>
        <w:jc w:val="center"/>
        <w:rPr>
          <w:rFonts w:ascii="Arial" w:hAnsi="Arial" w:cs="Arial"/>
          <w:b/>
          <w:i/>
          <w:color w:val="000000" w:themeColor="text1"/>
          <w:sz w:val="18"/>
          <w:szCs w:val="18"/>
        </w:rPr>
      </w:pPr>
      <w:r w:rsidRPr="0081323C">
        <w:rPr>
          <w:rFonts w:ascii="Arial" w:hAnsi="Arial" w:cs="Arial"/>
          <w:b/>
          <w:i/>
          <w:color w:val="000000" w:themeColor="text1"/>
          <w:sz w:val="18"/>
          <w:szCs w:val="18"/>
        </w:rPr>
        <w:t>Figure 3</w:t>
      </w:r>
      <w:r w:rsidR="008547E9">
        <w:rPr>
          <w:rFonts w:ascii="Arial" w:hAnsi="Arial" w:cs="Arial"/>
          <w:b/>
          <w:i/>
          <w:color w:val="000000" w:themeColor="text1"/>
          <w:sz w:val="18"/>
          <w:szCs w:val="18"/>
        </w:rPr>
        <w:t>-</w:t>
      </w:r>
      <w:r>
        <w:rPr>
          <w:rFonts w:ascii="Arial" w:hAnsi="Arial" w:cs="Arial"/>
          <w:b/>
          <w:i/>
          <w:color w:val="000000" w:themeColor="text1"/>
          <w:sz w:val="18"/>
          <w:szCs w:val="18"/>
        </w:rPr>
        <w:t>2</w:t>
      </w:r>
      <w:r w:rsidRPr="0081323C">
        <w:rPr>
          <w:rFonts w:ascii="Arial" w:hAnsi="Arial" w:cs="Arial"/>
          <w:b/>
          <w:i/>
          <w:color w:val="000000" w:themeColor="text1"/>
          <w:sz w:val="18"/>
          <w:szCs w:val="18"/>
        </w:rPr>
        <w:t xml:space="preserve"> Example of En-Route map in EFB</w:t>
      </w:r>
      <w:r>
        <w:rPr>
          <w:rFonts w:ascii="Arial" w:hAnsi="Arial" w:cs="Arial"/>
          <w:b/>
          <w:i/>
          <w:color w:val="000000" w:themeColor="text1"/>
          <w:sz w:val="18"/>
          <w:szCs w:val="18"/>
        </w:rPr>
        <w:t>2</w:t>
      </w:r>
    </w:p>
    <w:p w14:paraId="1C2DC3C4" w14:textId="4C189EE0" w:rsidR="00524440" w:rsidRDefault="00524440" w:rsidP="00010C87">
      <w:pPr>
        <w:autoSpaceDE w:val="0"/>
        <w:autoSpaceDN w:val="0"/>
        <w:adjustRightInd w:val="0"/>
        <w:ind w:firstLine="720"/>
        <w:jc w:val="both"/>
        <w:rPr>
          <w:rFonts w:ascii="Arial" w:hAnsi="Arial" w:cs="Arial"/>
          <w:color w:val="000000" w:themeColor="text1"/>
          <w:sz w:val="18"/>
          <w:szCs w:val="18"/>
        </w:rPr>
      </w:pPr>
    </w:p>
    <w:p w14:paraId="6793CB38" w14:textId="00019D8C" w:rsidR="00524440" w:rsidRDefault="00524440" w:rsidP="0081323C">
      <w:pPr>
        <w:autoSpaceDE w:val="0"/>
        <w:autoSpaceDN w:val="0"/>
        <w:adjustRightInd w:val="0"/>
        <w:ind w:firstLine="720"/>
        <w:jc w:val="center"/>
        <w:rPr>
          <w:rFonts w:ascii="Arial" w:hAnsi="Arial" w:cs="Arial"/>
          <w:color w:val="000000" w:themeColor="text1"/>
          <w:sz w:val="18"/>
          <w:szCs w:val="18"/>
        </w:rPr>
      </w:pPr>
      <w:r>
        <w:rPr>
          <w:noProof/>
        </w:rPr>
        <w:drawing>
          <wp:inline distT="0" distB="0" distL="0" distR="0" wp14:anchorId="5E8967B7" wp14:editId="03848F4A">
            <wp:extent cx="3238409" cy="35433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72380" cy="3580469"/>
                    </a:xfrm>
                    <a:prstGeom prst="rect">
                      <a:avLst/>
                    </a:prstGeom>
                  </pic:spPr>
                </pic:pic>
              </a:graphicData>
            </a:graphic>
          </wp:inline>
        </w:drawing>
      </w:r>
    </w:p>
    <w:p w14:paraId="4C14E761" w14:textId="3F5E2B40" w:rsidR="0081323C" w:rsidRPr="0081323C" w:rsidRDefault="0081323C" w:rsidP="0081323C">
      <w:pPr>
        <w:autoSpaceDE w:val="0"/>
        <w:autoSpaceDN w:val="0"/>
        <w:adjustRightInd w:val="0"/>
        <w:ind w:firstLine="720"/>
        <w:jc w:val="center"/>
        <w:rPr>
          <w:rFonts w:ascii="Arial" w:hAnsi="Arial" w:cs="Arial"/>
          <w:b/>
          <w:i/>
          <w:color w:val="000000" w:themeColor="text1"/>
          <w:sz w:val="18"/>
          <w:szCs w:val="18"/>
        </w:rPr>
      </w:pPr>
      <w:r w:rsidRPr="0081323C">
        <w:rPr>
          <w:rFonts w:ascii="Arial" w:hAnsi="Arial" w:cs="Arial"/>
          <w:b/>
          <w:i/>
          <w:color w:val="000000" w:themeColor="text1"/>
          <w:sz w:val="18"/>
          <w:szCs w:val="18"/>
        </w:rPr>
        <w:t>Figure 3</w:t>
      </w:r>
      <w:r w:rsidR="008547E9">
        <w:rPr>
          <w:rFonts w:ascii="Arial" w:hAnsi="Arial" w:cs="Arial"/>
          <w:b/>
          <w:i/>
          <w:color w:val="000000" w:themeColor="text1"/>
          <w:sz w:val="18"/>
          <w:szCs w:val="18"/>
        </w:rPr>
        <w:t>-</w:t>
      </w:r>
      <w:r>
        <w:rPr>
          <w:rFonts w:ascii="Arial" w:hAnsi="Arial" w:cs="Arial"/>
          <w:b/>
          <w:i/>
          <w:color w:val="000000" w:themeColor="text1"/>
          <w:sz w:val="18"/>
          <w:szCs w:val="18"/>
        </w:rPr>
        <w:t>3</w:t>
      </w:r>
      <w:r w:rsidRPr="0081323C">
        <w:rPr>
          <w:rFonts w:ascii="Arial" w:hAnsi="Arial" w:cs="Arial"/>
          <w:b/>
          <w:i/>
          <w:color w:val="000000" w:themeColor="text1"/>
          <w:sz w:val="18"/>
          <w:szCs w:val="18"/>
        </w:rPr>
        <w:t xml:space="preserve"> Example of En-Route map in EFB</w:t>
      </w:r>
      <w:r>
        <w:rPr>
          <w:rFonts w:ascii="Arial" w:hAnsi="Arial" w:cs="Arial"/>
          <w:b/>
          <w:i/>
          <w:color w:val="000000" w:themeColor="text1"/>
          <w:sz w:val="18"/>
          <w:szCs w:val="18"/>
        </w:rPr>
        <w:t>3</w:t>
      </w:r>
    </w:p>
    <w:p w14:paraId="31BB990F" w14:textId="40D136D0" w:rsidR="00E32E8B" w:rsidRDefault="0020723B" w:rsidP="0020723B">
      <w:pPr>
        <w:autoSpaceDE w:val="0"/>
        <w:autoSpaceDN w:val="0"/>
        <w:adjustRightInd w:val="0"/>
        <w:ind w:left="720" w:right="201"/>
        <w:jc w:val="both"/>
        <w:rPr>
          <w:rFonts w:ascii="Arial" w:hAnsi="Arial" w:cs="Arial"/>
          <w:color w:val="000000" w:themeColor="text1"/>
          <w:sz w:val="18"/>
          <w:szCs w:val="18"/>
        </w:rPr>
      </w:pPr>
      <w:r>
        <w:rPr>
          <w:rFonts w:ascii="Arial" w:hAnsi="Arial" w:cs="Arial"/>
          <w:color w:val="000000" w:themeColor="text1"/>
          <w:sz w:val="18"/>
          <w:szCs w:val="18"/>
        </w:rPr>
        <w:t>For more</w:t>
      </w:r>
      <w:ins w:id="1358" w:author="Hoang Duc Thanh-OCC" w:date="2026-09-03T13:51:00Z">
        <w:r w:rsidR="00C3149F">
          <w:rPr>
            <w:rFonts w:ascii="Arial" w:hAnsi="Arial" w:cs="Arial"/>
            <w:color w:val="000000" w:themeColor="text1"/>
            <w:sz w:val="18"/>
            <w:szCs w:val="18"/>
          </w:rPr>
          <w:t xml:space="preserve"> </w:t>
        </w:r>
      </w:ins>
      <w:del w:id="1359" w:author="Hoang Duc Thanh-OCC" w:date="2026-09-03T13:51:00Z">
        <w:r w:rsidDel="00C3149F">
          <w:rPr>
            <w:rFonts w:ascii="Arial" w:hAnsi="Arial" w:cs="Arial"/>
            <w:color w:val="000000" w:themeColor="text1"/>
            <w:sz w:val="18"/>
            <w:szCs w:val="18"/>
          </w:rPr>
          <w:delText xml:space="preserve"> </w:delText>
        </w:r>
      </w:del>
      <w:r>
        <w:rPr>
          <w:rFonts w:ascii="Arial" w:hAnsi="Arial" w:cs="Arial"/>
          <w:color w:val="000000" w:themeColor="text1"/>
          <w:sz w:val="18"/>
          <w:szCs w:val="18"/>
        </w:rPr>
        <w:t>instruction</w:t>
      </w:r>
      <w:ins w:id="1360" w:author="Hoang Duc Thanh-OCC" w:date="2026-09-03T13:51:00Z">
        <w:r w:rsidR="00C3149F">
          <w:rPr>
            <w:rFonts w:ascii="Arial" w:hAnsi="Arial" w:cs="Arial"/>
            <w:color w:val="000000" w:themeColor="text1"/>
            <w:sz w:val="18"/>
            <w:szCs w:val="18"/>
          </w:rPr>
          <w:t xml:space="preserve"> </w:t>
        </w:r>
      </w:ins>
      <w:del w:id="1361" w:author="Hoang Duc Thanh-OCC" w:date="2026-09-03T13:51:00Z">
        <w:r w:rsidDel="00C3149F">
          <w:rPr>
            <w:rFonts w:ascii="Arial" w:hAnsi="Arial" w:cs="Arial"/>
            <w:color w:val="000000" w:themeColor="text1"/>
            <w:sz w:val="18"/>
            <w:szCs w:val="18"/>
          </w:rPr>
          <w:delText xml:space="preserve"> </w:delText>
        </w:r>
      </w:del>
      <w:r>
        <w:rPr>
          <w:rFonts w:ascii="Arial" w:hAnsi="Arial" w:cs="Arial"/>
          <w:color w:val="000000" w:themeColor="text1"/>
          <w:sz w:val="18"/>
          <w:szCs w:val="18"/>
        </w:rPr>
        <w:t>details in Enroute charts, please refer to “Help” button in LIDO mPilot, section Enroute Map View</w:t>
      </w:r>
    </w:p>
    <w:p w14:paraId="76275E52" w14:textId="03D33419" w:rsidR="004E5DBA" w:rsidRDefault="004E5DBA" w:rsidP="0020723B">
      <w:pPr>
        <w:autoSpaceDE w:val="0"/>
        <w:autoSpaceDN w:val="0"/>
        <w:adjustRightInd w:val="0"/>
        <w:ind w:left="720" w:right="201"/>
        <w:jc w:val="both"/>
        <w:rPr>
          <w:ins w:id="1362" w:author="Hoang Duc Thanh-OCC" w:date="2026-04-08T15:52:00Z"/>
          <w:rFonts w:ascii="Arial" w:hAnsi="Arial" w:cs="Arial"/>
          <w:color w:val="000000" w:themeColor="text1"/>
          <w:sz w:val="18"/>
          <w:szCs w:val="18"/>
        </w:rPr>
      </w:pPr>
      <w:r>
        <w:rPr>
          <w:rFonts w:ascii="Arial" w:hAnsi="Arial" w:cs="Arial"/>
          <w:color w:val="000000" w:themeColor="text1"/>
          <w:sz w:val="18"/>
          <w:szCs w:val="18"/>
        </w:rPr>
        <w:t>Airway Q9, W27 and W28 within Vietnam airspace (Which are available in the Navigation Database for A350 and B787 aircraft) as the following information:</w:t>
      </w:r>
    </w:p>
    <w:p w14:paraId="58826265" w14:textId="16813CCF" w:rsidR="008B154B" w:rsidRDefault="008B154B" w:rsidP="0020723B">
      <w:pPr>
        <w:autoSpaceDE w:val="0"/>
        <w:autoSpaceDN w:val="0"/>
        <w:adjustRightInd w:val="0"/>
        <w:ind w:left="720" w:right="201"/>
        <w:jc w:val="both"/>
        <w:rPr>
          <w:ins w:id="1363" w:author="Hoang Duc Thanh-OCC" w:date="2026-04-08T15:52:00Z"/>
          <w:rFonts w:ascii="Arial" w:hAnsi="Arial" w:cs="Arial"/>
          <w:color w:val="000000" w:themeColor="text1"/>
          <w:sz w:val="18"/>
          <w:szCs w:val="18"/>
        </w:rPr>
      </w:pPr>
    </w:p>
    <w:p w14:paraId="7706857F" w14:textId="429B57D9" w:rsidR="008B154B" w:rsidRDefault="008B154B" w:rsidP="0020723B">
      <w:pPr>
        <w:autoSpaceDE w:val="0"/>
        <w:autoSpaceDN w:val="0"/>
        <w:adjustRightInd w:val="0"/>
        <w:ind w:left="720" w:right="201"/>
        <w:jc w:val="both"/>
        <w:rPr>
          <w:ins w:id="1364" w:author="Hoang Duc Thanh-OCC" w:date="2026-04-08T15:52:00Z"/>
          <w:rFonts w:ascii="Arial" w:hAnsi="Arial" w:cs="Arial"/>
          <w:color w:val="000000" w:themeColor="text1"/>
          <w:sz w:val="18"/>
          <w:szCs w:val="18"/>
        </w:rPr>
      </w:pPr>
    </w:p>
    <w:p w14:paraId="5C86080E" w14:textId="41317904" w:rsidR="008B154B" w:rsidRDefault="008B154B" w:rsidP="0020723B">
      <w:pPr>
        <w:autoSpaceDE w:val="0"/>
        <w:autoSpaceDN w:val="0"/>
        <w:adjustRightInd w:val="0"/>
        <w:ind w:left="720" w:right="201"/>
        <w:jc w:val="both"/>
        <w:rPr>
          <w:ins w:id="1365" w:author="Hoang Duc Thanh-OCC" w:date="2026-04-08T15:52:00Z"/>
          <w:rFonts w:ascii="Arial" w:hAnsi="Arial" w:cs="Arial"/>
          <w:color w:val="000000" w:themeColor="text1"/>
          <w:sz w:val="18"/>
          <w:szCs w:val="18"/>
        </w:rPr>
      </w:pPr>
    </w:p>
    <w:p w14:paraId="21FC550A" w14:textId="25EB3FAC" w:rsidR="008B154B" w:rsidRDefault="008B154B" w:rsidP="0020723B">
      <w:pPr>
        <w:autoSpaceDE w:val="0"/>
        <w:autoSpaceDN w:val="0"/>
        <w:adjustRightInd w:val="0"/>
        <w:ind w:left="720" w:right="201"/>
        <w:jc w:val="both"/>
        <w:rPr>
          <w:ins w:id="1366" w:author="Hoang Duc Thanh-OCC" w:date="2026-04-08T15:52:00Z"/>
          <w:rFonts w:ascii="Arial" w:hAnsi="Arial" w:cs="Arial"/>
          <w:color w:val="000000" w:themeColor="text1"/>
          <w:sz w:val="18"/>
          <w:szCs w:val="18"/>
        </w:rPr>
      </w:pPr>
    </w:p>
    <w:p w14:paraId="4CF6735D" w14:textId="4CA5DB01" w:rsidR="008B154B" w:rsidRDefault="008B154B" w:rsidP="0020723B">
      <w:pPr>
        <w:autoSpaceDE w:val="0"/>
        <w:autoSpaceDN w:val="0"/>
        <w:adjustRightInd w:val="0"/>
        <w:ind w:left="720" w:right="201"/>
        <w:jc w:val="both"/>
        <w:rPr>
          <w:ins w:id="1367" w:author="Hoang Duc Thanh-OCC" w:date="2026-04-08T15:52:00Z"/>
          <w:rFonts w:ascii="Arial" w:hAnsi="Arial" w:cs="Arial"/>
          <w:color w:val="000000" w:themeColor="text1"/>
          <w:sz w:val="18"/>
          <w:szCs w:val="18"/>
        </w:rPr>
      </w:pPr>
    </w:p>
    <w:p w14:paraId="11CF9606" w14:textId="56608F7C" w:rsidR="008B154B" w:rsidRDefault="008B154B" w:rsidP="0020723B">
      <w:pPr>
        <w:autoSpaceDE w:val="0"/>
        <w:autoSpaceDN w:val="0"/>
        <w:adjustRightInd w:val="0"/>
        <w:ind w:left="720" w:right="201"/>
        <w:jc w:val="both"/>
        <w:rPr>
          <w:ins w:id="1368" w:author="Hoang Duc Thanh-OCC" w:date="2026-04-08T15:52:00Z"/>
          <w:rFonts w:ascii="Arial" w:hAnsi="Arial" w:cs="Arial"/>
          <w:color w:val="000000" w:themeColor="text1"/>
          <w:sz w:val="18"/>
          <w:szCs w:val="18"/>
        </w:rPr>
      </w:pPr>
    </w:p>
    <w:p w14:paraId="516D687B" w14:textId="7739E3E6" w:rsidR="008B154B" w:rsidRDefault="008B154B" w:rsidP="0020723B">
      <w:pPr>
        <w:autoSpaceDE w:val="0"/>
        <w:autoSpaceDN w:val="0"/>
        <w:adjustRightInd w:val="0"/>
        <w:ind w:left="720" w:right="201"/>
        <w:jc w:val="both"/>
        <w:rPr>
          <w:ins w:id="1369" w:author="Hoang Duc Thanh-OCC" w:date="2026-04-08T15:52:00Z"/>
          <w:rFonts w:ascii="Arial" w:hAnsi="Arial" w:cs="Arial"/>
          <w:color w:val="000000" w:themeColor="text1"/>
          <w:sz w:val="18"/>
          <w:szCs w:val="18"/>
        </w:rPr>
      </w:pPr>
    </w:p>
    <w:p w14:paraId="02E8F13C" w14:textId="3AD98338" w:rsidR="008B154B" w:rsidRDefault="008B154B" w:rsidP="0020723B">
      <w:pPr>
        <w:autoSpaceDE w:val="0"/>
        <w:autoSpaceDN w:val="0"/>
        <w:adjustRightInd w:val="0"/>
        <w:ind w:left="720" w:right="201"/>
        <w:jc w:val="both"/>
        <w:rPr>
          <w:ins w:id="1370" w:author="Hoang Duc Thanh-OCC" w:date="2026-04-08T15:52:00Z"/>
          <w:rFonts w:ascii="Arial" w:hAnsi="Arial" w:cs="Arial"/>
          <w:color w:val="000000" w:themeColor="text1"/>
          <w:sz w:val="18"/>
          <w:szCs w:val="18"/>
        </w:rPr>
      </w:pPr>
    </w:p>
    <w:p w14:paraId="458BC021" w14:textId="0005DB87" w:rsidR="008B154B" w:rsidRDefault="008B154B" w:rsidP="0020723B">
      <w:pPr>
        <w:autoSpaceDE w:val="0"/>
        <w:autoSpaceDN w:val="0"/>
        <w:adjustRightInd w:val="0"/>
        <w:ind w:left="720" w:right="201"/>
        <w:jc w:val="both"/>
        <w:rPr>
          <w:ins w:id="1371" w:author="Hoang Duc Thanh-OCC" w:date="2026-04-08T15:52:00Z"/>
          <w:rFonts w:ascii="Arial" w:hAnsi="Arial" w:cs="Arial"/>
          <w:color w:val="000000" w:themeColor="text1"/>
          <w:sz w:val="18"/>
          <w:szCs w:val="18"/>
        </w:rPr>
      </w:pPr>
    </w:p>
    <w:p w14:paraId="7BC3792B" w14:textId="7F2676A9" w:rsidR="008B154B" w:rsidRDefault="008B154B" w:rsidP="0020723B">
      <w:pPr>
        <w:autoSpaceDE w:val="0"/>
        <w:autoSpaceDN w:val="0"/>
        <w:adjustRightInd w:val="0"/>
        <w:ind w:left="720" w:right="201"/>
        <w:jc w:val="both"/>
        <w:rPr>
          <w:ins w:id="1372" w:author="Hoang Duc Thanh-OCC" w:date="2026-04-08T15:52:00Z"/>
          <w:rFonts w:ascii="Arial" w:hAnsi="Arial" w:cs="Arial"/>
          <w:color w:val="000000" w:themeColor="text1"/>
          <w:sz w:val="18"/>
          <w:szCs w:val="18"/>
        </w:rPr>
      </w:pPr>
    </w:p>
    <w:p w14:paraId="01A326BD" w14:textId="0CBAD56A" w:rsidR="008B154B" w:rsidRDefault="008B154B" w:rsidP="0020723B">
      <w:pPr>
        <w:autoSpaceDE w:val="0"/>
        <w:autoSpaceDN w:val="0"/>
        <w:adjustRightInd w:val="0"/>
        <w:ind w:left="720" w:right="201"/>
        <w:jc w:val="both"/>
        <w:rPr>
          <w:ins w:id="1373" w:author="Hoang Duc Thanh-OCC" w:date="2026-04-08T15:52:00Z"/>
          <w:rFonts w:ascii="Arial" w:hAnsi="Arial" w:cs="Arial"/>
          <w:color w:val="000000" w:themeColor="text1"/>
          <w:sz w:val="18"/>
          <w:szCs w:val="18"/>
        </w:rPr>
      </w:pPr>
    </w:p>
    <w:p w14:paraId="769A03DE" w14:textId="1DE4EDD3" w:rsidR="008B154B" w:rsidRDefault="008B154B" w:rsidP="0020723B">
      <w:pPr>
        <w:autoSpaceDE w:val="0"/>
        <w:autoSpaceDN w:val="0"/>
        <w:adjustRightInd w:val="0"/>
        <w:ind w:left="720" w:right="201"/>
        <w:jc w:val="both"/>
        <w:rPr>
          <w:ins w:id="1374" w:author="Hoang Duc Thanh-OCC" w:date="2026-04-08T15:52:00Z"/>
          <w:rFonts w:ascii="Arial" w:hAnsi="Arial" w:cs="Arial"/>
          <w:color w:val="000000" w:themeColor="text1"/>
          <w:sz w:val="18"/>
          <w:szCs w:val="18"/>
        </w:rPr>
      </w:pPr>
    </w:p>
    <w:p w14:paraId="7284692D" w14:textId="4D1CFEF5" w:rsidR="008B154B" w:rsidRDefault="008B154B" w:rsidP="0020723B">
      <w:pPr>
        <w:autoSpaceDE w:val="0"/>
        <w:autoSpaceDN w:val="0"/>
        <w:adjustRightInd w:val="0"/>
        <w:ind w:left="720" w:right="201"/>
        <w:jc w:val="both"/>
        <w:rPr>
          <w:ins w:id="1375" w:author="Hoang Duc Thanh-OCC" w:date="2026-04-08T15:52:00Z"/>
          <w:rFonts w:ascii="Arial" w:hAnsi="Arial" w:cs="Arial"/>
          <w:color w:val="000000" w:themeColor="text1"/>
          <w:sz w:val="18"/>
          <w:szCs w:val="18"/>
        </w:rPr>
      </w:pPr>
    </w:p>
    <w:p w14:paraId="6C6DD784" w14:textId="6952EE53" w:rsidR="008B154B" w:rsidRDefault="008B154B" w:rsidP="0020723B">
      <w:pPr>
        <w:autoSpaceDE w:val="0"/>
        <w:autoSpaceDN w:val="0"/>
        <w:adjustRightInd w:val="0"/>
        <w:ind w:left="720" w:right="201"/>
        <w:jc w:val="both"/>
        <w:rPr>
          <w:ins w:id="1376" w:author="Hoang Duc Thanh-OCC" w:date="2026-04-08T15:52:00Z"/>
          <w:rFonts w:ascii="Arial" w:hAnsi="Arial" w:cs="Arial"/>
          <w:color w:val="000000" w:themeColor="text1"/>
          <w:sz w:val="18"/>
          <w:szCs w:val="18"/>
        </w:rPr>
      </w:pPr>
    </w:p>
    <w:p w14:paraId="2D8DDA71" w14:textId="68AFBB28" w:rsidR="008B154B" w:rsidRDefault="008B154B" w:rsidP="0020723B">
      <w:pPr>
        <w:autoSpaceDE w:val="0"/>
        <w:autoSpaceDN w:val="0"/>
        <w:adjustRightInd w:val="0"/>
        <w:ind w:left="720" w:right="201"/>
        <w:jc w:val="both"/>
        <w:rPr>
          <w:ins w:id="1377" w:author="Hoang Duc Thanh-OCC" w:date="2026-04-08T15:52:00Z"/>
          <w:rFonts w:ascii="Arial" w:hAnsi="Arial" w:cs="Arial"/>
          <w:color w:val="000000" w:themeColor="text1"/>
          <w:sz w:val="18"/>
          <w:szCs w:val="18"/>
        </w:rPr>
      </w:pPr>
    </w:p>
    <w:p w14:paraId="38ABD169" w14:textId="5397DD1A" w:rsidR="008B154B" w:rsidRDefault="008B154B" w:rsidP="0020723B">
      <w:pPr>
        <w:autoSpaceDE w:val="0"/>
        <w:autoSpaceDN w:val="0"/>
        <w:adjustRightInd w:val="0"/>
        <w:ind w:left="720" w:right="201"/>
        <w:jc w:val="both"/>
        <w:rPr>
          <w:ins w:id="1378" w:author="Hoang Duc Thanh-OCC" w:date="2026-04-08T15:52:00Z"/>
          <w:rFonts w:ascii="Arial" w:hAnsi="Arial" w:cs="Arial"/>
          <w:color w:val="000000" w:themeColor="text1"/>
          <w:sz w:val="18"/>
          <w:szCs w:val="18"/>
        </w:rPr>
      </w:pPr>
    </w:p>
    <w:p w14:paraId="040A194C" w14:textId="59B47AF2" w:rsidR="008B154B" w:rsidRDefault="008B154B" w:rsidP="0020723B">
      <w:pPr>
        <w:autoSpaceDE w:val="0"/>
        <w:autoSpaceDN w:val="0"/>
        <w:adjustRightInd w:val="0"/>
        <w:ind w:left="720" w:right="201"/>
        <w:jc w:val="both"/>
        <w:rPr>
          <w:ins w:id="1379" w:author="Hoang Duc Thanh-OCC" w:date="2026-04-08T15:52:00Z"/>
          <w:rFonts w:ascii="Arial" w:hAnsi="Arial" w:cs="Arial"/>
          <w:color w:val="000000" w:themeColor="text1"/>
          <w:sz w:val="18"/>
          <w:szCs w:val="18"/>
        </w:rPr>
      </w:pPr>
    </w:p>
    <w:p w14:paraId="7BDD7D3D" w14:textId="72144121" w:rsidR="008B154B" w:rsidRDefault="008B154B" w:rsidP="0020723B">
      <w:pPr>
        <w:autoSpaceDE w:val="0"/>
        <w:autoSpaceDN w:val="0"/>
        <w:adjustRightInd w:val="0"/>
        <w:ind w:left="720" w:right="201"/>
        <w:jc w:val="both"/>
        <w:rPr>
          <w:ins w:id="1380" w:author="Hoang Duc Thanh-OCC" w:date="2026-04-08T15:52:00Z"/>
          <w:rFonts w:ascii="Arial" w:hAnsi="Arial" w:cs="Arial"/>
          <w:color w:val="000000" w:themeColor="text1"/>
          <w:sz w:val="18"/>
          <w:szCs w:val="18"/>
        </w:rPr>
      </w:pPr>
    </w:p>
    <w:p w14:paraId="0E138527" w14:textId="362AA0FE" w:rsidR="008B154B" w:rsidRDefault="008B154B" w:rsidP="0020723B">
      <w:pPr>
        <w:autoSpaceDE w:val="0"/>
        <w:autoSpaceDN w:val="0"/>
        <w:adjustRightInd w:val="0"/>
        <w:ind w:left="720" w:right="201"/>
        <w:jc w:val="both"/>
        <w:rPr>
          <w:ins w:id="1381" w:author="Hoang Duc Thanh-OCC" w:date="2026-04-08T15:52:00Z"/>
          <w:rFonts w:ascii="Arial" w:hAnsi="Arial" w:cs="Arial"/>
          <w:color w:val="000000" w:themeColor="text1"/>
          <w:sz w:val="18"/>
          <w:szCs w:val="18"/>
        </w:rPr>
      </w:pPr>
    </w:p>
    <w:p w14:paraId="1C6EF91B" w14:textId="136D3313" w:rsidR="008B154B" w:rsidRDefault="008B154B" w:rsidP="0020723B">
      <w:pPr>
        <w:autoSpaceDE w:val="0"/>
        <w:autoSpaceDN w:val="0"/>
        <w:adjustRightInd w:val="0"/>
        <w:ind w:left="720" w:right="201"/>
        <w:jc w:val="both"/>
        <w:rPr>
          <w:ins w:id="1382" w:author="Hoang Duc Thanh-OCC" w:date="2026-04-08T15:52:00Z"/>
          <w:rFonts w:ascii="Arial" w:hAnsi="Arial" w:cs="Arial"/>
          <w:color w:val="000000" w:themeColor="text1"/>
          <w:sz w:val="18"/>
          <w:szCs w:val="18"/>
        </w:rPr>
      </w:pPr>
    </w:p>
    <w:p w14:paraId="5F4D1087" w14:textId="27DE661C" w:rsidR="008B154B" w:rsidRDefault="008B154B" w:rsidP="0020723B">
      <w:pPr>
        <w:autoSpaceDE w:val="0"/>
        <w:autoSpaceDN w:val="0"/>
        <w:adjustRightInd w:val="0"/>
        <w:ind w:left="720" w:right="201"/>
        <w:jc w:val="both"/>
        <w:rPr>
          <w:ins w:id="1383" w:author="Hoang Duc Thanh-OCC" w:date="2026-04-08T15:52:00Z"/>
          <w:rFonts w:ascii="Arial" w:hAnsi="Arial" w:cs="Arial"/>
          <w:color w:val="000000" w:themeColor="text1"/>
          <w:sz w:val="18"/>
          <w:szCs w:val="18"/>
        </w:rPr>
      </w:pPr>
    </w:p>
    <w:p w14:paraId="19FFFCB7" w14:textId="63990F24" w:rsidR="008B154B" w:rsidRDefault="008B154B" w:rsidP="0020723B">
      <w:pPr>
        <w:autoSpaceDE w:val="0"/>
        <w:autoSpaceDN w:val="0"/>
        <w:adjustRightInd w:val="0"/>
        <w:ind w:left="720" w:right="201"/>
        <w:jc w:val="both"/>
        <w:rPr>
          <w:ins w:id="1384" w:author="Hoang Duc Thanh-OCC" w:date="2026-04-08T15:52:00Z"/>
          <w:rFonts w:ascii="Arial" w:hAnsi="Arial" w:cs="Arial"/>
          <w:color w:val="000000" w:themeColor="text1"/>
          <w:sz w:val="18"/>
          <w:szCs w:val="18"/>
        </w:rPr>
      </w:pPr>
    </w:p>
    <w:p w14:paraId="01E6B3A5" w14:textId="3F63B316" w:rsidR="008B154B" w:rsidRDefault="008B154B" w:rsidP="0020723B">
      <w:pPr>
        <w:autoSpaceDE w:val="0"/>
        <w:autoSpaceDN w:val="0"/>
        <w:adjustRightInd w:val="0"/>
        <w:ind w:left="720" w:right="201"/>
        <w:jc w:val="both"/>
        <w:rPr>
          <w:ins w:id="1385" w:author="Hoang Duc Thanh-OCC" w:date="2026-04-08T15:52:00Z"/>
          <w:rFonts w:ascii="Arial" w:hAnsi="Arial" w:cs="Arial"/>
          <w:color w:val="000000" w:themeColor="text1"/>
          <w:sz w:val="18"/>
          <w:szCs w:val="18"/>
        </w:rPr>
      </w:pPr>
    </w:p>
    <w:p w14:paraId="6EDA3106" w14:textId="5021C762" w:rsidR="008B154B" w:rsidRDefault="008B154B" w:rsidP="0020723B">
      <w:pPr>
        <w:autoSpaceDE w:val="0"/>
        <w:autoSpaceDN w:val="0"/>
        <w:adjustRightInd w:val="0"/>
        <w:ind w:left="720" w:right="201"/>
        <w:jc w:val="both"/>
        <w:rPr>
          <w:ins w:id="1386" w:author="Hoang Duc Thanh-OCC" w:date="2026-04-08T15:52:00Z"/>
          <w:rFonts w:ascii="Arial" w:hAnsi="Arial" w:cs="Arial"/>
          <w:color w:val="000000" w:themeColor="text1"/>
          <w:sz w:val="18"/>
          <w:szCs w:val="18"/>
        </w:rPr>
      </w:pPr>
    </w:p>
    <w:p w14:paraId="3AEAE7C6" w14:textId="4B807553" w:rsidR="008B154B" w:rsidRDefault="008B154B" w:rsidP="0020723B">
      <w:pPr>
        <w:autoSpaceDE w:val="0"/>
        <w:autoSpaceDN w:val="0"/>
        <w:adjustRightInd w:val="0"/>
        <w:ind w:left="720" w:right="201"/>
        <w:jc w:val="both"/>
        <w:rPr>
          <w:ins w:id="1387" w:author="Hoang Duc Thanh-OCC" w:date="2026-04-08T15:52:00Z"/>
          <w:rFonts w:ascii="Arial" w:hAnsi="Arial" w:cs="Arial"/>
          <w:color w:val="000000" w:themeColor="text1"/>
          <w:sz w:val="18"/>
          <w:szCs w:val="18"/>
        </w:rPr>
      </w:pPr>
    </w:p>
    <w:p w14:paraId="1A21D123" w14:textId="05419D13" w:rsidR="008B154B" w:rsidRDefault="008B154B" w:rsidP="0020723B">
      <w:pPr>
        <w:autoSpaceDE w:val="0"/>
        <w:autoSpaceDN w:val="0"/>
        <w:adjustRightInd w:val="0"/>
        <w:ind w:left="720" w:right="201"/>
        <w:jc w:val="both"/>
        <w:rPr>
          <w:ins w:id="1388" w:author="Hoang Duc Thanh-OCC" w:date="2026-04-08T15:52:00Z"/>
          <w:rFonts w:ascii="Arial" w:hAnsi="Arial" w:cs="Arial"/>
          <w:color w:val="000000" w:themeColor="text1"/>
          <w:sz w:val="18"/>
          <w:szCs w:val="18"/>
        </w:rPr>
      </w:pPr>
    </w:p>
    <w:p w14:paraId="1BE73D6C" w14:textId="7343D336" w:rsidR="008B154B" w:rsidRDefault="008B154B" w:rsidP="0020723B">
      <w:pPr>
        <w:autoSpaceDE w:val="0"/>
        <w:autoSpaceDN w:val="0"/>
        <w:adjustRightInd w:val="0"/>
        <w:ind w:left="720" w:right="201"/>
        <w:jc w:val="both"/>
        <w:rPr>
          <w:ins w:id="1389" w:author="Hoang Duc Thanh-OCC" w:date="2026-04-08T15:52:00Z"/>
          <w:rFonts w:ascii="Arial" w:hAnsi="Arial" w:cs="Arial"/>
          <w:color w:val="000000" w:themeColor="text1"/>
          <w:sz w:val="18"/>
          <w:szCs w:val="18"/>
        </w:rPr>
      </w:pPr>
    </w:p>
    <w:p w14:paraId="0C0AC292" w14:textId="7CDCCF38" w:rsidR="008B154B" w:rsidRDefault="008B154B" w:rsidP="0020723B">
      <w:pPr>
        <w:autoSpaceDE w:val="0"/>
        <w:autoSpaceDN w:val="0"/>
        <w:adjustRightInd w:val="0"/>
        <w:ind w:left="720" w:right="201"/>
        <w:jc w:val="both"/>
        <w:rPr>
          <w:ins w:id="1390" w:author="Hoang Duc Thanh-OCC" w:date="2026-04-08T15:52:00Z"/>
          <w:rFonts w:ascii="Arial" w:hAnsi="Arial" w:cs="Arial"/>
          <w:color w:val="000000" w:themeColor="text1"/>
          <w:sz w:val="18"/>
          <w:szCs w:val="18"/>
        </w:rPr>
      </w:pPr>
    </w:p>
    <w:p w14:paraId="3E069BF8" w14:textId="27C46CA2" w:rsidR="008B154B" w:rsidRDefault="008B154B" w:rsidP="0020723B">
      <w:pPr>
        <w:autoSpaceDE w:val="0"/>
        <w:autoSpaceDN w:val="0"/>
        <w:adjustRightInd w:val="0"/>
        <w:ind w:left="720" w:right="201"/>
        <w:jc w:val="both"/>
        <w:rPr>
          <w:ins w:id="1391" w:author="Hoang Duc Thanh-OCC" w:date="2026-04-08T15:52:00Z"/>
          <w:rFonts w:ascii="Arial" w:hAnsi="Arial" w:cs="Arial"/>
          <w:color w:val="000000" w:themeColor="text1"/>
          <w:sz w:val="18"/>
          <w:szCs w:val="18"/>
        </w:rPr>
      </w:pPr>
    </w:p>
    <w:p w14:paraId="358846BD" w14:textId="1E879474" w:rsidR="008B154B" w:rsidRDefault="008B154B" w:rsidP="0020723B">
      <w:pPr>
        <w:autoSpaceDE w:val="0"/>
        <w:autoSpaceDN w:val="0"/>
        <w:adjustRightInd w:val="0"/>
        <w:ind w:left="720" w:right="201"/>
        <w:jc w:val="both"/>
        <w:rPr>
          <w:ins w:id="1392" w:author="Hoang Duc Thanh-OCC" w:date="2026-04-08T15:52:00Z"/>
          <w:rFonts w:ascii="Arial" w:hAnsi="Arial" w:cs="Arial"/>
          <w:color w:val="000000" w:themeColor="text1"/>
          <w:sz w:val="18"/>
          <w:szCs w:val="18"/>
        </w:rPr>
      </w:pPr>
    </w:p>
    <w:p w14:paraId="5256F63D" w14:textId="59E2F486" w:rsidR="008B154B" w:rsidRDefault="008B154B" w:rsidP="0020723B">
      <w:pPr>
        <w:autoSpaceDE w:val="0"/>
        <w:autoSpaceDN w:val="0"/>
        <w:adjustRightInd w:val="0"/>
        <w:ind w:left="720" w:right="201"/>
        <w:jc w:val="both"/>
        <w:rPr>
          <w:ins w:id="1393" w:author="Hoang Duc Thanh-OCC" w:date="2026-04-08T15:52:00Z"/>
          <w:rFonts w:ascii="Arial" w:hAnsi="Arial" w:cs="Arial"/>
          <w:color w:val="000000" w:themeColor="text1"/>
          <w:sz w:val="18"/>
          <w:szCs w:val="18"/>
        </w:rPr>
      </w:pPr>
    </w:p>
    <w:p w14:paraId="72CB9E81" w14:textId="2465D5A4" w:rsidR="008B154B" w:rsidRDefault="008B154B" w:rsidP="0020723B">
      <w:pPr>
        <w:autoSpaceDE w:val="0"/>
        <w:autoSpaceDN w:val="0"/>
        <w:adjustRightInd w:val="0"/>
        <w:ind w:left="720" w:right="201"/>
        <w:jc w:val="both"/>
        <w:rPr>
          <w:ins w:id="1394" w:author="Hoang Duc Thanh-OCC" w:date="2026-04-08T15:52:00Z"/>
          <w:rFonts w:ascii="Arial" w:hAnsi="Arial" w:cs="Arial"/>
          <w:color w:val="000000" w:themeColor="text1"/>
          <w:sz w:val="18"/>
          <w:szCs w:val="18"/>
        </w:rPr>
      </w:pPr>
    </w:p>
    <w:p w14:paraId="71C1C666" w14:textId="4B295909" w:rsidR="008B154B" w:rsidRDefault="008B154B" w:rsidP="0020723B">
      <w:pPr>
        <w:autoSpaceDE w:val="0"/>
        <w:autoSpaceDN w:val="0"/>
        <w:adjustRightInd w:val="0"/>
        <w:ind w:left="720" w:right="201"/>
        <w:jc w:val="both"/>
        <w:rPr>
          <w:ins w:id="1395" w:author="Hoang Duc Thanh-OCC" w:date="2026-04-08T15:52:00Z"/>
          <w:rFonts w:ascii="Arial" w:hAnsi="Arial" w:cs="Arial"/>
          <w:color w:val="000000" w:themeColor="text1"/>
          <w:sz w:val="18"/>
          <w:szCs w:val="18"/>
        </w:rPr>
      </w:pPr>
    </w:p>
    <w:p w14:paraId="0C499DFE" w14:textId="1B91B07E" w:rsidR="008B154B" w:rsidRDefault="008B154B" w:rsidP="0020723B">
      <w:pPr>
        <w:autoSpaceDE w:val="0"/>
        <w:autoSpaceDN w:val="0"/>
        <w:adjustRightInd w:val="0"/>
        <w:ind w:left="720" w:right="201"/>
        <w:jc w:val="both"/>
        <w:rPr>
          <w:ins w:id="1396" w:author="Hoang Duc Thanh-OCC" w:date="2026-04-08T15:52:00Z"/>
          <w:rFonts w:ascii="Arial" w:hAnsi="Arial" w:cs="Arial"/>
          <w:color w:val="000000" w:themeColor="text1"/>
          <w:sz w:val="18"/>
          <w:szCs w:val="18"/>
        </w:rPr>
      </w:pPr>
    </w:p>
    <w:p w14:paraId="3F2CA060" w14:textId="072295D8" w:rsidR="008B154B" w:rsidRDefault="008B154B" w:rsidP="0020723B">
      <w:pPr>
        <w:autoSpaceDE w:val="0"/>
        <w:autoSpaceDN w:val="0"/>
        <w:adjustRightInd w:val="0"/>
        <w:ind w:left="720" w:right="201"/>
        <w:jc w:val="both"/>
        <w:rPr>
          <w:ins w:id="1397" w:author="Hoang Duc Thanh-OCC" w:date="2026-04-08T15:52:00Z"/>
          <w:rFonts w:ascii="Arial" w:hAnsi="Arial" w:cs="Arial"/>
          <w:color w:val="000000" w:themeColor="text1"/>
          <w:sz w:val="18"/>
          <w:szCs w:val="18"/>
        </w:rPr>
      </w:pPr>
    </w:p>
    <w:p w14:paraId="54DB3C89" w14:textId="589D7804" w:rsidR="008B154B" w:rsidRDefault="008B154B" w:rsidP="0020723B">
      <w:pPr>
        <w:autoSpaceDE w:val="0"/>
        <w:autoSpaceDN w:val="0"/>
        <w:adjustRightInd w:val="0"/>
        <w:ind w:left="720" w:right="201"/>
        <w:jc w:val="both"/>
        <w:rPr>
          <w:ins w:id="1398" w:author="Hoang Duc Thanh-OCC" w:date="2026-04-08T15:52:00Z"/>
          <w:rFonts w:ascii="Arial" w:hAnsi="Arial" w:cs="Arial"/>
          <w:color w:val="000000" w:themeColor="text1"/>
          <w:sz w:val="18"/>
          <w:szCs w:val="18"/>
        </w:rPr>
      </w:pPr>
    </w:p>
    <w:p w14:paraId="2C122631" w14:textId="75D01349" w:rsidR="008B154B" w:rsidRDefault="008B154B" w:rsidP="0020723B">
      <w:pPr>
        <w:autoSpaceDE w:val="0"/>
        <w:autoSpaceDN w:val="0"/>
        <w:adjustRightInd w:val="0"/>
        <w:ind w:left="720" w:right="201"/>
        <w:jc w:val="both"/>
        <w:rPr>
          <w:ins w:id="1399" w:author="Hoang Duc Thanh-OCC" w:date="2026-04-08T15:52:00Z"/>
          <w:rFonts w:ascii="Arial" w:hAnsi="Arial" w:cs="Arial"/>
          <w:color w:val="000000" w:themeColor="text1"/>
          <w:sz w:val="18"/>
          <w:szCs w:val="18"/>
        </w:rPr>
      </w:pPr>
    </w:p>
    <w:p w14:paraId="4A80D6E6" w14:textId="19A364E9" w:rsidR="008B154B" w:rsidRDefault="008B154B" w:rsidP="0020723B">
      <w:pPr>
        <w:autoSpaceDE w:val="0"/>
        <w:autoSpaceDN w:val="0"/>
        <w:adjustRightInd w:val="0"/>
        <w:ind w:left="720" w:right="201"/>
        <w:jc w:val="both"/>
        <w:rPr>
          <w:ins w:id="1400" w:author="Hoang Duc Thanh-OCC" w:date="2026-04-08T15:52:00Z"/>
          <w:rFonts w:ascii="Arial" w:hAnsi="Arial" w:cs="Arial"/>
          <w:color w:val="000000" w:themeColor="text1"/>
          <w:sz w:val="18"/>
          <w:szCs w:val="18"/>
        </w:rPr>
      </w:pPr>
    </w:p>
    <w:p w14:paraId="2C631018" w14:textId="3E632EEE" w:rsidR="008B154B" w:rsidRDefault="008B154B" w:rsidP="0020723B">
      <w:pPr>
        <w:autoSpaceDE w:val="0"/>
        <w:autoSpaceDN w:val="0"/>
        <w:adjustRightInd w:val="0"/>
        <w:ind w:left="720" w:right="201"/>
        <w:jc w:val="both"/>
        <w:rPr>
          <w:ins w:id="1401" w:author="Hoang Duc Thanh-OCC" w:date="2026-04-08T15:52:00Z"/>
          <w:rFonts w:ascii="Arial" w:hAnsi="Arial" w:cs="Arial"/>
          <w:color w:val="000000" w:themeColor="text1"/>
          <w:sz w:val="18"/>
          <w:szCs w:val="18"/>
        </w:rPr>
      </w:pPr>
    </w:p>
    <w:p w14:paraId="7E0C30EE" w14:textId="2B052B69" w:rsidR="008B154B" w:rsidRDefault="008B154B" w:rsidP="0020723B">
      <w:pPr>
        <w:autoSpaceDE w:val="0"/>
        <w:autoSpaceDN w:val="0"/>
        <w:adjustRightInd w:val="0"/>
        <w:ind w:left="720" w:right="201"/>
        <w:jc w:val="both"/>
        <w:rPr>
          <w:ins w:id="1402" w:author="Hoang Duc Thanh-OCC" w:date="2026-04-08T15:52:00Z"/>
          <w:rFonts w:ascii="Arial" w:hAnsi="Arial" w:cs="Arial"/>
          <w:color w:val="000000" w:themeColor="text1"/>
          <w:sz w:val="18"/>
          <w:szCs w:val="18"/>
        </w:rPr>
      </w:pPr>
    </w:p>
    <w:p w14:paraId="005F282D" w14:textId="4FF38130" w:rsidR="008B154B" w:rsidRDefault="008B154B" w:rsidP="0020723B">
      <w:pPr>
        <w:autoSpaceDE w:val="0"/>
        <w:autoSpaceDN w:val="0"/>
        <w:adjustRightInd w:val="0"/>
        <w:ind w:left="720" w:right="201"/>
        <w:jc w:val="both"/>
        <w:rPr>
          <w:ins w:id="1403" w:author="Hoang Duc Thanh-OCC" w:date="2026-04-08T15:52:00Z"/>
          <w:rFonts w:ascii="Arial" w:hAnsi="Arial" w:cs="Arial"/>
          <w:color w:val="000000" w:themeColor="text1"/>
          <w:sz w:val="18"/>
          <w:szCs w:val="18"/>
        </w:rPr>
      </w:pPr>
    </w:p>
    <w:p w14:paraId="4BAFEF9E" w14:textId="6F27F36E" w:rsidR="008B154B" w:rsidRDefault="008B154B" w:rsidP="0020723B">
      <w:pPr>
        <w:autoSpaceDE w:val="0"/>
        <w:autoSpaceDN w:val="0"/>
        <w:adjustRightInd w:val="0"/>
        <w:ind w:left="720" w:right="201"/>
        <w:jc w:val="both"/>
        <w:rPr>
          <w:ins w:id="1404" w:author="Hoang Duc Thanh-OCC" w:date="2026-04-08T15:52:00Z"/>
          <w:rFonts w:ascii="Arial" w:hAnsi="Arial" w:cs="Arial"/>
          <w:color w:val="000000" w:themeColor="text1"/>
          <w:sz w:val="18"/>
          <w:szCs w:val="18"/>
        </w:rPr>
      </w:pPr>
    </w:p>
    <w:p w14:paraId="6AB2B17A" w14:textId="77777777" w:rsidR="008B154B" w:rsidRDefault="008B154B" w:rsidP="0020723B">
      <w:pPr>
        <w:autoSpaceDE w:val="0"/>
        <w:autoSpaceDN w:val="0"/>
        <w:adjustRightInd w:val="0"/>
        <w:ind w:left="720" w:right="201"/>
        <w:jc w:val="both"/>
        <w:rPr>
          <w:rFonts w:ascii="Arial" w:hAnsi="Arial" w:cs="Arial"/>
          <w:color w:val="000000" w:themeColor="text1"/>
          <w:sz w:val="18"/>
          <w:szCs w:val="18"/>
        </w:rPr>
      </w:pPr>
    </w:p>
    <w:p w14:paraId="6704108E" w14:textId="321BE566" w:rsidR="004E5DBA" w:rsidRDefault="004E5DBA" w:rsidP="0020723B">
      <w:pPr>
        <w:autoSpaceDE w:val="0"/>
        <w:autoSpaceDN w:val="0"/>
        <w:adjustRightInd w:val="0"/>
        <w:ind w:left="720" w:right="201"/>
        <w:jc w:val="both"/>
        <w:rPr>
          <w:rFonts w:ascii="Arial" w:hAnsi="Arial" w:cs="Arial"/>
          <w:color w:val="000000" w:themeColor="text1"/>
          <w:sz w:val="18"/>
          <w:szCs w:val="18"/>
        </w:rPr>
      </w:pPr>
    </w:p>
    <w:p w14:paraId="733C414F" w14:textId="77777777" w:rsidR="00BE77EB" w:rsidRPr="00B474F8" w:rsidRDefault="00BE77EB" w:rsidP="0020723B">
      <w:pPr>
        <w:autoSpaceDE w:val="0"/>
        <w:autoSpaceDN w:val="0"/>
        <w:adjustRightInd w:val="0"/>
        <w:ind w:left="720" w:right="201"/>
        <w:jc w:val="both"/>
        <w:rPr>
          <w:rFonts w:ascii="Arial" w:hAnsi="Arial" w:cs="Arial"/>
          <w:color w:val="000000" w:themeColor="text1"/>
          <w:sz w:val="18"/>
          <w:szCs w:val="18"/>
        </w:rPr>
      </w:pPr>
    </w:p>
    <w:sectPr w:rsidR="00BE77EB" w:rsidRPr="00B474F8" w:rsidSect="001A378C">
      <w:headerReference w:type="default" r:id="rId16"/>
      <w:headerReference w:type="first" r:id="rId17"/>
      <w:type w:val="continuous"/>
      <w:pgSz w:w="8959" w:h="11907" w:code="1"/>
      <w:pgMar w:top="284" w:right="284" w:bottom="244" w:left="284" w:header="284" w:footer="113" w:gutter="0"/>
      <w:pgNumType w:start="0"/>
      <w:cols w:space="720"/>
      <w:titlePg/>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F769E40" w16cex:dateUtc="2024-12-08T16:04:00Z"/>
</w16cex:commentsExtensible>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4111DC4" w14:textId="77777777" w:rsidR="000912F0" w:rsidRDefault="000912F0" w:rsidP="00B474F8">
      <w:r>
        <w:separator/>
      </w:r>
    </w:p>
  </w:endnote>
  <w:endnote w:type="continuationSeparator" w:id="0">
    <w:p w14:paraId="034CA1D6" w14:textId="77777777" w:rsidR="000912F0" w:rsidRDefault="000912F0" w:rsidP="00B474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DCF75D5" w14:textId="77777777" w:rsidR="000912F0" w:rsidRDefault="000912F0" w:rsidP="00B474F8">
      <w:r>
        <w:separator/>
      </w:r>
    </w:p>
  </w:footnote>
  <w:footnote w:type="continuationSeparator" w:id="0">
    <w:p w14:paraId="4F053F9F" w14:textId="77777777" w:rsidR="000912F0" w:rsidRDefault="000912F0" w:rsidP="00B474F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618" w:type="dxa"/>
      <w:jc w:val="center"/>
      <w:tblLayout w:type="fixed"/>
      <w:tblCellMar>
        <w:left w:w="119" w:type="dxa"/>
        <w:right w:w="119" w:type="dxa"/>
      </w:tblCellMar>
      <w:tblLook w:val="0000" w:firstRow="0" w:lastRow="0" w:firstColumn="0" w:lastColumn="0" w:noHBand="0" w:noVBand="0"/>
    </w:tblPr>
    <w:tblGrid>
      <w:gridCol w:w="1962"/>
      <w:gridCol w:w="4030"/>
      <w:gridCol w:w="1626"/>
    </w:tblGrid>
    <w:tr w:rsidR="000912F0" w:rsidRPr="00C01066" w14:paraId="3E079D34" w14:textId="77777777" w:rsidTr="00B474F8">
      <w:trPr>
        <w:cantSplit/>
        <w:trHeight w:val="405"/>
        <w:jc w:val="center"/>
      </w:trPr>
      <w:tc>
        <w:tcPr>
          <w:tcW w:w="1962" w:type="dxa"/>
          <w:vMerge w:val="restart"/>
          <w:tcBorders>
            <w:top w:val="double" w:sz="6" w:space="0" w:color="auto"/>
            <w:left w:val="double" w:sz="6" w:space="0" w:color="auto"/>
          </w:tcBorders>
        </w:tcPr>
        <w:p w14:paraId="6E4B33A1" w14:textId="77777777" w:rsidR="000912F0" w:rsidRPr="00C01066" w:rsidRDefault="000912F0" w:rsidP="00B474F8">
          <w:pPr>
            <w:rPr>
              <w:rFonts w:ascii="Arial" w:hAnsi="Arial" w:cs="Arial"/>
              <w:sz w:val="18"/>
              <w:szCs w:val="18"/>
            </w:rPr>
          </w:pPr>
          <w:r w:rsidRPr="00C01066">
            <w:rPr>
              <w:rFonts w:ascii="Arial" w:hAnsi="Arial" w:cs="Arial"/>
              <w:noProof/>
              <w:sz w:val="18"/>
              <w:szCs w:val="18"/>
            </w:rPr>
            <w:drawing>
              <wp:inline distT="0" distB="0" distL="0" distR="0" wp14:anchorId="7CCF8B89" wp14:editId="41290240">
                <wp:extent cx="1050925" cy="477520"/>
                <wp:effectExtent l="0" t="0" r="0" b="0"/>
                <wp:docPr id="4" name="Picture 8" descr="VNA-LOGO-vert-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NA-LOGO-vert-4C-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0925" cy="477520"/>
                        </a:xfrm>
                        <a:prstGeom prst="rect">
                          <a:avLst/>
                        </a:prstGeom>
                        <a:noFill/>
                        <a:ln>
                          <a:noFill/>
                        </a:ln>
                      </pic:spPr>
                    </pic:pic>
                  </a:graphicData>
                </a:graphic>
              </wp:inline>
            </w:drawing>
          </w:r>
        </w:p>
        <w:p w14:paraId="56089375" w14:textId="77777777" w:rsidR="000912F0" w:rsidRPr="00C01066" w:rsidRDefault="000912F0" w:rsidP="00B474F8">
          <w:pPr>
            <w:jc w:val="center"/>
            <w:rPr>
              <w:rFonts w:ascii="Arial" w:hAnsi="Arial" w:cs="Arial"/>
              <w:b/>
              <w:sz w:val="18"/>
              <w:szCs w:val="18"/>
            </w:rPr>
          </w:pPr>
          <w:r w:rsidRPr="00C01066">
            <w:rPr>
              <w:rFonts w:ascii="Arial" w:hAnsi="Arial" w:cs="Arial"/>
              <w:b/>
              <w:sz w:val="18"/>
              <w:szCs w:val="18"/>
            </w:rPr>
            <w:t>ROUTE MANUAL</w:t>
          </w:r>
        </w:p>
      </w:tc>
      <w:tc>
        <w:tcPr>
          <w:tcW w:w="4030" w:type="dxa"/>
          <w:vMerge w:val="restart"/>
          <w:tcBorders>
            <w:top w:val="double" w:sz="6" w:space="0" w:color="auto"/>
            <w:left w:val="single" w:sz="6" w:space="0" w:color="auto"/>
          </w:tcBorders>
          <w:vAlign w:val="center"/>
        </w:tcPr>
        <w:p w14:paraId="220DE5F8" w14:textId="158630D5" w:rsidR="000912F0" w:rsidRPr="00C01066" w:rsidRDefault="000912F0" w:rsidP="00B474F8">
          <w:pPr>
            <w:pStyle w:val="IntBlank"/>
            <w:tabs>
              <w:tab w:val="clear" w:pos="-720"/>
            </w:tabs>
            <w:rPr>
              <w:rFonts w:cs="Arial"/>
              <w:b/>
              <w:sz w:val="18"/>
              <w:szCs w:val="18"/>
            </w:rPr>
          </w:pPr>
          <w:r>
            <w:rPr>
              <w:rFonts w:cs="Arial"/>
              <w:b/>
              <w:sz w:val="18"/>
              <w:szCs w:val="18"/>
            </w:rPr>
            <w:t>CITY PAIRS &amp; ROUTES</w:t>
          </w:r>
        </w:p>
      </w:tc>
      <w:tc>
        <w:tcPr>
          <w:tcW w:w="1626" w:type="dxa"/>
          <w:tcBorders>
            <w:top w:val="double" w:sz="6" w:space="0" w:color="auto"/>
            <w:left w:val="single" w:sz="6" w:space="0" w:color="auto"/>
            <w:right w:val="double" w:sz="6" w:space="0" w:color="auto"/>
          </w:tcBorders>
          <w:vAlign w:val="center"/>
        </w:tcPr>
        <w:p w14:paraId="0A3C153E" w14:textId="23B1FC4F" w:rsidR="000912F0" w:rsidRPr="00C01066" w:rsidRDefault="000912F0" w:rsidP="00B474F8">
          <w:pPr>
            <w:spacing w:before="160"/>
            <w:jc w:val="center"/>
            <w:rPr>
              <w:rFonts w:ascii="Arial" w:hAnsi="Arial" w:cs="Arial"/>
              <w:b/>
              <w:sz w:val="18"/>
              <w:szCs w:val="18"/>
            </w:rPr>
          </w:pPr>
          <w:r>
            <w:rPr>
              <w:rFonts w:ascii="Arial" w:hAnsi="Arial" w:cs="Arial"/>
              <w:b/>
              <w:sz w:val="18"/>
              <w:szCs w:val="18"/>
            </w:rPr>
            <w:t>3.1</w:t>
          </w:r>
          <w:r w:rsidRPr="00C01066">
            <w:rPr>
              <w:rFonts w:ascii="Arial" w:hAnsi="Arial" w:cs="Arial"/>
              <w:b/>
              <w:sz w:val="18"/>
              <w:szCs w:val="18"/>
            </w:rPr>
            <w:t>/ P</w:t>
          </w:r>
          <w:r>
            <w:rPr>
              <w:rFonts w:ascii="Arial" w:hAnsi="Arial" w:cs="Arial"/>
              <w:b/>
              <w:sz w:val="18"/>
              <w:szCs w:val="18"/>
            </w:rPr>
            <w:t>1</w:t>
          </w:r>
        </w:p>
      </w:tc>
    </w:tr>
    <w:tr w:rsidR="000912F0" w:rsidRPr="00C01066" w14:paraId="2B97E240" w14:textId="77777777" w:rsidTr="00B474F8">
      <w:trPr>
        <w:cantSplit/>
        <w:trHeight w:val="389"/>
        <w:jc w:val="center"/>
      </w:trPr>
      <w:tc>
        <w:tcPr>
          <w:tcW w:w="1962" w:type="dxa"/>
          <w:vMerge/>
          <w:tcBorders>
            <w:left w:val="double" w:sz="6" w:space="0" w:color="auto"/>
            <w:bottom w:val="double" w:sz="6" w:space="0" w:color="auto"/>
          </w:tcBorders>
          <w:vAlign w:val="center"/>
        </w:tcPr>
        <w:p w14:paraId="452697C7" w14:textId="77777777" w:rsidR="000912F0" w:rsidRPr="00C01066" w:rsidRDefault="000912F0" w:rsidP="00B474F8">
          <w:pPr>
            <w:jc w:val="center"/>
            <w:rPr>
              <w:rFonts w:ascii="Arial" w:hAnsi="Arial" w:cs="Arial"/>
              <w:sz w:val="18"/>
              <w:szCs w:val="18"/>
            </w:rPr>
          </w:pPr>
        </w:p>
      </w:tc>
      <w:tc>
        <w:tcPr>
          <w:tcW w:w="4030" w:type="dxa"/>
          <w:vMerge/>
          <w:tcBorders>
            <w:left w:val="single" w:sz="6" w:space="0" w:color="auto"/>
            <w:bottom w:val="double" w:sz="6" w:space="0" w:color="auto"/>
          </w:tcBorders>
          <w:vAlign w:val="center"/>
        </w:tcPr>
        <w:p w14:paraId="7499767F" w14:textId="77777777" w:rsidR="000912F0" w:rsidRPr="00C01066" w:rsidRDefault="000912F0" w:rsidP="00B474F8">
          <w:pPr>
            <w:pStyle w:val="IntBlank"/>
            <w:tabs>
              <w:tab w:val="clear" w:pos="-720"/>
            </w:tabs>
            <w:suppressAutoHyphens w:val="0"/>
            <w:rPr>
              <w:rFonts w:cs="Arial"/>
              <w:b/>
              <w:sz w:val="18"/>
              <w:szCs w:val="18"/>
              <w:lang w:val="en-US"/>
            </w:rPr>
          </w:pPr>
        </w:p>
      </w:tc>
      <w:tc>
        <w:tcPr>
          <w:tcW w:w="1626" w:type="dxa"/>
          <w:tcBorders>
            <w:top w:val="single" w:sz="6" w:space="0" w:color="auto"/>
            <w:left w:val="single" w:sz="6" w:space="0" w:color="auto"/>
            <w:bottom w:val="double" w:sz="6" w:space="0" w:color="auto"/>
            <w:right w:val="double" w:sz="6" w:space="0" w:color="auto"/>
          </w:tcBorders>
          <w:vAlign w:val="center"/>
        </w:tcPr>
        <w:p w14:paraId="12D837EF" w14:textId="77777777" w:rsidR="000912F0" w:rsidRPr="00C01066" w:rsidRDefault="000912F0" w:rsidP="00B04817">
          <w:pPr>
            <w:spacing w:before="20"/>
            <w:jc w:val="center"/>
            <w:rPr>
              <w:rFonts w:ascii="Arial" w:hAnsi="Arial" w:cs="Arial"/>
              <w:b/>
              <w:spacing w:val="-1"/>
              <w:sz w:val="18"/>
              <w:szCs w:val="18"/>
            </w:rPr>
          </w:pPr>
          <w:r>
            <w:rPr>
              <w:rFonts w:ascii="Arial" w:hAnsi="Arial" w:cs="Arial"/>
              <w:b/>
              <w:spacing w:val="-1"/>
              <w:sz w:val="18"/>
              <w:szCs w:val="18"/>
            </w:rPr>
            <w:t>TR 04</w:t>
          </w:r>
        </w:p>
        <w:p w14:paraId="1671ECD8" w14:textId="0BE69675" w:rsidR="000912F0" w:rsidRPr="00C01066" w:rsidRDefault="000912F0" w:rsidP="00B04817">
          <w:pPr>
            <w:spacing w:before="20"/>
            <w:jc w:val="center"/>
            <w:rPr>
              <w:rFonts w:ascii="Arial" w:hAnsi="Arial" w:cs="Arial"/>
              <w:b/>
              <w:spacing w:val="-1"/>
              <w:sz w:val="18"/>
              <w:szCs w:val="18"/>
            </w:rPr>
          </w:pPr>
          <w:r>
            <w:rPr>
              <w:rFonts w:ascii="Arial" w:hAnsi="Arial" w:cs="Arial"/>
              <w:b/>
              <w:spacing w:val="-1"/>
              <w:sz w:val="18"/>
              <w:szCs w:val="18"/>
            </w:rPr>
            <w:t>25FEB26</w:t>
          </w:r>
        </w:p>
      </w:tc>
    </w:tr>
  </w:tbl>
  <w:p w14:paraId="59DEA677" w14:textId="77777777" w:rsidR="000912F0" w:rsidRDefault="000912F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618" w:type="dxa"/>
      <w:jc w:val="center"/>
      <w:tblLayout w:type="fixed"/>
      <w:tblCellMar>
        <w:left w:w="119" w:type="dxa"/>
        <w:right w:w="119" w:type="dxa"/>
      </w:tblCellMar>
      <w:tblLook w:val="0000" w:firstRow="0" w:lastRow="0" w:firstColumn="0" w:lastColumn="0" w:noHBand="0" w:noVBand="0"/>
    </w:tblPr>
    <w:tblGrid>
      <w:gridCol w:w="1962"/>
      <w:gridCol w:w="4030"/>
      <w:gridCol w:w="1626"/>
    </w:tblGrid>
    <w:tr w:rsidR="000912F0" w:rsidRPr="00C01066" w14:paraId="5FFD705B" w14:textId="77777777" w:rsidTr="008C3E80">
      <w:trPr>
        <w:cantSplit/>
        <w:trHeight w:val="405"/>
        <w:jc w:val="center"/>
      </w:trPr>
      <w:tc>
        <w:tcPr>
          <w:tcW w:w="1962" w:type="dxa"/>
          <w:vMerge w:val="restart"/>
          <w:tcBorders>
            <w:top w:val="double" w:sz="6" w:space="0" w:color="auto"/>
            <w:left w:val="double" w:sz="6" w:space="0" w:color="auto"/>
          </w:tcBorders>
        </w:tcPr>
        <w:p w14:paraId="5179AF08" w14:textId="77777777" w:rsidR="000912F0" w:rsidRPr="00C01066" w:rsidRDefault="000912F0" w:rsidP="00B474F8">
          <w:pPr>
            <w:rPr>
              <w:rFonts w:ascii="Arial" w:hAnsi="Arial" w:cs="Arial"/>
              <w:sz w:val="18"/>
              <w:szCs w:val="18"/>
            </w:rPr>
          </w:pPr>
          <w:r w:rsidRPr="00C01066">
            <w:rPr>
              <w:rFonts w:ascii="Arial" w:hAnsi="Arial" w:cs="Arial"/>
              <w:noProof/>
              <w:sz w:val="18"/>
              <w:szCs w:val="18"/>
            </w:rPr>
            <w:drawing>
              <wp:inline distT="0" distB="0" distL="0" distR="0" wp14:anchorId="1166EFD9" wp14:editId="350C1BCB">
                <wp:extent cx="1050925" cy="477520"/>
                <wp:effectExtent l="0" t="0" r="0" b="0"/>
                <wp:docPr id="615707242" name="Picture 615707242" descr="VNA-LOGO-vert-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NA-LOGO-vert-4C-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0925" cy="477520"/>
                        </a:xfrm>
                        <a:prstGeom prst="rect">
                          <a:avLst/>
                        </a:prstGeom>
                        <a:noFill/>
                        <a:ln>
                          <a:noFill/>
                        </a:ln>
                      </pic:spPr>
                    </pic:pic>
                  </a:graphicData>
                </a:graphic>
              </wp:inline>
            </w:drawing>
          </w:r>
        </w:p>
        <w:p w14:paraId="443CAE0F" w14:textId="77777777" w:rsidR="000912F0" w:rsidRPr="00C01066" w:rsidRDefault="000912F0" w:rsidP="00B474F8">
          <w:pPr>
            <w:jc w:val="center"/>
            <w:rPr>
              <w:rFonts w:ascii="Arial" w:hAnsi="Arial" w:cs="Arial"/>
              <w:b/>
              <w:sz w:val="18"/>
              <w:szCs w:val="18"/>
            </w:rPr>
          </w:pPr>
          <w:r w:rsidRPr="00C01066">
            <w:rPr>
              <w:rFonts w:ascii="Arial" w:hAnsi="Arial" w:cs="Arial"/>
              <w:b/>
              <w:sz w:val="18"/>
              <w:szCs w:val="18"/>
            </w:rPr>
            <w:t>ROUTE MANUAL</w:t>
          </w:r>
        </w:p>
      </w:tc>
      <w:tc>
        <w:tcPr>
          <w:tcW w:w="4030" w:type="dxa"/>
          <w:vMerge w:val="restart"/>
          <w:tcBorders>
            <w:top w:val="double" w:sz="6" w:space="0" w:color="auto"/>
            <w:left w:val="single" w:sz="6" w:space="0" w:color="auto"/>
          </w:tcBorders>
          <w:vAlign w:val="center"/>
        </w:tcPr>
        <w:p w14:paraId="5FDA7640" w14:textId="50B27DB3" w:rsidR="000912F0" w:rsidRPr="00EB712C" w:rsidRDefault="000912F0" w:rsidP="00EB712C">
          <w:pPr>
            <w:pStyle w:val="IntBlank"/>
            <w:tabs>
              <w:tab w:val="clear" w:pos="-720"/>
            </w:tabs>
            <w:rPr>
              <w:rFonts w:cs="Arial"/>
              <w:b/>
              <w:sz w:val="18"/>
              <w:szCs w:val="18"/>
            </w:rPr>
          </w:pPr>
          <w:r>
            <w:rPr>
              <w:rFonts w:cs="Arial"/>
              <w:b/>
              <w:sz w:val="18"/>
              <w:szCs w:val="18"/>
            </w:rPr>
            <w:t>CITY PAIRS &amp; ROUTES</w:t>
          </w:r>
        </w:p>
      </w:tc>
      <w:tc>
        <w:tcPr>
          <w:tcW w:w="1626" w:type="dxa"/>
          <w:tcBorders>
            <w:top w:val="double" w:sz="6" w:space="0" w:color="auto"/>
            <w:left w:val="single" w:sz="6" w:space="0" w:color="auto"/>
            <w:right w:val="double" w:sz="6" w:space="0" w:color="auto"/>
          </w:tcBorders>
          <w:vAlign w:val="center"/>
        </w:tcPr>
        <w:p w14:paraId="5AF7657E" w14:textId="798DEF78" w:rsidR="000912F0" w:rsidRPr="00C01066" w:rsidRDefault="000912F0" w:rsidP="00B474F8">
          <w:pPr>
            <w:spacing w:before="160"/>
            <w:jc w:val="center"/>
            <w:rPr>
              <w:rFonts w:ascii="Arial" w:hAnsi="Arial" w:cs="Arial"/>
              <w:b/>
              <w:sz w:val="18"/>
              <w:szCs w:val="18"/>
            </w:rPr>
          </w:pPr>
          <w:r>
            <w:rPr>
              <w:rFonts w:ascii="Arial" w:hAnsi="Arial" w:cs="Arial"/>
              <w:b/>
              <w:sz w:val="18"/>
              <w:szCs w:val="18"/>
            </w:rPr>
            <w:t>TOC</w:t>
          </w:r>
          <w:r w:rsidRPr="00C01066">
            <w:rPr>
              <w:rFonts w:ascii="Arial" w:hAnsi="Arial" w:cs="Arial"/>
              <w:b/>
              <w:sz w:val="18"/>
              <w:szCs w:val="18"/>
            </w:rPr>
            <w:t>/ P</w:t>
          </w:r>
          <w:r>
            <w:rPr>
              <w:rFonts w:ascii="Arial" w:hAnsi="Arial" w:cs="Arial"/>
              <w:b/>
              <w:sz w:val="18"/>
              <w:szCs w:val="18"/>
            </w:rPr>
            <w:t>1</w:t>
          </w:r>
        </w:p>
      </w:tc>
    </w:tr>
    <w:tr w:rsidR="000912F0" w:rsidRPr="00C01066" w14:paraId="2A719F6B" w14:textId="77777777" w:rsidTr="008C3E80">
      <w:trPr>
        <w:cantSplit/>
        <w:trHeight w:val="389"/>
        <w:jc w:val="center"/>
      </w:trPr>
      <w:tc>
        <w:tcPr>
          <w:tcW w:w="1962" w:type="dxa"/>
          <w:vMerge/>
          <w:tcBorders>
            <w:left w:val="double" w:sz="6" w:space="0" w:color="auto"/>
            <w:bottom w:val="double" w:sz="6" w:space="0" w:color="auto"/>
          </w:tcBorders>
          <w:vAlign w:val="center"/>
        </w:tcPr>
        <w:p w14:paraId="18CC4E3E" w14:textId="77777777" w:rsidR="000912F0" w:rsidRPr="00C01066" w:rsidRDefault="000912F0" w:rsidP="00B474F8">
          <w:pPr>
            <w:jc w:val="center"/>
            <w:rPr>
              <w:rFonts w:ascii="Arial" w:hAnsi="Arial" w:cs="Arial"/>
              <w:sz w:val="18"/>
              <w:szCs w:val="18"/>
            </w:rPr>
          </w:pPr>
        </w:p>
      </w:tc>
      <w:tc>
        <w:tcPr>
          <w:tcW w:w="4030" w:type="dxa"/>
          <w:vMerge/>
          <w:tcBorders>
            <w:left w:val="single" w:sz="6" w:space="0" w:color="auto"/>
            <w:bottom w:val="double" w:sz="6" w:space="0" w:color="auto"/>
          </w:tcBorders>
          <w:vAlign w:val="center"/>
        </w:tcPr>
        <w:p w14:paraId="70E26BAD" w14:textId="77777777" w:rsidR="000912F0" w:rsidRPr="00C01066" w:rsidRDefault="000912F0" w:rsidP="00B474F8">
          <w:pPr>
            <w:pStyle w:val="IntBlank"/>
            <w:tabs>
              <w:tab w:val="clear" w:pos="-720"/>
            </w:tabs>
            <w:suppressAutoHyphens w:val="0"/>
            <w:rPr>
              <w:rFonts w:cs="Arial"/>
              <w:b/>
              <w:sz w:val="18"/>
              <w:szCs w:val="18"/>
              <w:lang w:val="en-US"/>
            </w:rPr>
          </w:pPr>
        </w:p>
      </w:tc>
      <w:tc>
        <w:tcPr>
          <w:tcW w:w="1626" w:type="dxa"/>
          <w:tcBorders>
            <w:top w:val="single" w:sz="6" w:space="0" w:color="auto"/>
            <w:left w:val="single" w:sz="6" w:space="0" w:color="auto"/>
            <w:bottom w:val="double" w:sz="6" w:space="0" w:color="auto"/>
            <w:right w:val="double" w:sz="6" w:space="0" w:color="auto"/>
          </w:tcBorders>
          <w:vAlign w:val="center"/>
        </w:tcPr>
        <w:p w14:paraId="40C409C9" w14:textId="1DCEF6BD" w:rsidR="000912F0" w:rsidRPr="00C01066" w:rsidRDefault="000912F0" w:rsidP="003F26D7">
          <w:pPr>
            <w:spacing w:before="20"/>
            <w:jc w:val="center"/>
            <w:rPr>
              <w:rFonts w:ascii="Arial" w:hAnsi="Arial" w:cs="Arial"/>
              <w:b/>
              <w:spacing w:val="-1"/>
              <w:sz w:val="18"/>
              <w:szCs w:val="18"/>
            </w:rPr>
          </w:pPr>
          <w:r>
            <w:rPr>
              <w:rFonts w:ascii="Arial" w:hAnsi="Arial" w:cs="Arial"/>
              <w:b/>
              <w:spacing w:val="-1"/>
              <w:sz w:val="18"/>
              <w:szCs w:val="18"/>
            </w:rPr>
            <w:t>TR 04</w:t>
          </w:r>
        </w:p>
        <w:p w14:paraId="5A773679" w14:textId="4055B775" w:rsidR="000912F0" w:rsidRPr="00C01066" w:rsidRDefault="000912F0" w:rsidP="003F26D7">
          <w:pPr>
            <w:spacing w:before="20"/>
            <w:jc w:val="center"/>
            <w:rPr>
              <w:rFonts w:ascii="Arial" w:hAnsi="Arial" w:cs="Arial"/>
              <w:b/>
              <w:spacing w:val="-1"/>
              <w:sz w:val="18"/>
              <w:szCs w:val="18"/>
            </w:rPr>
          </w:pPr>
          <w:r>
            <w:rPr>
              <w:rFonts w:ascii="Arial" w:hAnsi="Arial" w:cs="Arial"/>
              <w:b/>
              <w:spacing w:val="-1"/>
              <w:sz w:val="18"/>
              <w:szCs w:val="18"/>
            </w:rPr>
            <w:t>25FEB26</w:t>
          </w:r>
        </w:p>
      </w:tc>
    </w:tr>
  </w:tbl>
  <w:p w14:paraId="63FD8F14" w14:textId="77777777" w:rsidR="000912F0" w:rsidRDefault="000912F0">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618" w:type="dxa"/>
      <w:jc w:val="center"/>
      <w:tblLayout w:type="fixed"/>
      <w:tblCellMar>
        <w:left w:w="119" w:type="dxa"/>
        <w:right w:w="119" w:type="dxa"/>
      </w:tblCellMar>
      <w:tblLook w:val="0000" w:firstRow="0" w:lastRow="0" w:firstColumn="0" w:lastColumn="0" w:noHBand="0" w:noVBand="0"/>
    </w:tblPr>
    <w:tblGrid>
      <w:gridCol w:w="1962"/>
      <w:gridCol w:w="4030"/>
      <w:gridCol w:w="1626"/>
    </w:tblGrid>
    <w:tr w:rsidR="000912F0" w:rsidRPr="00C01066" w14:paraId="41004305" w14:textId="77777777" w:rsidTr="008C3E80">
      <w:trPr>
        <w:cantSplit/>
        <w:trHeight w:val="405"/>
        <w:jc w:val="center"/>
      </w:trPr>
      <w:tc>
        <w:tcPr>
          <w:tcW w:w="1962" w:type="dxa"/>
          <w:vMerge w:val="restart"/>
          <w:tcBorders>
            <w:top w:val="double" w:sz="6" w:space="0" w:color="auto"/>
            <w:left w:val="double" w:sz="6" w:space="0" w:color="auto"/>
          </w:tcBorders>
        </w:tcPr>
        <w:p w14:paraId="65B5C4AD" w14:textId="77777777" w:rsidR="000912F0" w:rsidRPr="00C01066" w:rsidRDefault="000912F0" w:rsidP="00B474F8">
          <w:pPr>
            <w:rPr>
              <w:rFonts w:ascii="Arial" w:hAnsi="Arial" w:cs="Arial"/>
              <w:sz w:val="18"/>
              <w:szCs w:val="18"/>
            </w:rPr>
          </w:pPr>
          <w:r w:rsidRPr="00C01066">
            <w:rPr>
              <w:rFonts w:ascii="Arial" w:hAnsi="Arial" w:cs="Arial"/>
              <w:noProof/>
              <w:sz w:val="18"/>
              <w:szCs w:val="18"/>
            </w:rPr>
            <w:drawing>
              <wp:inline distT="0" distB="0" distL="0" distR="0" wp14:anchorId="1308B3CE" wp14:editId="4FE69291">
                <wp:extent cx="1050925" cy="477520"/>
                <wp:effectExtent l="0" t="0" r="0" b="0"/>
                <wp:docPr id="24" name="Picture 24" descr="VNA-LOGO-vert-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NA-LOGO-vert-4C-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0925" cy="477520"/>
                        </a:xfrm>
                        <a:prstGeom prst="rect">
                          <a:avLst/>
                        </a:prstGeom>
                        <a:noFill/>
                        <a:ln>
                          <a:noFill/>
                        </a:ln>
                      </pic:spPr>
                    </pic:pic>
                  </a:graphicData>
                </a:graphic>
              </wp:inline>
            </w:drawing>
          </w:r>
        </w:p>
        <w:p w14:paraId="094708A1" w14:textId="77777777" w:rsidR="000912F0" w:rsidRPr="00C01066" w:rsidRDefault="000912F0" w:rsidP="00B474F8">
          <w:pPr>
            <w:jc w:val="center"/>
            <w:rPr>
              <w:rFonts w:ascii="Arial" w:hAnsi="Arial" w:cs="Arial"/>
              <w:b/>
              <w:sz w:val="18"/>
              <w:szCs w:val="18"/>
            </w:rPr>
          </w:pPr>
          <w:r w:rsidRPr="00C01066">
            <w:rPr>
              <w:rFonts w:ascii="Arial" w:hAnsi="Arial" w:cs="Arial"/>
              <w:b/>
              <w:sz w:val="18"/>
              <w:szCs w:val="18"/>
            </w:rPr>
            <w:t>ROUTE MANUAL</w:t>
          </w:r>
        </w:p>
      </w:tc>
      <w:tc>
        <w:tcPr>
          <w:tcW w:w="4030" w:type="dxa"/>
          <w:vMerge w:val="restart"/>
          <w:tcBorders>
            <w:top w:val="double" w:sz="6" w:space="0" w:color="auto"/>
            <w:left w:val="single" w:sz="6" w:space="0" w:color="auto"/>
          </w:tcBorders>
          <w:vAlign w:val="center"/>
        </w:tcPr>
        <w:p w14:paraId="1E1C40BA" w14:textId="287EB646" w:rsidR="000912F0" w:rsidRPr="00EB712C" w:rsidRDefault="000912F0" w:rsidP="00EB712C">
          <w:pPr>
            <w:pStyle w:val="IntBlank"/>
            <w:tabs>
              <w:tab w:val="clear" w:pos="-720"/>
            </w:tabs>
            <w:rPr>
              <w:rFonts w:cs="Arial"/>
              <w:b/>
              <w:sz w:val="18"/>
              <w:szCs w:val="18"/>
            </w:rPr>
          </w:pPr>
          <w:r>
            <w:rPr>
              <w:rFonts w:cs="Arial"/>
              <w:b/>
              <w:sz w:val="18"/>
              <w:szCs w:val="18"/>
            </w:rPr>
            <w:t>CITY PAIRS &amp; ROUTES</w:t>
          </w:r>
        </w:p>
      </w:tc>
      <w:tc>
        <w:tcPr>
          <w:tcW w:w="1626" w:type="dxa"/>
          <w:tcBorders>
            <w:top w:val="double" w:sz="6" w:space="0" w:color="auto"/>
            <w:left w:val="single" w:sz="6" w:space="0" w:color="auto"/>
            <w:right w:val="double" w:sz="6" w:space="0" w:color="auto"/>
          </w:tcBorders>
          <w:vAlign w:val="center"/>
        </w:tcPr>
        <w:p w14:paraId="3CEBE6C1" w14:textId="1D614C01" w:rsidR="000912F0" w:rsidRPr="00C01066" w:rsidRDefault="000912F0" w:rsidP="00B474F8">
          <w:pPr>
            <w:spacing w:before="160"/>
            <w:jc w:val="center"/>
            <w:rPr>
              <w:rFonts w:ascii="Arial" w:hAnsi="Arial" w:cs="Arial"/>
              <w:b/>
              <w:sz w:val="18"/>
              <w:szCs w:val="18"/>
            </w:rPr>
          </w:pPr>
          <w:r>
            <w:rPr>
              <w:rFonts w:ascii="Arial" w:hAnsi="Arial" w:cs="Arial"/>
              <w:b/>
              <w:sz w:val="18"/>
              <w:szCs w:val="18"/>
            </w:rPr>
            <w:t>3.2</w:t>
          </w:r>
          <w:r w:rsidRPr="00C01066">
            <w:rPr>
              <w:rFonts w:ascii="Arial" w:hAnsi="Arial" w:cs="Arial"/>
              <w:b/>
              <w:sz w:val="18"/>
              <w:szCs w:val="18"/>
            </w:rPr>
            <w:t>/ P</w:t>
          </w:r>
          <w:r>
            <w:rPr>
              <w:rFonts w:ascii="Arial" w:hAnsi="Arial" w:cs="Arial"/>
              <w:b/>
              <w:sz w:val="18"/>
              <w:szCs w:val="18"/>
            </w:rPr>
            <w:t>1</w:t>
          </w:r>
        </w:p>
      </w:tc>
    </w:tr>
    <w:tr w:rsidR="000912F0" w:rsidRPr="00C01066" w14:paraId="61E1CD0A" w14:textId="77777777" w:rsidTr="008C3E80">
      <w:trPr>
        <w:cantSplit/>
        <w:trHeight w:val="389"/>
        <w:jc w:val="center"/>
      </w:trPr>
      <w:tc>
        <w:tcPr>
          <w:tcW w:w="1962" w:type="dxa"/>
          <w:vMerge/>
          <w:tcBorders>
            <w:left w:val="double" w:sz="6" w:space="0" w:color="auto"/>
            <w:bottom w:val="double" w:sz="6" w:space="0" w:color="auto"/>
          </w:tcBorders>
          <w:vAlign w:val="center"/>
        </w:tcPr>
        <w:p w14:paraId="4217E68A" w14:textId="77777777" w:rsidR="000912F0" w:rsidRPr="00C01066" w:rsidRDefault="000912F0" w:rsidP="00B474F8">
          <w:pPr>
            <w:jc w:val="center"/>
            <w:rPr>
              <w:rFonts w:ascii="Arial" w:hAnsi="Arial" w:cs="Arial"/>
              <w:sz w:val="18"/>
              <w:szCs w:val="18"/>
            </w:rPr>
          </w:pPr>
        </w:p>
      </w:tc>
      <w:tc>
        <w:tcPr>
          <w:tcW w:w="4030" w:type="dxa"/>
          <w:vMerge/>
          <w:tcBorders>
            <w:left w:val="single" w:sz="6" w:space="0" w:color="auto"/>
            <w:bottom w:val="double" w:sz="6" w:space="0" w:color="auto"/>
          </w:tcBorders>
          <w:vAlign w:val="center"/>
        </w:tcPr>
        <w:p w14:paraId="29F4202A" w14:textId="77777777" w:rsidR="000912F0" w:rsidRPr="00C01066" w:rsidRDefault="000912F0" w:rsidP="00B474F8">
          <w:pPr>
            <w:pStyle w:val="IntBlank"/>
            <w:tabs>
              <w:tab w:val="clear" w:pos="-720"/>
            </w:tabs>
            <w:suppressAutoHyphens w:val="0"/>
            <w:rPr>
              <w:rFonts w:cs="Arial"/>
              <w:b/>
              <w:sz w:val="18"/>
              <w:szCs w:val="18"/>
              <w:lang w:val="en-US"/>
            </w:rPr>
          </w:pPr>
        </w:p>
      </w:tc>
      <w:tc>
        <w:tcPr>
          <w:tcW w:w="1626" w:type="dxa"/>
          <w:tcBorders>
            <w:top w:val="single" w:sz="6" w:space="0" w:color="auto"/>
            <w:left w:val="single" w:sz="6" w:space="0" w:color="auto"/>
            <w:bottom w:val="double" w:sz="6" w:space="0" w:color="auto"/>
            <w:right w:val="double" w:sz="6" w:space="0" w:color="auto"/>
          </w:tcBorders>
          <w:vAlign w:val="center"/>
        </w:tcPr>
        <w:p w14:paraId="4EB7BBC9" w14:textId="77777777" w:rsidR="000912F0" w:rsidRPr="00C01066" w:rsidRDefault="000912F0" w:rsidP="00B04817">
          <w:pPr>
            <w:spacing w:before="20"/>
            <w:jc w:val="center"/>
            <w:rPr>
              <w:rFonts w:ascii="Arial" w:hAnsi="Arial" w:cs="Arial"/>
              <w:b/>
              <w:spacing w:val="-1"/>
              <w:sz w:val="18"/>
              <w:szCs w:val="18"/>
            </w:rPr>
          </w:pPr>
          <w:r>
            <w:rPr>
              <w:rFonts w:ascii="Arial" w:hAnsi="Arial" w:cs="Arial"/>
              <w:b/>
              <w:spacing w:val="-1"/>
              <w:sz w:val="18"/>
              <w:szCs w:val="18"/>
            </w:rPr>
            <w:t>TR 04</w:t>
          </w:r>
        </w:p>
        <w:p w14:paraId="51E1E382" w14:textId="79ABE622" w:rsidR="000912F0" w:rsidRPr="00C01066" w:rsidRDefault="000912F0" w:rsidP="00B04817">
          <w:pPr>
            <w:spacing w:before="20"/>
            <w:jc w:val="center"/>
            <w:rPr>
              <w:rFonts w:ascii="Arial" w:hAnsi="Arial" w:cs="Arial"/>
              <w:b/>
              <w:spacing w:val="-1"/>
              <w:sz w:val="18"/>
              <w:szCs w:val="18"/>
            </w:rPr>
          </w:pPr>
          <w:r>
            <w:rPr>
              <w:rFonts w:ascii="Arial" w:hAnsi="Arial" w:cs="Arial"/>
              <w:b/>
              <w:spacing w:val="-1"/>
              <w:sz w:val="18"/>
              <w:szCs w:val="18"/>
            </w:rPr>
            <w:t>25FEB26</w:t>
          </w:r>
        </w:p>
      </w:tc>
    </w:tr>
  </w:tbl>
  <w:p w14:paraId="2E83D82B" w14:textId="77777777" w:rsidR="000912F0" w:rsidRDefault="000912F0">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618" w:type="dxa"/>
      <w:jc w:val="center"/>
      <w:tblLayout w:type="fixed"/>
      <w:tblCellMar>
        <w:left w:w="119" w:type="dxa"/>
        <w:right w:w="119" w:type="dxa"/>
      </w:tblCellMar>
      <w:tblLook w:val="0000" w:firstRow="0" w:lastRow="0" w:firstColumn="0" w:lastColumn="0" w:noHBand="0" w:noVBand="0"/>
    </w:tblPr>
    <w:tblGrid>
      <w:gridCol w:w="1962"/>
      <w:gridCol w:w="4030"/>
      <w:gridCol w:w="1626"/>
    </w:tblGrid>
    <w:tr w:rsidR="000912F0" w:rsidRPr="00C01066" w14:paraId="6008C587" w14:textId="77777777" w:rsidTr="00B474F8">
      <w:trPr>
        <w:cantSplit/>
        <w:trHeight w:val="405"/>
        <w:jc w:val="center"/>
      </w:trPr>
      <w:tc>
        <w:tcPr>
          <w:tcW w:w="1962" w:type="dxa"/>
          <w:vMerge w:val="restart"/>
          <w:tcBorders>
            <w:top w:val="double" w:sz="6" w:space="0" w:color="auto"/>
            <w:left w:val="double" w:sz="6" w:space="0" w:color="auto"/>
          </w:tcBorders>
        </w:tcPr>
        <w:p w14:paraId="62B09905" w14:textId="77777777" w:rsidR="000912F0" w:rsidRPr="00C01066" w:rsidRDefault="000912F0" w:rsidP="00B474F8">
          <w:pPr>
            <w:rPr>
              <w:rFonts w:ascii="Arial" w:hAnsi="Arial" w:cs="Arial"/>
              <w:sz w:val="18"/>
              <w:szCs w:val="18"/>
            </w:rPr>
          </w:pPr>
          <w:r w:rsidRPr="00C01066">
            <w:rPr>
              <w:rFonts w:ascii="Arial" w:hAnsi="Arial" w:cs="Arial"/>
              <w:noProof/>
              <w:sz w:val="18"/>
              <w:szCs w:val="18"/>
            </w:rPr>
            <w:drawing>
              <wp:inline distT="0" distB="0" distL="0" distR="0" wp14:anchorId="49E34707" wp14:editId="2F28B02F">
                <wp:extent cx="1050925" cy="477520"/>
                <wp:effectExtent l="0" t="0" r="0" b="0"/>
                <wp:docPr id="13" name="Picture 8" descr="VNA-LOGO-vert-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NA-LOGO-vert-4C-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0925" cy="477520"/>
                        </a:xfrm>
                        <a:prstGeom prst="rect">
                          <a:avLst/>
                        </a:prstGeom>
                        <a:noFill/>
                        <a:ln>
                          <a:noFill/>
                        </a:ln>
                      </pic:spPr>
                    </pic:pic>
                  </a:graphicData>
                </a:graphic>
              </wp:inline>
            </w:drawing>
          </w:r>
        </w:p>
        <w:p w14:paraId="2BEB4C67" w14:textId="77777777" w:rsidR="000912F0" w:rsidRPr="00C01066" w:rsidRDefault="000912F0" w:rsidP="00B474F8">
          <w:pPr>
            <w:jc w:val="center"/>
            <w:rPr>
              <w:rFonts w:ascii="Arial" w:hAnsi="Arial" w:cs="Arial"/>
              <w:b/>
              <w:sz w:val="18"/>
              <w:szCs w:val="18"/>
            </w:rPr>
          </w:pPr>
          <w:r w:rsidRPr="00C01066">
            <w:rPr>
              <w:rFonts w:ascii="Arial" w:hAnsi="Arial" w:cs="Arial"/>
              <w:b/>
              <w:sz w:val="18"/>
              <w:szCs w:val="18"/>
            </w:rPr>
            <w:t>ROUTE MANUAL</w:t>
          </w:r>
        </w:p>
      </w:tc>
      <w:tc>
        <w:tcPr>
          <w:tcW w:w="4030" w:type="dxa"/>
          <w:vMerge w:val="restart"/>
          <w:tcBorders>
            <w:top w:val="double" w:sz="6" w:space="0" w:color="auto"/>
            <w:left w:val="single" w:sz="6" w:space="0" w:color="auto"/>
          </w:tcBorders>
          <w:vAlign w:val="center"/>
        </w:tcPr>
        <w:p w14:paraId="7CDEE15B" w14:textId="7BA7CE9A" w:rsidR="000912F0" w:rsidRPr="00C01066" w:rsidRDefault="000912F0" w:rsidP="00B474F8">
          <w:pPr>
            <w:pStyle w:val="IntBlank"/>
            <w:tabs>
              <w:tab w:val="clear" w:pos="-720"/>
            </w:tabs>
            <w:rPr>
              <w:rFonts w:cs="Arial"/>
              <w:b/>
              <w:sz w:val="18"/>
              <w:szCs w:val="18"/>
            </w:rPr>
          </w:pPr>
          <w:r>
            <w:rPr>
              <w:rFonts w:cs="Arial"/>
              <w:b/>
              <w:sz w:val="18"/>
              <w:szCs w:val="18"/>
            </w:rPr>
            <w:t>CITY PAIRS &amp; ROUTES</w:t>
          </w:r>
        </w:p>
      </w:tc>
      <w:tc>
        <w:tcPr>
          <w:tcW w:w="1626" w:type="dxa"/>
          <w:tcBorders>
            <w:top w:val="double" w:sz="6" w:space="0" w:color="auto"/>
            <w:left w:val="single" w:sz="6" w:space="0" w:color="auto"/>
            <w:right w:val="double" w:sz="6" w:space="0" w:color="auto"/>
          </w:tcBorders>
          <w:vAlign w:val="center"/>
        </w:tcPr>
        <w:p w14:paraId="0D786D60" w14:textId="47E17882" w:rsidR="000912F0" w:rsidRPr="00C01066" w:rsidRDefault="000912F0" w:rsidP="00B474F8">
          <w:pPr>
            <w:spacing w:before="160"/>
            <w:jc w:val="center"/>
            <w:rPr>
              <w:rFonts w:ascii="Arial" w:hAnsi="Arial" w:cs="Arial"/>
              <w:b/>
              <w:sz w:val="18"/>
              <w:szCs w:val="18"/>
            </w:rPr>
          </w:pPr>
          <w:r>
            <w:rPr>
              <w:rFonts w:ascii="Arial" w:hAnsi="Arial" w:cs="Arial"/>
              <w:b/>
              <w:sz w:val="18"/>
              <w:szCs w:val="18"/>
            </w:rPr>
            <w:t>3.3</w:t>
          </w:r>
          <w:r w:rsidRPr="00C01066">
            <w:rPr>
              <w:rFonts w:ascii="Arial" w:hAnsi="Arial" w:cs="Arial"/>
              <w:b/>
              <w:sz w:val="18"/>
              <w:szCs w:val="18"/>
            </w:rPr>
            <w:t>/ P</w:t>
          </w:r>
          <w:r w:rsidRPr="00B474F8">
            <w:rPr>
              <w:rFonts w:ascii="Arial" w:hAnsi="Arial" w:cs="Arial"/>
              <w:b/>
              <w:sz w:val="18"/>
              <w:szCs w:val="18"/>
            </w:rPr>
            <w:fldChar w:fldCharType="begin"/>
          </w:r>
          <w:r w:rsidRPr="00B474F8">
            <w:rPr>
              <w:rFonts w:ascii="Arial" w:hAnsi="Arial" w:cs="Arial"/>
              <w:b/>
              <w:sz w:val="18"/>
              <w:szCs w:val="18"/>
            </w:rPr>
            <w:instrText xml:space="preserve"> PAGE   \* MERGEFORMAT </w:instrText>
          </w:r>
          <w:r w:rsidRPr="00B474F8">
            <w:rPr>
              <w:rFonts w:ascii="Arial" w:hAnsi="Arial" w:cs="Arial"/>
              <w:b/>
              <w:sz w:val="18"/>
              <w:szCs w:val="18"/>
            </w:rPr>
            <w:fldChar w:fldCharType="separate"/>
          </w:r>
          <w:r w:rsidR="00561795">
            <w:rPr>
              <w:rFonts w:ascii="Arial" w:hAnsi="Arial" w:cs="Arial"/>
              <w:b/>
              <w:noProof/>
              <w:sz w:val="18"/>
              <w:szCs w:val="18"/>
            </w:rPr>
            <w:t>57</w:t>
          </w:r>
          <w:r w:rsidRPr="00B474F8">
            <w:rPr>
              <w:rFonts w:ascii="Arial" w:hAnsi="Arial" w:cs="Arial"/>
              <w:b/>
              <w:noProof/>
              <w:sz w:val="18"/>
              <w:szCs w:val="18"/>
            </w:rPr>
            <w:fldChar w:fldCharType="end"/>
          </w:r>
          <w:r>
            <w:rPr>
              <w:rFonts w:ascii="Arial" w:hAnsi="Arial" w:cs="Arial"/>
              <w:b/>
              <w:noProof/>
              <w:sz w:val="18"/>
              <w:szCs w:val="18"/>
            </w:rPr>
            <w:t xml:space="preserve"> </w:t>
          </w:r>
        </w:p>
      </w:tc>
    </w:tr>
    <w:tr w:rsidR="000912F0" w:rsidRPr="00C01066" w14:paraId="6595BFA1" w14:textId="77777777" w:rsidTr="00B474F8">
      <w:trPr>
        <w:cantSplit/>
        <w:trHeight w:val="389"/>
        <w:jc w:val="center"/>
      </w:trPr>
      <w:tc>
        <w:tcPr>
          <w:tcW w:w="1962" w:type="dxa"/>
          <w:vMerge/>
          <w:tcBorders>
            <w:left w:val="double" w:sz="6" w:space="0" w:color="auto"/>
            <w:bottom w:val="double" w:sz="6" w:space="0" w:color="auto"/>
          </w:tcBorders>
          <w:vAlign w:val="center"/>
        </w:tcPr>
        <w:p w14:paraId="4B8EBB16" w14:textId="77777777" w:rsidR="000912F0" w:rsidRPr="00C01066" w:rsidRDefault="000912F0" w:rsidP="00B474F8">
          <w:pPr>
            <w:jc w:val="center"/>
            <w:rPr>
              <w:rFonts w:ascii="Arial" w:hAnsi="Arial" w:cs="Arial"/>
              <w:sz w:val="18"/>
              <w:szCs w:val="18"/>
            </w:rPr>
          </w:pPr>
        </w:p>
      </w:tc>
      <w:tc>
        <w:tcPr>
          <w:tcW w:w="4030" w:type="dxa"/>
          <w:vMerge/>
          <w:tcBorders>
            <w:left w:val="single" w:sz="6" w:space="0" w:color="auto"/>
            <w:bottom w:val="double" w:sz="6" w:space="0" w:color="auto"/>
          </w:tcBorders>
          <w:vAlign w:val="center"/>
        </w:tcPr>
        <w:p w14:paraId="3DAC1C2D" w14:textId="77777777" w:rsidR="000912F0" w:rsidRPr="00C01066" w:rsidRDefault="000912F0" w:rsidP="00B474F8">
          <w:pPr>
            <w:pStyle w:val="IntBlank"/>
            <w:tabs>
              <w:tab w:val="clear" w:pos="-720"/>
            </w:tabs>
            <w:suppressAutoHyphens w:val="0"/>
            <w:rPr>
              <w:rFonts w:cs="Arial"/>
              <w:b/>
              <w:sz w:val="18"/>
              <w:szCs w:val="18"/>
              <w:lang w:val="en-US"/>
            </w:rPr>
          </w:pPr>
        </w:p>
      </w:tc>
      <w:tc>
        <w:tcPr>
          <w:tcW w:w="1626" w:type="dxa"/>
          <w:tcBorders>
            <w:top w:val="single" w:sz="6" w:space="0" w:color="auto"/>
            <w:left w:val="single" w:sz="6" w:space="0" w:color="auto"/>
            <w:bottom w:val="double" w:sz="6" w:space="0" w:color="auto"/>
            <w:right w:val="double" w:sz="6" w:space="0" w:color="auto"/>
          </w:tcBorders>
          <w:vAlign w:val="center"/>
        </w:tcPr>
        <w:p w14:paraId="771ACA5D" w14:textId="2C344310" w:rsidR="000912F0" w:rsidRPr="00C01066" w:rsidRDefault="000912F0" w:rsidP="00B04817">
          <w:pPr>
            <w:spacing w:before="20"/>
            <w:jc w:val="center"/>
            <w:rPr>
              <w:rFonts w:ascii="Arial" w:hAnsi="Arial" w:cs="Arial"/>
              <w:b/>
              <w:spacing w:val="-1"/>
              <w:sz w:val="18"/>
              <w:szCs w:val="18"/>
            </w:rPr>
          </w:pPr>
          <w:del w:id="2" w:author="Hoang Duc Thanh-OCC" w:date="2026-04-08T15:39:00Z">
            <w:r w:rsidDel="00FA2D39">
              <w:rPr>
                <w:rFonts w:ascii="Arial" w:hAnsi="Arial" w:cs="Arial"/>
                <w:b/>
                <w:spacing w:val="-1"/>
                <w:sz w:val="18"/>
                <w:szCs w:val="18"/>
              </w:rPr>
              <w:delText>TR 04</w:delText>
            </w:r>
          </w:del>
          <w:ins w:id="3" w:author="Hoang Duc Thanh-OCC" w:date="2026-09-03T10:37:00Z">
            <w:r w:rsidR="00981AF1">
              <w:rPr>
                <w:rFonts w:ascii="Arial" w:hAnsi="Arial" w:cs="Arial"/>
                <w:b/>
                <w:spacing w:val="-1"/>
                <w:sz w:val="18"/>
                <w:szCs w:val="18"/>
              </w:rPr>
              <w:t>REV 04</w:t>
            </w:r>
          </w:ins>
        </w:p>
        <w:p w14:paraId="3831B266" w14:textId="0831B7F6" w:rsidR="000912F0" w:rsidRPr="00C01066" w:rsidRDefault="000912F0" w:rsidP="00871D37">
          <w:pPr>
            <w:spacing w:before="20"/>
            <w:jc w:val="center"/>
            <w:rPr>
              <w:rFonts w:ascii="Arial" w:hAnsi="Arial" w:cs="Arial"/>
              <w:b/>
              <w:spacing w:val="-1"/>
              <w:sz w:val="18"/>
              <w:szCs w:val="18"/>
            </w:rPr>
          </w:pPr>
          <w:del w:id="4" w:author="Hoang Duc Thanh-OCC" w:date="2026-04-08T15:39:00Z">
            <w:r w:rsidDel="00FA2D39">
              <w:rPr>
                <w:rFonts w:ascii="Arial" w:hAnsi="Arial" w:cs="Arial"/>
                <w:b/>
                <w:spacing w:val="-1"/>
                <w:sz w:val="18"/>
                <w:szCs w:val="18"/>
              </w:rPr>
              <w:delText>26FEB26</w:delText>
            </w:r>
          </w:del>
          <w:ins w:id="5" w:author="Hoang Duc Thanh-OCC" w:date="2026-09-03T10:36:00Z">
            <w:r w:rsidR="00981AF1">
              <w:rPr>
                <w:rFonts w:ascii="Arial" w:hAnsi="Arial" w:cs="Arial"/>
                <w:b/>
                <w:spacing w:val="-1"/>
                <w:sz w:val="18"/>
                <w:szCs w:val="18"/>
              </w:rPr>
              <w:t>25SEP</w:t>
            </w:r>
          </w:ins>
          <w:ins w:id="6" w:author="Hoang Duc Thanh-OCC" w:date="2026-08-04T10:09:00Z">
            <w:r>
              <w:rPr>
                <w:rFonts w:ascii="Arial" w:hAnsi="Arial" w:cs="Arial"/>
                <w:b/>
                <w:spacing w:val="-1"/>
                <w:sz w:val="18"/>
                <w:szCs w:val="18"/>
              </w:rPr>
              <w:t>26</w:t>
            </w:r>
          </w:ins>
        </w:p>
      </w:tc>
    </w:tr>
  </w:tbl>
  <w:p w14:paraId="3CE575C1" w14:textId="77777777" w:rsidR="000912F0" w:rsidRDefault="000912F0">
    <w:pPr>
      <w:pStyle w:val="Heade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618" w:type="dxa"/>
      <w:jc w:val="center"/>
      <w:tblLayout w:type="fixed"/>
      <w:tblCellMar>
        <w:left w:w="119" w:type="dxa"/>
        <w:right w:w="119" w:type="dxa"/>
      </w:tblCellMar>
      <w:tblLook w:val="0000" w:firstRow="0" w:lastRow="0" w:firstColumn="0" w:lastColumn="0" w:noHBand="0" w:noVBand="0"/>
    </w:tblPr>
    <w:tblGrid>
      <w:gridCol w:w="1962"/>
      <w:gridCol w:w="4030"/>
      <w:gridCol w:w="1626"/>
    </w:tblGrid>
    <w:tr w:rsidR="000912F0" w:rsidRPr="00C01066" w14:paraId="363F1246" w14:textId="77777777" w:rsidTr="008C3E80">
      <w:trPr>
        <w:cantSplit/>
        <w:trHeight w:val="405"/>
        <w:jc w:val="center"/>
      </w:trPr>
      <w:tc>
        <w:tcPr>
          <w:tcW w:w="1962" w:type="dxa"/>
          <w:vMerge w:val="restart"/>
          <w:tcBorders>
            <w:top w:val="double" w:sz="6" w:space="0" w:color="auto"/>
            <w:left w:val="double" w:sz="6" w:space="0" w:color="auto"/>
          </w:tcBorders>
        </w:tcPr>
        <w:p w14:paraId="29827ADE" w14:textId="77777777" w:rsidR="000912F0" w:rsidRPr="00C01066" w:rsidRDefault="000912F0" w:rsidP="00B474F8">
          <w:pPr>
            <w:rPr>
              <w:rFonts w:ascii="Arial" w:hAnsi="Arial" w:cs="Arial"/>
              <w:sz w:val="18"/>
              <w:szCs w:val="18"/>
            </w:rPr>
          </w:pPr>
          <w:r w:rsidRPr="00C01066">
            <w:rPr>
              <w:rFonts w:ascii="Arial" w:hAnsi="Arial" w:cs="Arial"/>
              <w:noProof/>
              <w:sz w:val="18"/>
              <w:szCs w:val="18"/>
            </w:rPr>
            <w:drawing>
              <wp:inline distT="0" distB="0" distL="0" distR="0" wp14:anchorId="0967C166" wp14:editId="6C7326F1">
                <wp:extent cx="1050925" cy="477520"/>
                <wp:effectExtent l="0" t="0" r="0" b="0"/>
                <wp:docPr id="21" name="Picture 21" descr="VNA-LOGO-vert-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NA-LOGO-vert-4C-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0925" cy="477520"/>
                        </a:xfrm>
                        <a:prstGeom prst="rect">
                          <a:avLst/>
                        </a:prstGeom>
                        <a:noFill/>
                        <a:ln>
                          <a:noFill/>
                        </a:ln>
                      </pic:spPr>
                    </pic:pic>
                  </a:graphicData>
                </a:graphic>
              </wp:inline>
            </w:drawing>
          </w:r>
        </w:p>
        <w:p w14:paraId="0DB07031" w14:textId="77777777" w:rsidR="000912F0" w:rsidRPr="00C01066" w:rsidRDefault="000912F0" w:rsidP="00B474F8">
          <w:pPr>
            <w:jc w:val="center"/>
            <w:rPr>
              <w:rFonts w:ascii="Arial" w:hAnsi="Arial" w:cs="Arial"/>
              <w:b/>
              <w:sz w:val="18"/>
              <w:szCs w:val="18"/>
            </w:rPr>
          </w:pPr>
          <w:r w:rsidRPr="00C01066">
            <w:rPr>
              <w:rFonts w:ascii="Arial" w:hAnsi="Arial" w:cs="Arial"/>
              <w:b/>
              <w:sz w:val="18"/>
              <w:szCs w:val="18"/>
            </w:rPr>
            <w:t>ROUTE MANUAL</w:t>
          </w:r>
        </w:p>
      </w:tc>
      <w:tc>
        <w:tcPr>
          <w:tcW w:w="4030" w:type="dxa"/>
          <w:vMerge w:val="restart"/>
          <w:tcBorders>
            <w:top w:val="double" w:sz="6" w:space="0" w:color="auto"/>
            <w:left w:val="single" w:sz="6" w:space="0" w:color="auto"/>
          </w:tcBorders>
          <w:vAlign w:val="center"/>
        </w:tcPr>
        <w:p w14:paraId="7D928074" w14:textId="38375990" w:rsidR="000912F0" w:rsidRPr="00EB712C" w:rsidRDefault="000912F0" w:rsidP="00EB712C">
          <w:pPr>
            <w:pStyle w:val="IntBlank"/>
            <w:tabs>
              <w:tab w:val="clear" w:pos="-720"/>
            </w:tabs>
            <w:rPr>
              <w:rFonts w:cs="Arial"/>
              <w:bCs/>
              <w:sz w:val="18"/>
              <w:szCs w:val="18"/>
            </w:rPr>
          </w:pPr>
          <w:r>
            <w:rPr>
              <w:rFonts w:cs="Arial"/>
              <w:b/>
              <w:sz w:val="18"/>
              <w:szCs w:val="18"/>
            </w:rPr>
            <w:t>CITY PAIRS &amp; ROUTES</w:t>
          </w:r>
        </w:p>
      </w:tc>
      <w:tc>
        <w:tcPr>
          <w:tcW w:w="1626" w:type="dxa"/>
          <w:tcBorders>
            <w:top w:val="double" w:sz="6" w:space="0" w:color="auto"/>
            <w:left w:val="single" w:sz="6" w:space="0" w:color="auto"/>
            <w:right w:val="double" w:sz="6" w:space="0" w:color="auto"/>
          </w:tcBorders>
          <w:vAlign w:val="center"/>
        </w:tcPr>
        <w:p w14:paraId="7856D53A" w14:textId="3F4EDFAC" w:rsidR="000912F0" w:rsidRPr="00C01066" w:rsidRDefault="000912F0" w:rsidP="00B474F8">
          <w:pPr>
            <w:spacing w:before="160"/>
            <w:jc w:val="center"/>
            <w:rPr>
              <w:rFonts w:ascii="Arial" w:hAnsi="Arial" w:cs="Arial"/>
              <w:b/>
              <w:sz w:val="18"/>
              <w:szCs w:val="18"/>
            </w:rPr>
          </w:pPr>
          <w:r>
            <w:rPr>
              <w:rFonts w:ascii="Arial" w:hAnsi="Arial" w:cs="Arial"/>
              <w:b/>
              <w:sz w:val="18"/>
              <w:szCs w:val="18"/>
            </w:rPr>
            <w:t>3.3</w:t>
          </w:r>
          <w:r w:rsidRPr="00C01066">
            <w:rPr>
              <w:rFonts w:ascii="Arial" w:hAnsi="Arial" w:cs="Arial"/>
              <w:b/>
              <w:sz w:val="18"/>
              <w:szCs w:val="18"/>
            </w:rPr>
            <w:t>/ P</w:t>
          </w:r>
          <w:r>
            <w:rPr>
              <w:rFonts w:ascii="Arial" w:hAnsi="Arial" w:cs="Arial"/>
              <w:b/>
              <w:sz w:val="18"/>
              <w:szCs w:val="18"/>
            </w:rPr>
            <w:t>1</w:t>
          </w:r>
        </w:p>
      </w:tc>
    </w:tr>
    <w:tr w:rsidR="000912F0" w:rsidRPr="00C01066" w14:paraId="1F62FF20" w14:textId="77777777" w:rsidTr="008C3E80">
      <w:trPr>
        <w:cantSplit/>
        <w:trHeight w:val="389"/>
        <w:jc w:val="center"/>
      </w:trPr>
      <w:tc>
        <w:tcPr>
          <w:tcW w:w="1962" w:type="dxa"/>
          <w:vMerge/>
          <w:tcBorders>
            <w:left w:val="double" w:sz="6" w:space="0" w:color="auto"/>
            <w:bottom w:val="double" w:sz="6" w:space="0" w:color="auto"/>
          </w:tcBorders>
          <w:vAlign w:val="center"/>
        </w:tcPr>
        <w:p w14:paraId="2CACD92E" w14:textId="77777777" w:rsidR="000912F0" w:rsidRPr="00C01066" w:rsidRDefault="000912F0" w:rsidP="00B474F8">
          <w:pPr>
            <w:jc w:val="center"/>
            <w:rPr>
              <w:rFonts w:ascii="Arial" w:hAnsi="Arial" w:cs="Arial"/>
              <w:sz w:val="18"/>
              <w:szCs w:val="18"/>
            </w:rPr>
          </w:pPr>
        </w:p>
      </w:tc>
      <w:tc>
        <w:tcPr>
          <w:tcW w:w="4030" w:type="dxa"/>
          <w:vMerge/>
          <w:tcBorders>
            <w:left w:val="single" w:sz="6" w:space="0" w:color="auto"/>
            <w:bottom w:val="double" w:sz="6" w:space="0" w:color="auto"/>
          </w:tcBorders>
          <w:vAlign w:val="center"/>
        </w:tcPr>
        <w:p w14:paraId="7E1473B4" w14:textId="77777777" w:rsidR="000912F0" w:rsidRPr="00C01066" w:rsidRDefault="000912F0" w:rsidP="00B474F8">
          <w:pPr>
            <w:pStyle w:val="IntBlank"/>
            <w:tabs>
              <w:tab w:val="clear" w:pos="-720"/>
            </w:tabs>
            <w:suppressAutoHyphens w:val="0"/>
            <w:rPr>
              <w:rFonts w:cs="Arial"/>
              <w:b/>
              <w:sz w:val="18"/>
              <w:szCs w:val="18"/>
              <w:lang w:val="en-US"/>
            </w:rPr>
          </w:pPr>
        </w:p>
      </w:tc>
      <w:tc>
        <w:tcPr>
          <w:tcW w:w="1626" w:type="dxa"/>
          <w:tcBorders>
            <w:top w:val="single" w:sz="6" w:space="0" w:color="auto"/>
            <w:left w:val="single" w:sz="6" w:space="0" w:color="auto"/>
            <w:bottom w:val="double" w:sz="6" w:space="0" w:color="auto"/>
            <w:right w:val="double" w:sz="6" w:space="0" w:color="auto"/>
          </w:tcBorders>
          <w:vAlign w:val="center"/>
        </w:tcPr>
        <w:p w14:paraId="7000AB62" w14:textId="72D4BF5F" w:rsidR="000912F0" w:rsidRPr="00C01066" w:rsidRDefault="000912F0" w:rsidP="003F26D7">
          <w:pPr>
            <w:spacing w:before="20"/>
            <w:jc w:val="center"/>
            <w:rPr>
              <w:rFonts w:ascii="Arial" w:hAnsi="Arial" w:cs="Arial"/>
              <w:b/>
              <w:spacing w:val="-1"/>
              <w:sz w:val="18"/>
              <w:szCs w:val="18"/>
            </w:rPr>
          </w:pPr>
          <w:r>
            <w:rPr>
              <w:rFonts w:ascii="Arial" w:hAnsi="Arial" w:cs="Arial"/>
              <w:b/>
              <w:spacing w:val="-1"/>
              <w:sz w:val="18"/>
              <w:szCs w:val="18"/>
            </w:rPr>
            <w:t>REV 03</w:t>
          </w:r>
        </w:p>
        <w:p w14:paraId="4938B420" w14:textId="2071B18C" w:rsidR="000912F0" w:rsidRPr="00C01066" w:rsidRDefault="000912F0" w:rsidP="003F26D7">
          <w:pPr>
            <w:spacing w:before="20"/>
            <w:jc w:val="center"/>
            <w:rPr>
              <w:rFonts w:ascii="Arial" w:hAnsi="Arial" w:cs="Arial"/>
              <w:b/>
              <w:spacing w:val="-1"/>
              <w:sz w:val="18"/>
              <w:szCs w:val="18"/>
            </w:rPr>
          </w:pPr>
          <w:r>
            <w:rPr>
              <w:rFonts w:ascii="Arial" w:hAnsi="Arial" w:cs="Arial"/>
              <w:b/>
              <w:spacing w:val="-1"/>
              <w:sz w:val="18"/>
              <w:szCs w:val="18"/>
            </w:rPr>
            <w:t>30OCT25</w:t>
          </w:r>
        </w:p>
      </w:tc>
    </w:tr>
  </w:tbl>
  <w:p w14:paraId="33E23DC0" w14:textId="77777777" w:rsidR="000912F0" w:rsidRDefault="000912F0" w:rsidP="00B474F8">
    <w:pPr>
      <w:pStyle w:val="Header"/>
    </w:pP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618" w:type="dxa"/>
      <w:jc w:val="center"/>
      <w:tblLayout w:type="fixed"/>
      <w:tblCellMar>
        <w:left w:w="119" w:type="dxa"/>
        <w:right w:w="119" w:type="dxa"/>
      </w:tblCellMar>
      <w:tblLook w:val="0000" w:firstRow="0" w:lastRow="0" w:firstColumn="0" w:lastColumn="0" w:noHBand="0" w:noVBand="0"/>
    </w:tblPr>
    <w:tblGrid>
      <w:gridCol w:w="1962"/>
      <w:gridCol w:w="4030"/>
      <w:gridCol w:w="1626"/>
    </w:tblGrid>
    <w:tr w:rsidR="000912F0" w:rsidRPr="00C01066" w14:paraId="64E1A318" w14:textId="77777777" w:rsidTr="00B474F8">
      <w:trPr>
        <w:cantSplit/>
        <w:trHeight w:val="405"/>
        <w:jc w:val="center"/>
      </w:trPr>
      <w:tc>
        <w:tcPr>
          <w:tcW w:w="1962" w:type="dxa"/>
          <w:vMerge w:val="restart"/>
          <w:tcBorders>
            <w:top w:val="double" w:sz="6" w:space="0" w:color="auto"/>
            <w:left w:val="double" w:sz="6" w:space="0" w:color="auto"/>
          </w:tcBorders>
        </w:tcPr>
        <w:p w14:paraId="47F10A4C" w14:textId="77777777" w:rsidR="000912F0" w:rsidRPr="00C01066" w:rsidRDefault="000912F0" w:rsidP="00B474F8">
          <w:pPr>
            <w:rPr>
              <w:rFonts w:ascii="Arial" w:hAnsi="Arial" w:cs="Arial"/>
              <w:sz w:val="18"/>
              <w:szCs w:val="18"/>
            </w:rPr>
          </w:pPr>
          <w:r w:rsidRPr="00C01066">
            <w:rPr>
              <w:rFonts w:ascii="Arial" w:hAnsi="Arial" w:cs="Arial"/>
              <w:noProof/>
              <w:sz w:val="18"/>
              <w:szCs w:val="18"/>
            </w:rPr>
            <w:drawing>
              <wp:inline distT="0" distB="0" distL="0" distR="0" wp14:anchorId="09E0338B" wp14:editId="79261410">
                <wp:extent cx="1050925" cy="477520"/>
                <wp:effectExtent l="0" t="0" r="0" b="0"/>
                <wp:docPr id="10" name="Picture 8" descr="VNA-LOGO-vert-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NA-LOGO-vert-4C-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0925" cy="477520"/>
                        </a:xfrm>
                        <a:prstGeom prst="rect">
                          <a:avLst/>
                        </a:prstGeom>
                        <a:noFill/>
                        <a:ln>
                          <a:noFill/>
                        </a:ln>
                      </pic:spPr>
                    </pic:pic>
                  </a:graphicData>
                </a:graphic>
              </wp:inline>
            </w:drawing>
          </w:r>
        </w:p>
        <w:p w14:paraId="0524CE85" w14:textId="77777777" w:rsidR="000912F0" w:rsidRPr="00C01066" w:rsidRDefault="000912F0" w:rsidP="00B474F8">
          <w:pPr>
            <w:jc w:val="center"/>
            <w:rPr>
              <w:rFonts w:ascii="Arial" w:hAnsi="Arial" w:cs="Arial"/>
              <w:b/>
              <w:sz w:val="18"/>
              <w:szCs w:val="18"/>
            </w:rPr>
          </w:pPr>
          <w:r w:rsidRPr="00C01066">
            <w:rPr>
              <w:rFonts w:ascii="Arial" w:hAnsi="Arial" w:cs="Arial"/>
              <w:b/>
              <w:sz w:val="18"/>
              <w:szCs w:val="18"/>
            </w:rPr>
            <w:t>ROUTE MANUAL</w:t>
          </w:r>
        </w:p>
      </w:tc>
      <w:tc>
        <w:tcPr>
          <w:tcW w:w="4030" w:type="dxa"/>
          <w:vMerge w:val="restart"/>
          <w:tcBorders>
            <w:top w:val="double" w:sz="6" w:space="0" w:color="auto"/>
            <w:left w:val="single" w:sz="6" w:space="0" w:color="auto"/>
          </w:tcBorders>
          <w:vAlign w:val="center"/>
        </w:tcPr>
        <w:p w14:paraId="70136DAD" w14:textId="7D13B019" w:rsidR="000912F0" w:rsidRPr="00C01066" w:rsidRDefault="000912F0" w:rsidP="00B474F8">
          <w:pPr>
            <w:pStyle w:val="IntBlank"/>
            <w:tabs>
              <w:tab w:val="clear" w:pos="-720"/>
            </w:tabs>
            <w:rPr>
              <w:rFonts w:cs="Arial"/>
              <w:b/>
              <w:sz w:val="18"/>
              <w:szCs w:val="18"/>
            </w:rPr>
          </w:pPr>
          <w:r>
            <w:rPr>
              <w:rFonts w:cs="Arial"/>
              <w:b/>
              <w:sz w:val="18"/>
              <w:szCs w:val="18"/>
            </w:rPr>
            <w:t>CITY PAIRS &amp; ROUTES</w:t>
          </w:r>
        </w:p>
      </w:tc>
      <w:tc>
        <w:tcPr>
          <w:tcW w:w="1626" w:type="dxa"/>
          <w:tcBorders>
            <w:top w:val="double" w:sz="6" w:space="0" w:color="auto"/>
            <w:left w:val="single" w:sz="6" w:space="0" w:color="auto"/>
            <w:right w:val="double" w:sz="6" w:space="0" w:color="auto"/>
          </w:tcBorders>
          <w:vAlign w:val="center"/>
        </w:tcPr>
        <w:p w14:paraId="346369E1" w14:textId="75995775" w:rsidR="000912F0" w:rsidRPr="00C01066" w:rsidRDefault="000912F0" w:rsidP="00B474F8">
          <w:pPr>
            <w:spacing w:before="160"/>
            <w:jc w:val="center"/>
            <w:rPr>
              <w:rFonts w:ascii="Arial" w:hAnsi="Arial" w:cs="Arial"/>
              <w:b/>
              <w:sz w:val="18"/>
              <w:szCs w:val="18"/>
            </w:rPr>
          </w:pPr>
          <w:r>
            <w:rPr>
              <w:rFonts w:ascii="Arial" w:hAnsi="Arial" w:cs="Arial"/>
              <w:b/>
              <w:sz w:val="18"/>
              <w:szCs w:val="18"/>
            </w:rPr>
            <w:t>3.5</w:t>
          </w:r>
          <w:r w:rsidRPr="00C01066">
            <w:rPr>
              <w:rFonts w:ascii="Arial" w:hAnsi="Arial" w:cs="Arial"/>
              <w:b/>
              <w:sz w:val="18"/>
              <w:szCs w:val="18"/>
            </w:rPr>
            <w:t>/ P</w:t>
          </w:r>
          <w:r w:rsidRPr="00B474F8">
            <w:rPr>
              <w:rFonts w:ascii="Arial" w:hAnsi="Arial" w:cs="Arial"/>
              <w:b/>
              <w:sz w:val="18"/>
              <w:szCs w:val="18"/>
            </w:rPr>
            <w:fldChar w:fldCharType="begin"/>
          </w:r>
          <w:r w:rsidRPr="00B474F8">
            <w:rPr>
              <w:rFonts w:ascii="Arial" w:hAnsi="Arial" w:cs="Arial"/>
              <w:b/>
              <w:sz w:val="18"/>
              <w:szCs w:val="18"/>
            </w:rPr>
            <w:instrText xml:space="preserve"> PAGE   \* MERGEFORMAT </w:instrText>
          </w:r>
          <w:r w:rsidRPr="00B474F8">
            <w:rPr>
              <w:rFonts w:ascii="Arial" w:hAnsi="Arial" w:cs="Arial"/>
              <w:b/>
              <w:sz w:val="18"/>
              <w:szCs w:val="18"/>
            </w:rPr>
            <w:fldChar w:fldCharType="separate"/>
          </w:r>
          <w:r w:rsidR="00C3149F">
            <w:rPr>
              <w:rFonts w:ascii="Arial" w:hAnsi="Arial" w:cs="Arial"/>
              <w:b/>
              <w:noProof/>
              <w:sz w:val="18"/>
              <w:szCs w:val="18"/>
            </w:rPr>
            <w:t>3</w:t>
          </w:r>
          <w:r w:rsidRPr="00B474F8">
            <w:rPr>
              <w:rFonts w:ascii="Arial" w:hAnsi="Arial" w:cs="Arial"/>
              <w:b/>
              <w:noProof/>
              <w:sz w:val="18"/>
              <w:szCs w:val="18"/>
            </w:rPr>
            <w:fldChar w:fldCharType="end"/>
          </w:r>
          <w:r>
            <w:rPr>
              <w:rFonts w:ascii="Arial" w:hAnsi="Arial" w:cs="Arial"/>
              <w:b/>
              <w:noProof/>
              <w:sz w:val="18"/>
              <w:szCs w:val="18"/>
            </w:rPr>
            <w:t xml:space="preserve"> </w:t>
          </w:r>
        </w:p>
      </w:tc>
    </w:tr>
    <w:tr w:rsidR="000912F0" w:rsidRPr="00C01066" w14:paraId="2922B859" w14:textId="77777777" w:rsidTr="00B474F8">
      <w:trPr>
        <w:cantSplit/>
        <w:trHeight w:val="389"/>
        <w:jc w:val="center"/>
      </w:trPr>
      <w:tc>
        <w:tcPr>
          <w:tcW w:w="1962" w:type="dxa"/>
          <w:vMerge/>
          <w:tcBorders>
            <w:left w:val="double" w:sz="6" w:space="0" w:color="auto"/>
            <w:bottom w:val="double" w:sz="6" w:space="0" w:color="auto"/>
          </w:tcBorders>
          <w:vAlign w:val="center"/>
        </w:tcPr>
        <w:p w14:paraId="3F3ABF10" w14:textId="77777777" w:rsidR="000912F0" w:rsidRPr="00C01066" w:rsidRDefault="000912F0" w:rsidP="00B474F8">
          <w:pPr>
            <w:jc w:val="center"/>
            <w:rPr>
              <w:rFonts w:ascii="Arial" w:hAnsi="Arial" w:cs="Arial"/>
              <w:sz w:val="18"/>
              <w:szCs w:val="18"/>
            </w:rPr>
          </w:pPr>
        </w:p>
      </w:tc>
      <w:tc>
        <w:tcPr>
          <w:tcW w:w="4030" w:type="dxa"/>
          <w:vMerge/>
          <w:tcBorders>
            <w:left w:val="single" w:sz="6" w:space="0" w:color="auto"/>
            <w:bottom w:val="double" w:sz="6" w:space="0" w:color="auto"/>
          </w:tcBorders>
          <w:vAlign w:val="center"/>
        </w:tcPr>
        <w:p w14:paraId="4BC09F81" w14:textId="77777777" w:rsidR="000912F0" w:rsidRPr="00C01066" w:rsidRDefault="000912F0" w:rsidP="00B474F8">
          <w:pPr>
            <w:pStyle w:val="IntBlank"/>
            <w:tabs>
              <w:tab w:val="clear" w:pos="-720"/>
            </w:tabs>
            <w:suppressAutoHyphens w:val="0"/>
            <w:rPr>
              <w:rFonts w:cs="Arial"/>
              <w:b/>
              <w:sz w:val="18"/>
              <w:szCs w:val="18"/>
              <w:lang w:val="en-US"/>
            </w:rPr>
          </w:pPr>
        </w:p>
      </w:tc>
      <w:tc>
        <w:tcPr>
          <w:tcW w:w="1626" w:type="dxa"/>
          <w:tcBorders>
            <w:top w:val="single" w:sz="6" w:space="0" w:color="auto"/>
            <w:left w:val="single" w:sz="6" w:space="0" w:color="auto"/>
            <w:bottom w:val="double" w:sz="6" w:space="0" w:color="auto"/>
            <w:right w:val="double" w:sz="6" w:space="0" w:color="auto"/>
          </w:tcBorders>
          <w:vAlign w:val="center"/>
        </w:tcPr>
        <w:p w14:paraId="3350ED95" w14:textId="77777777" w:rsidR="000912F0" w:rsidRPr="00C01066" w:rsidRDefault="000912F0" w:rsidP="00DA309E">
          <w:pPr>
            <w:spacing w:before="20"/>
            <w:jc w:val="center"/>
            <w:rPr>
              <w:ins w:id="1405" w:author="Hoang Duc Thanh-OCC" w:date="2026-04-08T15:53:00Z"/>
              <w:rFonts w:ascii="Arial" w:hAnsi="Arial" w:cs="Arial"/>
              <w:b/>
              <w:spacing w:val="-1"/>
              <w:sz w:val="18"/>
              <w:szCs w:val="18"/>
            </w:rPr>
          </w:pPr>
          <w:ins w:id="1406" w:author="Hoang Duc Thanh-OCC" w:date="2026-04-08T15:53:00Z">
            <w:r>
              <w:rPr>
                <w:rFonts w:ascii="Arial" w:hAnsi="Arial" w:cs="Arial"/>
                <w:b/>
                <w:spacing w:val="-1"/>
                <w:sz w:val="18"/>
                <w:szCs w:val="18"/>
              </w:rPr>
              <w:t xml:space="preserve">REV 03 </w:t>
            </w:r>
          </w:ins>
        </w:p>
        <w:p w14:paraId="405775B2" w14:textId="42B73B21" w:rsidR="000912F0" w:rsidRPr="00C01066" w:rsidDel="00DA309E" w:rsidRDefault="000912F0" w:rsidP="00DA309E">
          <w:pPr>
            <w:spacing w:before="20"/>
            <w:jc w:val="center"/>
            <w:rPr>
              <w:del w:id="1407" w:author="Hoang Duc Thanh-OCC" w:date="2026-04-08T15:53:00Z"/>
              <w:rFonts w:ascii="Arial" w:hAnsi="Arial" w:cs="Arial"/>
              <w:b/>
              <w:spacing w:val="-1"/>
              <w:sz w:val="18"/>
              <w:szCs w:val="18"/>
            </w:rPr>
          </w:pPr>
          <w:ins w:id="1408" w:author="Hoang Duc Thanh-OCC" w:date="2026-04-08T15:53:00Z">
            <w:r>
              <w:rPr>
                <w:rFonts w:ascii="Arial" w:hAnsi="Arial" w:cs="Arial"/>
                <w:b/>
                <w:spacing w:val="-1"/>
                <w:sz w:val="18"/>
                <w:szCs w:val="18"/>
              </w:rPr>
              <w:t>10APR25</w:t>
            </w:r>
          </w:ins>
          <w:del w:id="1409" w:author="Hoang Duc Thanh-OCC" w:date="2026-04-08T15:53:00Z">
            <w:r w:rsidDel="00DA309E">
              <w:rPr>
                <w:rFonts w:ascii="Arial" w:hAnsi="Arial" w:cs="Arial"/>
                <w:b/>
                <w:spacing w:val="-1"/>
                <w:sz w:val="18"/>
                <w:szCs w:val="18"/>
              </w:rPr>
              <w:delText>TR 03</w:delText>
            </w:r>
          </w:del>
        </w:p>
        <w:p w14:paraId="0E352D97" w14:textId="3728CD18" w:rsidR="000912F0" w:rsidRPr="00C01066" w:rsidRDefault="000912F0" w:rsidP="003F26D7">
          <w:pPr>
            <w:spacing w:before="20"/>
            <w:jc w:val="center"/>
            <w:rPr>
              <w:rFonts w:ascii="Arial" w:hAnsi="Arial" w:cs="Arial"/>
              <w:b/>
              <w:spacing w:val="-1"/>
              <w:sz w:val="18"/>
              <w:szCs w:val="18"/>
            </w:rPr>
          </w:pPr>
          <w:del w:id="1410" w:author="Hoang Duc Thanh-OCC" w:date="2026-04-08T15:53:00Z">
            <w:r w:rsidDel="00DA309E">
              <w:rPr>
                <w:rFonts w:ascii="Arial" w:hAnsi="Arial" w:cs="Arial"/>
                <w:b/>
                <w:spacing w:val="-1"/>
                <w:sz w:val="18"/>
                <w:szCs w:val="18"/>
              </w:rPr>
              <w:delText>20DEC25</w:delText>
            </w:r>
          </w:del>
        </w:p>
      </w:tc>
    </w:tr>
  </w:tbl>
  <w:p w14:paraId="3406F48A" w14:textId="77777777" w:rsidR="000912F0" w:rsidRDefault="000912F0">
    <w:pPr>
      <w:pStyle w:val="Header"/>
    </w:pP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7618" w:type="dxa"/>
      <w:jc w:val="center"/>
      <w:tblLayout w:type="fixed"/>
      <w:tblCellMar>
        <w:left w:w="119" w:type="dxa"/>
        <w:right w:w="119" w:type="dxa"/>
      </w:tblCellMar>
      <w:tblLook w:val="0000" w:firstRow="0" w:lastRow="0" w:firstColumn="0" w:lastColumn="0" w:noHBand="0" w:noVBand="0"/>
    </w:tblPr>
    <w:tblGrid>
      <w:gridCol w:w="1962"/>
      <w:gridCol w:w="4030"/>
      <w:gridCol w:w="1626"/>
    </w:tblGrid>
    <w:tr w:rsidR="000912F0" w:rsidRPr="00C01066" w14:paraId="60A94773" w14:textId="77777777" w:rsidTr="008C3E80">
      <w:trPr>
        <w:cantSplit/>
        <w:trHeight w:val="405"/>
        <w:jc w:val="center"/>
      </w:trPr>
      <w:tc>
        <w:tcPr>
          <w:tcW w:w="1962" w:type="dxa"/>
          <w:vMerge w:val="restart"/>
          <w:tcBorders>
            <w:top w:val="double" w:sz="6" w:space="0" w:color="auto"/>
            <w:left w:val="double" w:sz="6" w:space="0" w:color="auto"/>
          </w:tcBorders>
        </w:tcPr>
        <w:p w14:paraId="5DCB73E0" w14:textId="77777777" w:rsidR="000912F0" w:rsidRPr="00C01066" w:rsidRDefault="000912F0" w:rsidP="00B474F8">
          <w:pPr>
            <w:rPr>
              <w:rFonts w:ascii="Arial" w:hAnsi="Arial" w:cs="Arial"/>
              <w:sz w:val="18"/>
              <w:szCs w:val="18"/>
            </w:rPr>
          </w:pPr>
          <w:r w:rsidRPr="00C01066">
            <w:rPr>
              <w:rFonts w:ascii="Arial" w:hAnsi="Arial" w:cs="Arial"/>
              <w:noProof/>
              <w:sz w:val="18"/>
              <w:szCs w:val="18"/>
            </w:rPr>
            <w:drawing>
              <wp:inline distT="0" distB="0" distL="0" distR="0" wp14:anchorId="564CBD6A" wp14:editId="590B7156">
                <wp:extent cx="1050925" cy="477520"/>
                <wp:effectExtent l="0" t="0" r="0" b="0"/>
                <wp:docPr id="26" name="Picture 26" descr="VNA-LOGO-vert-4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NA-LOGO-vert-4C-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0925" cy="477520"/>
                        </a:xfrm>
                        <a:prstGeom prst="rect">
                          <a:avLst/>
                        </a:prstGeom>
                        <a:noFill/>
                        <a:ln>
                          <a:noFill/>
                        </a:ln>
                      </pic:spPr>
                    </pic:pic>
                  </a:graphicData>
                </a:graphic>
              </wp:inline>
            </w:drawing>
          </w:r>
        </w:p>
        <w:p w14:paraId="61294E9C" w14:textId="77777777" w:rsidR="000912F0" w:rsidRPr="00C01066" w:rsidRDefault="000912F0" w:rsidP="00B474F8">
          <w:pPr>
            <w:jc w:val="center"/>
            <w:rPr>
              <w:rFonts w:ascii="Arial" w:hAnsi="Arial" w:cs="Arial"/>
              <w:b/>
              <w:sz w:val="18"/>
              <w:szCs w:val="18"/>
            </w:rPr>
          </w:pPr>
          <w:r w:rsidRPr="00C01066">
            <w:rPr>
              <w:rFonts w:ascii="Arial" w:hAnsi="Arial" w:cs="Arial"/>
              <w:b/>
              <w:sz w:val="18"/>
              <w:szCs w:val="18"/>
            </w:rPr>
            <w:t>ROUTE MANUAL</w:t>
          </w:r>
        </w:p>
      </w:tc>
      <w:tc>
        <w:tcPr>
          <w:tcW w:w="4030" w:type="dxa"/>
          <w:vMerge w:val="restart"/>
          <w:tcBorders>
            <w:top w:val="double" w:sz="6" w:space="0" w:color="auto"/>
            <w:left w:val="single" w:sz="6" w:space="0" w:color="auto"/>
          </w:tcBorders>
          <w:vAlign w:val="center"/>
        </w:tcPr>
        <w:p w14:paraId="5587599E" w14:textId="088BD9AD" w:rsidR="000912F0" w:rsidRPr="00B474F8" w:rsidRDefault="000912F0" w:rsidP="00EB712C">
          <w:pPr>
            <w:pStyle w:val="IntBlank"/>
            <w:tabs>
              <w:tab w:val="clear" w:pos="-720"/>
            </w:tabs>
          </w:pPr>
          <w:r>
            <w:rPr>
              <w:rFonts w:cs="Arial"/>
              <w:b/>
              <w:sz w:val="18"/>
              <w:szCs w:val="18"/>
            </w:rPr>
            <w:t>CITY PAIRS &amp; ROUTES</w:t>
          </w:r>
        </w:p>
      </w:tc>
      <w:tc>
        <w:tcPr>
          <w:tcW w:w="1626" w:type="dxa"/>
          <w:tcBorders>
            <w:top w:val="double" w:sz="6" w:space="0" w:color="auto"/>
            <w:left w:val="single" w:sz="6" w:space="0" w:color="auto"/>
            <w:right w:val="double" w:sz="6" w:space="0" w:color="auto"/>
          </w:tcBorders>
          <w:vAlign w:val="center"/>
        </w:tcPr>
        <w:p w14:paraId="4485EB86" w14:textId="7660BD1E" w:rsidR="000912F0" w:rsidRPr="00C01066" w:rsidRDefault="000912F0" w:rsidP="00B474F8">
          <w:pPr>
            <w:spacing w:before="160"/>
            <w:jc w:val="center"/>
            <w:rPr>
              <w:rFonts w:ascii="Arial" w:hAnsi="Arial" w:cs="Arial"/>
              <w:b/>
              <w:sz w:val="18"/>
              <w:szCs w:val="18"/>
            </w:rPr>
          </w:pPr>
          <w:r>
            <w:rPr>
              <w:rFonts w:ascii="Arial" w:hAnsi="Arial" w:cs="Arial"/>
              <w:b/>
              <w:sz w:val="18"/>
              <w:szCs w:val="18"/>
            </w:rPr>
            <w:t>3.4</w:t>
          </w:r>
          <w:r w:rsidRPr="00C01066">
            <w:rPr>
              <w:rFonts w:ascii="Arial" w:hAnsi="Arial" w:cs="Arial"/>
              <w:b/>
              <w:sz w:val="18"/>
              <w:szCs w:val="18"/>
            </w:rPr>
            <w:t>/ P</w:t>
          </w:r>
          <w:r>
            <w:rPr>
              <w:rFonts w:ascii="Arial" w:hAnsi="Arial" w:cs="Arial"/>
              <w:b/>
              <w:sz w:val="18"/>
              <w:szCs w:val="18"/>
            </w:rPr>
            <w:t>1</w:t>
          </w:r>
        </w:p>
      </w:tc>
    </w:tr>
    <w:tr w:rsidR="000912F0" w:rsidRPr="00C01066" w14:paraId="3C1139B6" w14:textId="77777777" w:rsidTr="008C3E80">
      <w:trPr>
        <w:cantSplit/>
        <w:trHeight w:val="389"/>
        <w:jc w:val="center"/>
      </w:trPr>
      <w:tc>
        <w:tcPr>
          <w:tcW w:w="1962" w:type="dxa"/>
          <w:vMerge/>
          <w:tcBorders>
            <w:left w:val="double" w:sz="6" w:space="0" w:color="auto"/>
            <w:bottom w:val="double" w:sz="6" w:space="0" w:color="auto"/>
          </w:tcBorders>
          <w:vAlign w:val="center"/>
        </w:tcPr>
        <w:p w14:paraId="5926E376" w14:textId="77777777" w:rsidR="000912F0" w:rsidRPr="00C01066" w:rsidRDefault="000912F0" w:rsidP="00B474F8">
          <w:pPr>
            <w:jc w:val="center"/>
            <w:rPr>
              <w:rFonts w:ascii="Arial" w:hAnsi="Arial" w:cs="Arial"/>
              <w:sz w:val="18"/>
              <w:szCs w:val="18"/>
            </w:rPr>
          </w:pPr>
        </w:p>
      </w:tc>
      <w:tc>
        <w:tcPr>
          <w:tcW w:w="4030" w:type="dxa"/>
          <w:vMerge/>
          <w:tcBorders>
            <w:left w:val="single" w:sz="6" w:space="0" w:color="auto"/>
            <w:bottom w:val="double" w:sz="6" w:space="0" w:color="auto"/>
          </w:tcBorders>
          <w:vAlign w:val="center"/>
        </w:tcPr>
        <w:p w14:paraId="43F11A28" w14:textId="77777777" w:rsidR="000912F0" w:rsidRPr="00C01066" w:rsidRDefault="000912F0" w:rsidP="00B474F8">
          <w:pPr>
            <w:pStyle w:val="IntBlank"/>
            <w:tabs>
              <w:tab w:val="clear" w:pos="-720"/>
            </w:tabs>
            <w:suppressAutoHyphens w:val="0"/>
            <w:rPr>
              <w:rFonts w:cs="Arial"/>
              <w:b/>
              <w:sz w:val="18"/>
              <w:szCs w:val="18"/>
              <w:lang w:val="en-US"/>
            </w:rPr>
          </w:pPr>
        </w:p>
      </w:tc>
      <w:tc>
        <w:tcPr>
          <w:tcW w:w="1626" w:type="dxa"/>
          <w:tcBorders>
            <w:top w:val="single" w:sz="6" w:space="0" w:color="auto"/>
            <w:left w:val="single" w:sz="6" w:space="0" w:color="auto"/>
            <w:bottom w:val="double" w:sz="6" w:space="0" w:color="auto"/>
            <w:right w:val="double" w:sz="6" w:space="0" w:color="auto"/>
          </w:tcBorders>
          <w:vAlign w:val="center"/>
        </w:tcPr>
        <w:p w14:paraId="54C2B8A9" w14:textId="6FF86C6E" w:rsidR="000912F0" w:rsidRPr="00C01066" w:rsidRDefault="000912F0" w:rsidP="003F26D7">
          <w:pPr>
            <w:spacing w:before="20"/>
            <w:jc w:val="center"/>
            <w:rPr>
              <w:rFonts w:ascii="Arial" w:hAnsi="Arial" w:cs="Arial"/>
              <w:b/>
              <w:spacing w:val="-1"/>
              <w:sz w:val="18"/>
              <w:szCs w:val="18"/>
            </w:rPr>
          </w:pPr>
          <w:r>
            <w:rPr>
              <w:rFonts w:ascii="Arial" w:hAnsi="Arial" w:cs="Arial"/>
              <w:b/>
              <w:spacing w:val="-1"/>
              <w:sz w:val="18"/>
              <w:szCs w:val="18"/>
            </w:rPr>
            <w:t>REV 03</w:t>
          </w:r>
          <w:ins w:id="1411" w:author="Hoang Duc Thanh-OCC" w:date="2026-04-08T15:52:00Z">
            <w:r>
              <w:rPr>
                <w:rFonts w:ascii="Arial" w:hAnsi="Arial" w:cs="Arial"/>
                <w:b/>
                <w:spacing w:val="-1"/>
                <w:sz w:val="18"/>
                <w:szCs w:val="18"/>
              </w:rPr>
              <w:t xml:space="preserve"> </w:t>
            </w:r>
          </w:ins>
        </w:p>
        <w:p w14:paraId="7AF8F663" w14:textId="72331576" w:rsidR="000912F0" w:rsidRPr="00C01066" w:rsidRDefault="000912F0">
          <w:pPr>
            <w:spacing w:before="20"/>
            <w:jc w:val="center"/>
            <w:rPr>
              <w:rFonts w:ascii="Arial" w:hAnsi="Arial" w:cs="Arial"/>
              <w:b/>
              <w:spacing w:val="-1"/>
              <w:sz w:val="18"/>
              <w:szCs w:val="18"/>
            </w:rPr>
          </w:pPr>
          <w:del w:id="1412" w:author="Hoang Duc Thanh-OCC" w:date="2026-04-08T15:52:00Z">
            <w:r w:rsidDel="00DA309E">
              <w:rPr>
                <w:rFonts w:ascii="Arial" w:hAnsi="Arial" w:cs="Arial"/>
                <w:b/>
                <w:spacing w:val="-1"/>
                <w:sz w:val="18"/>
                <w:szCs w:val="18"/>
              </w:rPr>
              <w:delText>30OCT25</w:delText>
            </w:r>
          </w:del>
          <w:ins w:id="1413" w:author="Hoang Duc Thanh-OCC" w:date="2026-04-08T15:52:00Z">
            <w:r>
              <w:rPr>
                <w:rFonts w:ascii="Arial" w:hAnsi="Arial" w:cs="Arial"/>
                <w:b/>
                <w:spacing w:val="-1"/>
                <w:sz w:val="18"/>
                <w:szCs w:val="18"/>
              </w:rPr>
              <w:t>10APR25</w:t>
            </w:r>
          </w:ins>
        </w:p>
      </w:tc>
    </w:tr>
  </w:tbl>
  <w:p w14:paraId="7BDFDDCB" w14:textId="77777777" w:rsidR="000912F0" w:rsidRDefault="000912F0" w:rsidP="00B474F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5FC8"/>
    <w:multiLevelType w:val="hybridMultilevel"/>
    <w:tmpl w:val="0D7CAD08"/>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F2227"/>
    <w:multiLevelType w:val="hybridMultilevel"/>
    <w:tmpl w:val="1430ECA2"/>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2" w15:restartNumberingAfterBreak="0">
    <w:nsid w:val="0D022B27"/>
    <w:multiLevelType w:val="hybridMultilevel"/>
    <w:tmpl w:val="4CE42BE6"/>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D4C7F"/>
    <w:multiLevelType w:val="hybridMultilevel"/>
    <w:tmpl w:val="C68A4E12"/>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0C77AB"/>
    <w:multiLevelType w:val="hybridMultilevel"/>
    <w:tmpl w:val="613832EE"/>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363273"/>
    <w:multiLevelType w:val="hybridMultilevel"/>
    <w:tmpl w:val="D82E1E56"/>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EC3B60"/>
    <w:multiLevelType w:val="hybridMultilevel"/>
    <w:tmpl w:val="E26AB5A8"/>
    <w:lvl w:ilvl="0" w:tplc="7BBC6BAA">
      <w:start w:val="1"/>
      <w:numFmt w:val="upperRoman"/>
      <w:lvlText w:val="%1."/>
      <w:lvlJc w:val="left"/>
      <w:pPr>
        <w:ind w:left="2169" w:hanging="720"/>
      </w:pPr>
      <w:rPr>
        <w:rFonts w:hint="default"/>
      </w:rPr>
    </w:lvl>
    <w:lvl w:ilvl="1" w:tplc="04090019" w:tentative="1">
      <w:start w:val="1"/>
      <w:numFmt w:val="lowerLetter"/>
      <w:lvlText w:val="%2."/>
      <w:lvlJc w:val="left"/>
      <w:pPr>
        <w:ind w:left="2529" w:hanging="360"/>
      </w:pPr>
    </w:lvl>
    <w:lvl w:ilvl="2" w:tplc="0409001B" w:tentative="1">
      <w:start w:val="1"/>
      <w:numFmt w:val="lowerRoman"/>
      <w:lvlText w:val="%3."/>
      <w:lvlJc w:val="right"/>
      <w:pPr>
        <w:ind w:left="3249" w:hanging="180"/>
      </w:pPr>
    </w:lvl>
    <w:lvl w:ilvl="3" w:tplc="0409000F" w:tentative="1">
      <w:start w:val="1"/>
      <w:numFmt w:val="decimal"/>
      <w:lvlText w:val="%4."/>
      <w:lvlJc w:val="left"/>
      <w:pPr>
        <w:ind w:left="3969" w:hanging="360"/>
      </w:pPr>
    </w:lvl>
    <w:lvl w:ilvl="4" w:tplc="04090019" w:tentative="1">
      <w:start w:val="1"/>
      <w:numFmt w:val="lowerLetter"/>
      <w:lvlText w:val="%5."/>
      <w:lvlJc w:val="left"/>
      <w:pPr>
        <w:ind w:left="4689" w:hanging="360"/>
      </w:pPr>
    </w:lvl>
    <w:lvl w:ilvl="5" w:tplc="0409001B" w:tentative="1">
      <w:start w:val="1"/>
      <w:numFmt w:val="lowerRoman"/>
      <w:lvlText w:val="%6."/>
      <w:lvlJc w:val="right"/>
      <w:pPr>
        <w:ind w:left="5409" w:hanging="180"/>
      </w:pPr>
    </w:lvl>
    <w:lvl w:ilvl="6" w:tplc="0409000F" w:tentative="1">
      <w:start w:val="1"/>
      <w:numFmt w:val="decimal"/>
      <w:lvlText w:val="%7."/>
      <w:lvlJc w:val="left"/>
      <w:pPr>
        <w:ind w:left="6129" w:hanging="360"/>
      </w:pPr>
    </w:lvl>
    <w:lvl w:ilvl="7" w:tplc="04090019" w:tentative="1">
      <w:start w:val="1"/>
      <w:numFmt w:val="lowerLetter"/>
      <w:lvlText w:val="%8."/>
      <w:lvlJc w:val="left"/>
      <w:pPr>
        <w:ind w:left="6849" w:hanging="360"/>
      </w:pPr>
    </w:lvl>
    <w:lvl w:ilvl="8" w:tplc="0409001B" w:tentative="1">
      <w:start w:val="1"/>
      <w:numFmt w:val="lowerRoman"/>
      <w:lvlText w:val="%9."/>
      <w:lvlJc w:val="right"/>
      <w:pPr>
        <w:ind w:left="7569" w:hanging="180"/>
      </w:pPr>
    </w:lvl>
  </w:abstractNum>
  <w:abstractNum w:abstractNumId="7" w15:restartNumberingAfterBreak="0">
    <w:nsid w:val="279A6C5E"/>
    <w:multiLevelType w:val="hybridMultilevel"/>
    <w:tmpl w:val="A0E4F3A4"/>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F61BAE"/>
    <w:multiLevelType w:val="hybridMultilevel"/>
    <w:tmpl w:val="0D7CAD08"/>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79221B"/>
    <w:multiLevelType w:val="hybridMultilevel"/>
    <w:tmpl w:val="0D7CAD08"/>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E30673"/>
    <w:multiLevelType w:val="hybridMultilevel"/>
    <w:tmpl w:val="94B45558"/>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980779"/>
    <w:multiLevelType w:val="hybridMultilevel"/>
    <w:tmpl w:val="DBC49A4E"/>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6943E3"/>
    <w:multiLevelType w:val="hybridMultilevel"/>
    <w:tmpl w:val="11240CBC"/>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6E78BD"/>
    <w:multiLevelType w:val="hybridMultilevel"/>
    <w:tmpl w:val="F55A41A4"/>
    <w:lvl w:ilvl="0" w:tplc="59FA6616">
      <w:start w:val="3"/>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1ED09BE"/>
    <w:multiLevelType w:val="hybridMultilevel"/>
    <w:tmpl w:val="25A81242"/>
    <w:lvl w:ilvl="0" w:tplc="04090017">
      <w:start w:val="6"/>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E40002"/>
    <w:multiLevelType w:val="hybridMultilevel"/>
    <w:tmpl w:val="39E6B5FC"/>
    <w:lvl w:ilvl="0" w:tplc="6C0A2FB2">
      <w:start w:val="3"/>
      <w:numFmt w:val="bullet"/>
      <w:lvlText w:val=""/>
      <w:lvlJc w:val="left"/>
      <w:pPr>
        <w:ind w:left="1375" w:hanging="360"/>
      </w:pPr>
      <w:rPr>
        <w:rFonts w:ascii="Symbol" w:eastAsia="Times New Roman" w:hAnsi="Symbol" w:cs="Arial" w:hint="default"/>
      </w:rPr>
    </w:lvl>
    <w:lvl w:ilvl="1" w:tplc="04090003" w:tentative="1">
      <w:start w:val="1"/>
      <w:numFmt w:val="bullet"/>
      <w:lvlText w:val="o"/>
      <w:lvlJc w:val="left"/>
      <w:pPr>
        <w:ind w:left="2095" w:hanging="360"/>
      </w:pPr>
      <w:rPr>
        <w:rFonts w:ascii="Courier New" w:hAnsi="Courier New" w:cs="Courier New" w:hint="default"/>
      </w:rPr>
    </w:lvl>
    <w:lvl w:ilvl="2" w:tplc="04090005" w:tentative="1">
      <w:start w:val="1"/>
      <w:numFmt w:val="bullet"/>
      <w:lvlText w:val=""/>
      <w:lvlJc w:val="left"/>
      <w:pPr>
        <w:ind w:left="2815" w:hanging="360"/>
      </w:pPr>
      <w:rPr>
        <w:rFonts w:ascii="Wingdings" w:hAnsi="Wingdings" w:hint="default"/>
      </w:rPr>
    </w:lvl>
    <w:lvl w:ilvl="3" w:tplc="04090001" w:tentative="1">
      <w:start w:val="1"/>
      <w:numFmt w:val="bullet"/>
      <w:lvlText w:val=""/>
      <w:lvlJc w:val="left"/>
      <w:pPr>
        <w:ind w:left="3535" w:hanging="360"/>
      </w:pPr>
      <w:rPr>
        <w:rFonts w:ascii="Symbol" w:hAnsi="Symbol" w:hint="default"/>
      </w:rPr>
    </w:lvl>
    <w:lvl w:ilvl="4" w:tplc="04090003" w:tentative="1">
      <w:start w:val="1"/>
      <w:numFmt w:val="bullet"/>
      <w:lvlText w:val="o"/>
      <w:lvlJc w:val="left"/>
      <w:pPr>
        <w:ind w:left="4255" w:hanging="360"/>
      </w:pPr>
      <w:rPr>
        <w:rFonts w:ascii="Courier New" w:hAnsi="Courier New" w:cs="Courier New" w:hint="default"/>
      </w:rPr>
    </w:lvl>
    <w:lvl w:ilvl="5" w:tplc="04090005" w:tentative="1">
      <w:start w:val="1"/>
      <w:numFmt w:val="bullet"/>
      <w:lvlText w:val=""/>
      <w:lvlJc w:val="left"/>
      <w:pPr>
        <w:ind w:left="4975" w:hanging="360"/>
      </w:pPr>
      <w:rPr>
        <w:rFonts w:ascii="Wingdings" w:hAnsi="Wingdings" w:hint="default"/>
      </w:rPr>
    </w:lvl>
    <w:lvl w:ilvl="6" w:tplc="04090001" w:tentative="1">
      <w:start w:val="1"/>
      <w:numFmt w:val="bullet"/>
      <w:lvlText w:val=""/>
      <w:lvlJc w:val="left"/>
      <w:pPr>
        <w:ind w:left="5695" w:hanging="360"/>
      </w:pPr>
      <w:rPr>
        <w:rFonts w:ascii="Symbol" w:hAnsi="Symbol" w:hint="default"/>
      </w:rPr>
    </w:lvl>
    <w:lvl w:ilvl="7" w:tplc="04090003" w:tentative="1">
      <w:start w:val="1"/>
      <w:numFmt w:val="bullet"/>
      <w:lvlText w:val="o"/>
      <w:lvlJc w:val="left"/>
      <w:pPr>
        <w:ind w:left="6415" w:hanging="360"/>
      </w:pPr>
      <w:rPr>
        <w:rFonts w:ascii="Courier New" w:hAnsi="Courier New" w:cs="Courier New" w:hint="default"/>
      </w:rPr>
    </w:lvl>
    <w:lvl w:ilvl="8" w:tplc="04090005" w:tentative="1">
      <w:start w:val="1"/>
      <w:numFmt w:val="bullet"/>
      <w:lvlText w:val=""/>
      <w:lvlJc w:val="left"/>
      <w:pPr>
        <w:ind w:left="7135" w:hanging="360"/>
      </w:pPr>
      <w:rPr>
        <w:rFonts w:ascii="Wingdings" w:hAnsi="Wingdings" w:hint="default"/>
      </w:rPr>
    </w:lvl>
  </w:abstractNum>
  <w:abstractNum w:abstractNumId="16" w15:restartNumberingAfterBreak="0">
    <w:nsid w:val="33266636"/>
    <w:multiLevelType w:val="hybridMultilevel"/>
    <w:tmpl w:val="F6C811BC"/>
    <w:lvl w:ilvl="0" w:tplc="B484BAE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DC2C04"/>
    <w:multiLevelType w:val="hybridMultilevel"/>
    <w:tmpl w:val="50068490"/>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814DDF"/>
    <w:multiLevelType w:val="hybridMultilevel"/>
    <w:tmpl w:val="50068490"/>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230F0"/>
    <w:multiLevelType w:val="hybridMultilevel"/>
    <w:tmpl w:val="C68A4E12"/>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5F020C"/>
    <w:multiLevelType w:val="hybridMultilevel"/>
    <w:tmpl w:val="0D7CAD08"/>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7C627B"/>
    <w:multiLevelType w:val="hybridMultilevel"/>
    <w:tmpl w:val="2578F67E"/>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630010"/>
    <w:multiLevelType w:val="multilevel"/>
    <w:tmpl w:val="73BC7FA2"/>
    <w:lvl w:ilvl="0">
      <w:start w:val="1"/>
      <w:numFmt w:val="decimal"/>
      <w:lvlText w:val="%1."/>
      <w:lvlJc w:val="left"/>
      <w:pPr>
        <w:ind w:left="720" w:hanging="360"/>
      </w:pPr>
      <w:rPr>
        <w:rFonts w:hint="default"/>
      </w:rPr>
    </w:lvl>
    <w:lvl w:ilvl="1">
      <w:start w:val="3"/>
      <w:numFmt w:val="decimal"/>
      <w:isLgl/>
      <w:lvlText w:val="%1.%2"/>
      <w:lvlJc w:val="left"/>
      <w:pPr>
        <w:ind w:left="1118" w:hanging="400"/>
      </w:pPr>
      <w:rPr>
        <w:rFonts w:hint="default"/>
      </w:rPr>
    </w:lvl>
    <w:lvl w:ilvl="2">
      <w:start w:val="2"/>
      <w:numFmt w:val="decimal"/>
      <w:isLgl/>
      <w:lvlText w:val="%1.%2.%3"/>
      <w:lvlJc w:val="left"/>
      <w:pPr>
        <w:ind w:left="1796" w:hanging="720"/>
      </w:pPr>
      <w:rPr>
        <w:rFonts w:hint="default"/>
      </w:rPr>
    </w:lvl>
    <w:lvl w:ilvl="3">
      <w:start w:val="1"/>
      <w:numFmt w:val="decimal"/>
      <w:isLgl/>
      <w:lvlText w:val="%1.%2.%3.%4"/>
      <w:lvlJc w:val="left"/>
      <w:pPr>
        <w:ind w:left="2154" w:hanging="720"/>
      </w:pPr>
      <w:rPr>
        <w:rFonts w:hint="default"/>
      </w:rPr>
    </w:lvl>
    <w:lvl w:ilvl="4">
      <w:start w:val="1"/>
      <w:numFmt w:val="decimal"/>
      <w:isLgl/>
      <w:lvlText w:val="%1.%2.%3.%4.%5"/>
      <w:lvlJc w:val="left"/>
      <w:pPr>
        <w:ind w:left="2512" w:hanging="720"/>
      </w:pPr>
      <w:rPr>
        <w:rFonts w:hint="default"/>
      </w:rPr>
    </w:lvl>
    <w:lvl w:ilvl="5">
      <w:start w:val="1"/>
      <w:numFmt w:val="decimal"/>
      <w:isLgl/>
      <w:lvlText w:val="%1.%2.%3.%4.%5.%6"/>
      <w:lvlJc w:val="left"/>
      <w:pPr>
        <w:ind w:left="3230" w:hanging="1080"/>
      </w:pPr>
      <w:rPr>
        <w:rFonts w:hint="default"/>
      </w:rPr>
    </w:lvl>
    <w:lvl w:ilvl="6">
      <w:start w:val="1"/>
      <w:numFmt w:val="decimal"/>
      <w:isLgl/>
      <w:lvlText w:val="%1.%2.%3.%4.%5.%6.%7"/>
      <w:lvlJc w:val="left"/>
      <w:pPr>
        <w:ind w:left="3588" w:hanging="1080"/>
      </w:pPr>
      <w:rPr>
        <w:rFonts w:hint="default"/>
      </w:rPr>
    </w:lvl>
    <w:lvl w:ilvl="7">
      <w:start w:val="1"/>
      <w:numFmt w:val="decimal"/>
      <w:isLgl/>
      <w:lvlText w:val="%1.%2.%3.%4.%5.%6.%7.%8"/>
      <w:lvlJc w:val="left"/>
      <w:pPr>
        <w:ind w:left="4306" w:hanging="1440"/>
      </w:pPr>
      <w:rPr>
        <w:rFonts w:hint="default"/>
      </w:rPr>
    </w:lvl>
    <w:lvl w:ilvl="8">
      <w:start w:val="1"/>
      <w:numFmt w:val="decimal"/>
      <w:isLgl/>
      <w:lvlText w:val="%1.%2.%3.%4.%5.%6.%7.%8.%9"/>
      <w:lvlJc w:val="left"/>
      <w:pPr>
        <w:ind w:left="4664" w:hanging="1440"/>
      </w:pPr>
      <w:rPr>
        <w:rFonts w:hint="default"/>
      </w:rPr>
    </w:lvl>
  </w:abstractNum>
  <w:abstractNum w:abstractNumId="23" w15:restartNumberingAfterBreak="0">
    <w:nsid w:val="4B8158CC"/>
    <w:multiLevelType w:val="hybridMultilevel"/>
    <w:tmpl w:val="0D7CAD08"/>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D6A1744"/>
    <w:multiLevelType w:val="hybridMultilevel"/>
    <w:tmpl w:val="C68A4E12"/>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7399F"/>
    <w:multiLevelType w:val="hybridMultilevel"/>
    <w:tmpl w:val="D3588A6A"/>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FD1A8B"/>
    <w:multiLevelType w:val="hybridMultilevel"/>
    <w:tmpl w:val="0D7CAD08"/>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90247B"/>
    <w:multiLevelType w:val="hybridMultilevel"/>
    <w:tmpl w:val="829C2F6C"/>
    <w:lvl w:ilvl="0" w:tplc="59FA6616">
      <w:start w:val="3"/>
      <w:numFmt w:val="bullet"/>
      <w:lvlText w:val="-"/>
      <w:lvlJc w:val="left"/>
      <w:pPr>
        <w:ind w:left="1145" w:hanging="360"/>
      </w:pPr>
      <w:rPr>
        <w:rFonts w:ascii="Arial" w:eastAsia="Times New Roman" w:hAnsi="Arial" w:cs="Aria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28" w15:restartNumberingAfterBreak="0">
    <w:nsid w:val="51EC0637"/>
    <w:multiLevelType w:val="hybridMultilevel"/>
    <w:tmpl w:val="179AB8CA"/>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5492980"/>
    <w:multiLevelType w:val="hybridMultilevel"/>
    <w:tmpl w:val="9550ACA0"/>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E6E6219"/>
    <w:multiLevelType w:val="hybridMultilevel"/>
    <w:tmpl w:val="0D7CAD08"/>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2221B8"/>
    <w:multiLevelType w:val="hybridMultilevel"/>
    <w:tmpl w:val="66B48DD2"/>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1D45685"/>
    <w:multiLevelType w:val="hybridMultilevel"/>
    <w:tmpl w:val="3356B59A"/>
    <w:lvl w:ilvl="0" w:tplc="088C2B0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310380F"/>
    <w:multiLevelType w:val="hybridMultilevel"/>
    <w:tmpl w:val="415817DA"/>
    <w:lvl w:ilvl="0" w:tplc="59FA6616">
      <w:start w:val="3"/>
      <w:numFmt w:val="bullet"/>
      <w:lvlText w:val="-"/>
      <w:lvlJc w:val="left"/>
      <w:pPr>
        <w:ind w:left="1145" w:hanging="360"/>
      </w:pPr>
      <w:rPr>
        <w:rFonts w:ascii="Arial" w:eastAsia="Times New Roman" w:hAnsi="Arial" w:cs="Aria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4" w15:restartNumberingAfterBreak="0">
    <w:nsid w:val="63284273"/>
    <w:multiLevelType w:val="hybridMultilevel"/>
    <w:tmpl w:val="794CF754"/>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BF4954"/>
    <w:multiLevelType w:val="hybridMultilevel"/>
    <w:tmpl w:val="97647340"/>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0E26B7"/>
    <w:multiLevelType w:val="hybridMultilevel"/>
    <w:tmpl w:val="3A88BDAC"/>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C923B6"/>
    <w:multiLevelType w:val="hybridMultilevel"/>
    <w:tmpl w:val="50068490"/>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7A20D38"/>
    <w:multiLevelType w:val="hybridMultilevel"/>
    <w:tmpl w:val="CE7053C2"/>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A51D9D"/>
    <w:multiLevelType w:val="hybridMultilevel"/>
    <w:tmpl w:val="50068490"/>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E45F0C"/>
    <w:multiLevelType w:val="hybridMultilevel"/>
    <w:tmpl w:val="539CFFE2"/>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076522"/>
    <w:multiLevelType w:val="hybridMultilevel"/>
    <w:tmpl w:val="CCE6419E"/>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041488A"/>
    <w:multiLevelType w:val="hybridMultilevel"/>
    <w:tmpl w:val="ABF2D81E"/>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0E2504C"/>
    <w:multiLevelType w:val="hybridMultilevel"/>
    <w:tmpl w:val="C91A6D26"/>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2421F88"/>
    <w:multiLevelType w:val="hybridMultilevel"/>
    <w:tmpl w:val="BEBA63E6"/>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38178DD"/>
    <w:multiLevelType w:val="hybridMultilevel"/>
    <w:tmpl w:val="BEBA63E6"/>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266174"/>
    <w:multiLevelType w:val="hybridMultilevel"/>
    <w:tmpl w:val="84649906"/>
    <w:lvl w:ilvl="0" w:tplc="75FEF252">
      <w:start w:val="1"/>
      <w:numFmt w:val="decimal"/>
      <w:lvlText w:val="%1."/>
      <w:lvlJc w:val="left"/>
      <w:pPr>
        <w:ind w:left="720" w:hanging="360"/>
      </w:pPr>
      <w:rPr>
        <w:rFonts w:hint="default"/>
        <w:color w:val="FFFFFF" w:themeColor="background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3"/>
  </w:num>
  <w:num w:numId="3">
    <w:abstractNumId w:val="38"/>
  </w:num>
  <w:num w:numId="4">
    <w:abstractNumId w:val="22"/>
  </w:num>
  <w:num w:numId="5">
    <w:abstractNumId w:val="16"/>
  </w:num>
  <w:num w:numId="6">
    <w:abstractNumId w:val="33"/>
  </w:num>
  <w:num w:numId="7">
    <w:abstractNumId w:val="1"/>
  </w:num>
  <w:num w:numId="8">
    <w:abstractNumId w:val="27"/>
  </w:num>
  <w:num w:numId="9">
    <w:abstractNumId w:val="6"/>
  </w:num>
  <w:num w:numId="10">
    <w:abstractNumId w:val="14"/>
  </w:num>
  <w:num w:numId="11">
    <w:abstractNumId w:val="8"/>
  </w:num>
  <w:num w:numId="12">
    <w:abstractNumId w:val="23"/>
  </w:num>
  <w:num w:numId="13">
    <w:abstractNumId w:val="20"/>
  </w:num>
  <w:num w:numId="14">
    <w:abstractNumId w:val="30"/>
  </w:num>
  <w:num w:numId="15">
    <w:abstractNumId w:val="26"/>
  </w:num>
  <w:num w:numId="16">
    <w:abstractNumId w:val="0"/>
  </w:num>
  <w:num w:numId="17">
    <w:abstractNumId w:val="9"/>
  </w:num>
  <w:num w:numId="18">
    <w:abstractNumId w:val="39"/>
  </w:num>
  <w:num w:numId="19">
    <w:abstractNumId w:val="17"/>
  </w:num>
  <w:num w:numId="20">
    <w:abstractNumId w:val="18"/>
  </w:num>
  <w:num w:numId="21">
    <w:abstractNumId w:val="37"/>
  </w:num>
  <w:num w:numId="22">
    <w:abstractNumId w:val="21"/>
  </w:num>
  <w:num w:numId="23">
    <w:abstractNumId w:val="45"/>
  </w:num>
  <w:num w:numId="24">
    <w:abstractNumId w:val="44"/>
  </w:num>
  <w:num w:numId="25">
    <w:abstractNumId w:val="35"/>
  </w:num>
  <w:num w:numId="26">
    <w:abstractNumId w:val="11"/>
  </w:num>
  <w:num w:numId="27">
    <w:abstractNumId w:val="32"/>
  </w:num>
  <w:num w:numId="28">
    <w:abstractNumId w:val="7"/>
  </w:num>
  <w:num w:numId="29">
    <w:abstractNumId w:val="4"/>
  </w:num>
  <w:num w:numId="30">
    <w:abstractNumId w:val="46"/>
  </w:num>
  <w:num w:numId="31">
    <w:abstractNumId w:val="40"/>
  </w:num>
  <w:num w:numId="32">
    <w:abstractNumId w:val="42"/>
  </w:num>
  <w:num w:numId="33">
    <w:abstractNumId w:val="43"/>
  </w:num>
  <w:num w:numId="34">
    <w:abstractNumId w:val="34"/>
  </w:num>
  <w:num w:numId="35">
    <w:abstractNumId w:val="5"/>
  </w:num>
  <w:num w:numId="36">
    <w:abstractNumId w:val="3"/>
  </w:num>
  <w:num w:numId="37">
    <w:abstractNumId w:val="24"/>
  </w:num>
  <w:num w:numId="38">
    <w:abstractNumId w:val="19"/>
  </w:num>
  <w:num w:numId="39">
    <w:abstractNumId w:val="10"/>
  </w:num>
  <w:num w:numId="40">
    <w:abstractNumId w:val="31"/>
  </w:num>
  <w:num w:numId="41">
    <w:abstractNumId w:val="36"/>
  </w:num>
  <w:num w:numId="42">
    <w:abstractNumId w:val="25"/>
  </w:num>
  <w:num w:numId="43">
    <w:abstractNumId w:val="2"/>
  </w:num>
  <w:num w:numId="44">
    <w:abstractNumId w:val="29"/>
  </w:num>
  <w:num w:numId="45">
    <w:abstractNumId w:val="28"/>
  </w:num>
  <w:num w:numId="46">
    <w:abstractNumId w:val="12"/>
  </w:num>
  <w:num w:numId="47">
    <w:abstractNumId w:val="41"/>
  </w:num>
  <w:numIdMacAtCleanup w:val="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Hoang Duc Thanh-OCC">
    <w15:presenceInfo w15:providerId="AD" w15:userId="S-1-5-21-1077987608-1069428506-3618753054-459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proofState w:grammar="clean"/>
  <w:trackRevisions/>
  <w:defaultTabStop w:val="720"/>
  <w:characterSpacingControl w:val="doNotCompress"/>
  <w:hdrShapeDefaults>
    <o:shapedefaults v:ext="edit" spidmax="16385">
      <o:colormru v:ext="edit" colors="#ff9,#ffc"/>
      <o:colormenu v:ext="edit" fill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1417"/>
    <w:rsid w:val="000021FB"/>
    <w:rsid w:val="00003603"/>
    <w:rsid w:val="000049C6"/>
    <w:rsid w:val="0000629A"/>
    <w:rsid w:val="000072D1"/>
    <w:rsid w:val="00010C87"/>
    <w:rsid w:val="00010DD4"/>
    <w:rsid w:val="0002202B"/>
    <w:rsid w:val="000264F8"/>
    <w:rsid w:val="000439C3"/>
    <w:rsid w:val="00066A77"/>
    <w:rsid w:val="00074665"/>
    <w:rsid w:val="00085009"/>
    <w:rsid w:val="000912F0"/>
    <w:rsid w:val="00093CEE"/>
    <w:rsid w:val="000957AC"/>
    <w:rsid w:val="000A6052"/>
    <w:rsid w:val="000B601D"/>
    <w:rsid w:val="000C3ADF"/>
    <w:rsid w:val="000E68B3"/>
    <w:rsid w:val="000F4FE0"/>
    <w:rsid w:val="001169AC"/>
    <w:rsid w:val="001339F3"/>
    <w:rsid w:val="0013647F"/>
    <w:rsid w:val="00144F91"/>
    <w:rsid w:val="00145EAD"/>
    <w:rsid w:val="00171500"/>
    <w:rsid w:val="00172CF0"/>
    <w:rsid w:val="00173415"/>
    <w:rsid w:val="00191430"/>
    <w:rsid w:val="001A378C"/>
    <w:rsid w:val="001B440A"/>
    <w:rsid w:val="001B6D83"/>
    <w:rsid w:val="001D1954"/>
    <w:rsid w:val="001D66EE"/>
    <w:rsid w:val="001E030F"/>
    <w:rsid w:val="001E0ED7"/>
    <w:rsid w:val="00204485"/>
    <w:rsid w:val="0020723B"/>
    <w:rsid w:val="00217A47"/>
    <w:rsid w:val="00227456"/>
    <w:rsid w:val="00233C96"/>
    <w:rsid w:val="002364E6"/>
    <w:rsid w:val="0024209A"/>
    <w:rsid w:val="00253088"/>
    <w:rsid w:val="00256527"/>
    <w:rsid w:val="002632C6"/>
    <w:rsid w:val="002907F9"/>
    <w:rsid w:val="002A4082"/>
    <w:rsid w:val="002B09FA"/>
    <w:rsid w:val="002B10EA"/>
    <w:rsid w:val="002B2E30"/>
    <w:rsid w:val="002B5E35"/>
    <w:rsid w:val="002C5416"/>
    <w:rsid w:val="002F35EA"/>
    <w:rsid w:val="002F410C"/>
    <w:rsid w:val="002F5D5E"/>
    <w:rsid w:val="003036B6"/>
    <w:rsid w:val="00324AA1"/>
    <w:rsid w:val="003443AF"/>
    <w:rsid w:val="00344B53"/>
    <w:rsid w:val="003510CA"/>
    <w:rsid w:val="00392934"/>
    <w:rsid w:val="003A41B3"/>
    <w:rsid w:val="003C11FE"/>
    <w:rsid w:val="003C2215"/>
    <w:rsid w:val="003C5971"/>
    <w:rsid w:val="003F26D7"/>
    <w:rsid w:val="003F5C21"/>
    <w:rsid w:val="004014CF"/>
    <w:rsid w:val="00401A25"/>
    <w:rsid w:val="004160B7"/>
    <w:rsid w:val="00420DB9"/>
    <w:rsid w:val="0043668A"/>
    <w:rsid w:val="004402AF"/>
    <w:rsid w:val="004423EA"/>
    <w:rsid w:val="00444490"/>
    <w:rsid w:val="004463F6"/>
    <w:rsid w:val="004648FF"/>
    <w:rsid w:val="00465175"/>
    <w:rsid w:val="0046770F"/>
    <w:rsid w:val="00474FAE"/>
    <w:rsid w:val="0047603B"/>
    <w:rsid w:val="00482ADD"/>
    <w:rsid w:val="0048473F"/>
    <w:rsid w:val="00485092"/>
    <w:rsid w:val="00490697"/>
    <w:rsid w:val="004E35BC"/>
    <w:rsid w:val="004E4E54"/>
    <w:rsid w:val="004E5DBA"/>
    <w:rsid w:val="004F790D"/>
    <w:rsid w:val="004F7BDD"/>
    <w:rsid w:val="00504355"/>
    <w:rsid w:val="0051364C"/>
    <w:rsid w:val="00521417"/>
    <w:rsid w:val="00523815"/>
    <w:rsid w:val="00524440"/>
    <w:rsid w:val="005344F9"/>
    <w:rsid w:val="00536A59"/>
    <w:rsid w:val="00550B1E"/>
    <w:rsid w:val="00561795"/>
    <w:rsid w:val="00566E6D"/>
    <w:rsid w:val="00583913"/>
    <w:rsid w:val="005A3FCC"/>
    <w:rsid w:val="005A71C0"/>
    <w:rsid w:val="005B4154"/>
    <w:rsid w:val="005C3416"/>
    <w:rsid w:val="005E268B"/>
    <w:rsid w:val="005E42C3"/>
    <w:rsid w:val="006030BD"/>
    <w:rsid w:val="00611C8D"/>
    <w:rsid w:val="0063237F"/>
    <w:rsid w:val="00632BD7"/>
    <w:rsid w:val="00652B9C"/>
    <w:rsid w:val="006553F2"/>
    <w:rsid w:val="006926BC"/>
    <w:rsid w:val="00696D57"/>
    <w:rsid w:val="006A3D53"/>
    <w:rsid w:val="006B57C9"/>
    <w:rsid w:val="006C0C07"/>
    <w:rsid w:val="006D2969"/>
    <w:rsid w:val="006E15F4"/>
    <w:rsid w:val="006E2C93"/>
    <w:rsid w:val="006F01FE"/>
    <w:rsid w:val="006F59E5"/>
    <w:rsid w:val="00712112"/>
    <w:rsid w:val="00723E01"/>
    <w:rsid w:val="00731A78"/>
    <w:rsid w:val="00741306"/>
    <w:rsid w:val="00787D9A"/>
    <w:rsid w:val="007B38C7"/>
    <w:rsid w:val="007D2AD6"/>
    <w:rsid w:val="007F06B2"/>
    <w:rsid w:val="007F2253"/>
    <w:rsid w:val="0081323C"/>
    <w:rsid w:val="0081355A"/>
    <w:rsid w:val="00817CCA"/>
    <w:rsid w:val="0084169F"/>
    <w:rsid w:val="00844E4B"/>
    <w:rsid w:val="008547E9"/>
    <w:rsid w:val="008554F3"/>
    <w:rsid w:val="00871D37"/>
    <w:rsid w:val="00885FF4"/>
    <w:rsid w:val="008A3174"/>
    <w:rsid w:val="008B154B"/>
    <w:rsid w:val="008B2A0F"/>
    <w:rsid w:val="008B7491"/>
    <w:rsid w:val="008C3E80"/>
    <w:rsid w:val="008D1DCA"/>
    <w:rsid w:val="00900B5C"/>
    <w:rsid w:val="00916495"/>
    <w:rsid w:val="00923214"/>
    <w:rsid w:val="0092481E"/>
    <w:rsid w:val="00924BC4"/>
    <w:rsid w:val="00937031"/>
    <w:rsid w:val="00945F4E"/>
    <w:rsid w:val="00950A24"/>
    <w:rsid w:val="009563B9"/>
    <w:rsid w:val="00963917"/>
    <w:rsid w:val="009658D8"/>
    <w:rsid w:val="00966CBF"/>
    <w:rsid w:val="00977702"/>
    <w:rsid w:val="00981AF1"/>
    <w:rsid w:val="009857FA"/>
    <w:rsid w:val="00985E60"/>
    <w:rsid w:val="00993EFF"/>
    <w:rsid w:val="009970B5"/>
    <w:rsid w:val="009B0381"/>
    <w:rsid w:val="009C4358"/>
    <w:rsid w:val="009C5CF5"/>
    <w:rsid w:val="009D4D78"/>
    <w:rsid w:val="009F20A1"/>
    <w:rsid w:val="009F6F8C"/>
    <w:rsid w:val="00A153DF"/>
    <w:rsid w:val="00A2240A"/>
    <w:rsid w:val="00A33205"/>
    <w:rsid w:val="00A825A5"/>
    <w:rsid w:val="00AA6795"/>
    <w:rsid w:val="00AA6C61"/>
    <w:rsid w:val="00AA7C18"/>
    <w:rsid w:val="00AB4598"/>
    <w:rsid w:val="00AC3D24"/>
    <w:rsid w:val="00AD270E"/>
    <w:rsid w:val="00AF7A46"/>
    <w:rsid w:val="00B04817"/>
    <w:rsid w:val="00B145B4"/>
    <w:rsid w:val="00B21434"/>
    <w:rsid w:val="00B474F8"/>
    <w:rsid w:val="00B52EBA"/>
    <w:rsid w:val="00B762B8"/>
    <w:rsid w:val="00B867EC"/>
    <w:rsid w:val="00BB4A47"/>
    <w:rsid w:val="00BC5287"/>
    <w:rsid w:val="00BC76E6"/>
    <w:rsid w:val="00BD1C0B"/>
    <w:rsid w:val="00BE77EB"/>
    <w:rsid w:val="00C3149F"/>
    <w:rsid w:val="00C9768F"/>
    <w:rsid w:val="00CA0CF7"/>
    <w:rsid w:val="00CB7A33"/>
    <w:rsid w:val="00CD6BEC"/>
    <w:rsid w:val="00CF3CE5"/>
    <w:rsid w:val="00CF742F"/>
    <w:rsid w:val="00D147AF"/>
    <w:rsid w:val="00D31D4A"/>
    <w:rsid w:val="00D3614C"/>
    <w:rsid w:val="00D41FC2"/>
    <w:rsid w:val="00D42B5B"/>
    <w:rsid w:val="00D575ED"/>
    <w:rsid w:val="00D80BB0"/>
    <w:rsid w:val="00D90D0D"/>
    <w:rsid w:val="00D90E6D"/>
    <w:rsid w:val="00D93391"/>
    <w:rsid w:val="00DA0598"/>
    <w:rsid w:val="00DA309E"/>
    <w:rsid w:val="00DB2782"/>
    <w:rsid w:val="00DF33C2"/>
    <w:rsid w:val="00DF4F06"/>
    <w:rsid w:val="00DF7180"/>
    <w:rsid w:val="00E16E8E"/>
    <w:rsid w:val="00E31D3C"/>
    <w:rsid w:val="00E32E8B"/>
    <w:rsid w:val="00E3679A"/>
    <w:rsid w:val="00E51D90"/>
    <w:rsid w:val="00E6503E"/>
    <w:rsid w:val="00E731EE"/>
    <w:rsid w:val="00E73E88"/>
    <w:rsid w:val="00E84C58"/>
    <w:rsid w:val="00E9155A"/>
    <w:rsid w:val="00E92A4B"/>
    <w:rsid w:val="00EB712C"/>
    <w:rsid w:val="00EC0AD5"/>
    <w:rsid w:val="00EC12DD"/>
    <w:rsid w:val="00ED2179"/>
    <w:rsid w:val="00ED45B1"/>
    <w:rsid w:val="00ED4884"/>
    <w:rsid w:val="00ED6636"/>
    <w:rsid w:val="00ED7CF9"/>
    <w:rsid w:val="00EF16F7"/>
    <w:rsid w:val="00EF5BD8"/>
    <w:rsid w:val="00F124BC"/>
    <w:rsid w:val="00F16B94"/>
    <w:rsid w:val="00F173AF"/>
    <w:rsid w:val="00F245A8"/>
    <w:rsid w:val="00F301F3"/>
    <w:rsid w:val="00F60E44"/>
    <w:rsid w:val="00F76087"/>
    <w:rsid w:val="00F97BA0"/>
    <w:rsid w:val="00FA2D39"/>
    <w:rsid w:val="00FB1691"/>
    <w:rsid w:val="00FC1CA6"/>
    <w:rsid w:val="00FC2271"/>
    <w:rsid w:val="00FC2D85"/>
    <w:rsid w:val="00FF48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6385">
      <o:colormru v:ext="edit" colors="#ff9,#ffc"/>
      <o:colormenu v:ext="edit" fillcolor="none"/>
    </o:shapedefaults>
    <o:shapelayout v:ext="edit">
      <o:idmap v:ext="edit" data="1"/>
    </o:shapelayout>
  </w:shapeDefaults>
  <w:decimalSymbol w:val="."/>
  <w:listSeparator w:val=","/>
  <w14:docId w14:val="4AEAA453"/>
  <w15:chartTrackingRefBased/>
  <w15:docId w15:val="{04660087-9D5F-43C5-BFF4-36B31CC10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0481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B474F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73E88"/>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214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21417"/>
    <w:pPr>
      <w:ind w:left="720"/>
      <w:contextualSpacing/>
    </w:pPr>
  </w:style>
  <w:style w:type="paragraph" w:customStyle="1" w:styleId="TableParagraph">
    <w:name w:val="Table Paragraph"/>
    <w:basedOn w:val="Normal"/>
    <w:uiPriority w:val="1"/>
    <w:qFormat/>
    <w:rsid w:val="000072D1"/>
    <w:pPr>
      <w:autoSpaceDE w:val="0"/>
      <w:autoSpaceDN w:val="0"/>
      <w:adjustRightInd w:val="0"/>
      <w:spacing w:before="45"/>
    </w:pPr>
    <w:rPr>
      <w:rFonts w:ascii="Arial" w:eastAsiaTheme="minorHAnsi" w:hAnsi="Arial" w:cs="Arial"/>
    </w:rPr>
  </w:style>
  <w:style w:type="table" w:customStyle="1" w:styleId="TableGrid1">
    <w:name w:val="Table Grid1"/>
    <w:basedOn w:val="TableNormal"/>
    <w:next w:val="TableGrid"/>
    <w:uiPriority w:val="39"/>
    <w:rsid w:val="00985E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39"/>
    <w:rsid w:val="00632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AD270E"/>
    <w:rPr>
      <w:sz w:val="16"/>
      <w:szCs w:val="16"/>
    </w:rPr>
  </w:style>
  <w:style w:type="paragraph" w:styleId="CommentText">
    <w:name w:val="annotation text"/>
    <w:basedOn w:val="Normal"/>
    <w:link w:val="CommentTextChar"/>
    <w:uiPriority w:val="99"/>
    <w:semiHidden/>
    <w:unhideWhenUsed/>
    <w:rsid w:val="00AD270E"/>
    <w:rPr>
      <w:sz w:val="20"/>
      <w:szCs w:val="20"/>
    </w:rPr>
  </w:style>
  <w:style w:type="character" w:customStyle="1" w:styleId="CommentTextChar">
    <w:name w:val="Comment Text Char"/>
    <w:basedOn w:val="DefaultParagraphFont"/>
    <w:link w:val="CommentText"/>
    <w:uiPriority w:val="99"/>
    <w:semiHidden/>
    <w:rsid w:val="00AD270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AD270E"/>
    <w:rPr>
      <w:b/>
      <w:bCs/>
    </w:rPr>
  </w:style>
  <w:style w:type="character" w:customStyle="1" w:styleId="CommentSubjectChar">
    <w:name w:val="Comment Subject Char"/>
    <w:basedOn w:val="CommentTextChar"/>
    <w:link w:val="CommentSubject"/>
    <w:uiPriority w:val="99"/>
    <w:semiHidden/>
    <w:rsid w:val="00AD270E"/>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E32E8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2E8B"/>
    <w:rPr>
      <w:rFonts w:ascii="Segoe UI" w:eastAsia="Times New Roman" w:hAnsi="Segoe UI" w:cs="Segoe UI"/>
      <w:sz w:val="18"/>
      <w:szCs w:val="18"/>
    </w:rPr>
  </w:style>
  <w:style w:type="character" w:customStyle="1" w:styleId="CommentTextChar1">
    <w:name w:val="Comment Text Char1"/>
    <w:basedOn w:val="DefaultParagraphFont"/>
    <w:uiPriority w:val="99"/>
    <w:semiHidden/>
    <w:rsid w:val="00E9155A"/>
    <w:rPr>
      <w:rFonts w:ascii="Times New Roman" w:eastAsia="Times New Roman" w:hAnsi="Times New Roman" w:cs="Times New Roman"/>
      <w:sz w:val="20"/>
      <w:szCs w:val="20"/>
    </w:rPr>
  </w:style>
  <w:style w:type="character" w:customStyle="1" w:styleId="CommentSubjectChar1">
    <w:name w:val="Comment Subject Char1"/>
    <w:basedOn w:val="CommentTextChar1"/>
    <w:uiPriority w:val="99"/>
    <w:semiHidden/>
    <w:rsid w:val="00E9155A"/>
    <w:rPr>
      <w:rFonts w:ascii="Times New Roman" w:eastAsia="Times New Roman" w:hAnsi="Times New Roman" w:cs="Times New Roman"/>
      <w:b/>
      <w:bCs/>
      <w:sz w:val="20"/>
      <w:szCs w:val="20"/>
    </w:rPr>
  </w:style>
  <w:style w:type="character" w:customStyle="1" w:styleId="BalloonTextChar1">
    <w:name w:val="Balloon Text Char1"/>
    <w:basedOn w:val="DefaultParagraphFont"/>
    <w:uiPriority w:val="99"/>
    <w:semiHidden/>
    <w:rsid w:val="00E9155A"/>
    <w:rPr>
      <w:rFonts w:ascii="Segoe UI" w:eastAsia="Times New Roman" w:hAnsi="Segoe UI" w:cs="Segoe UI"/>
      <w:sz w:val="18"/>
      <w:szCs w:val="18"/>
    </w:rPr>
  </w:style>
  <w:style w:type="paragraph" w:styleId="Header">
    <w:name w:val="header"/>
    <w:basedOn w:val="Normal"/>
    <w:link w:val="HeaderChar"/>
    <w:uiPriority w:val="99"/>
    <w:unhideWhenUsed/>
    <w:rsid w:val="00B474F8"/>
    <w:pPr>
      <w:tabs>
        <w:tab w:val="center" w:pos="4680"/>
        <w:tab w:val="right" w:pos="9360"/>
      </w:tabs>
    </w:pPr>
  </w:style>
  <w:style w:type="character" w:customStyle="1" w:styleId="HeaderChar">
    <w:name w:val="Header Char"/>
    <w:basedOn w:val="DefaultParagraphFont"/>
    <w:link w:val="Header"/>
    <w:uiPriority w:val="99"/>
    <w:rsid w:val="00B474F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B474F8"/>
    <w:pPr>
      <w:tabs>
        <w:tab w:val="center" w:pos="4680"/>
        <w:tab w:val="right" w:pos="9360"/>
      </w:tabs>
    </w:pPr>
  </w:style>
  <w:style w:type="character" w:customStyle="1" w:styleId="FooterChar">
    <w:name w:val="Footer Char"/>
    <w:basedOn w:val="DefaultParagraphFont"/>
    <w:link w:val="Footer"/>
    <w:uiPriority w:val="99"/>
    <w:rsid w:val="00B474F8"/>
    <w:rPr>
      <w:rFonts w:ascii="Times New Roman" w:eastAsia="Times New Roman" w:hAnsi="Times New Roman" w:cs="Times New Roman"/>
      <w:sz w:val="24"/>
      <w:szCs w:val="24"/>
    </w:rPr>
  </w:style>
  <w:style w:type="character" w:styleId="PageNumber">
    <w:name w:val="page number"/>
    <w:basedOn w:val="DefaultParagraphFont"/>
    <w:rsid w:val="00B474F8"/>
  </w:style>
  <w:style w:type="paragraph" w:customStyle="1" w:styleId="IntBlank">
    <w:name w:val="Int Blank"/>
    <w:rsid w:val="00B474F8"/>
    <w:pPr>
      <w:tabs>
        <w:tab w:val="left" w:pos="-720"/>
      </w:tabs>
      <w:suppressAutoHyphens/>
      <w:spacing w:after="0" w:line="240" w:lineRule="auto"/>
      <w:jc w:val="center"/>
    </w:pPr>
    <w:rPr>
      <w:rFonts w:ascii="Arial" w:eastAsia="Times New Roman" w:hAnsi="Arial" w:cs="Times New Roman"/>
      <w:sz w:val="20"/>
      <w:szCs w:val="20"/>
      <w:lang w:val="en-GB"/>
    </w:rPr>
  </w:style>
  <w:style w:type="character" w:customStyle="1" w:styleId="Heading1Char">
    <w:name w:val="Heading 1 Char"/>
    <w:basedOn w:val="DefaultParagraphFont"/>
    <w:link w:val="Heading1"/>
    <w:uiPriority w:val="9"/>
    <w:rsid w:val="00B474F8"/>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B474F8"/>
    <w:pPr>
      <w:spacing w:line="259" w:lineRule="auto"/>
      <w:outlineLvl w:val="9"/>
    </w:pPr>
  </w:style>
  <w:style w:type="paragraph" w:styleId="TOC1">
    <w:name w:val="toc 1"/>
    <w:basedOn w:val="Normal"/>
    <w:next w:val="Normal"/>
    <w:autoRedefine/>
    <w:uiPriority w:val="39"/>
    <w:unhideWhenUsed/>
    <w:rsid w:val="00B474F8"/>
    <w:pPr>
      <w:spacing w:after="100"/>
    </w:pPr>
  </w:style>
  <w:style w:type="character" w:styleId="Hyperlink">
    <w:name w:val="Hyperlink"/>
    <w:basedOn w:val="DefaultParagraphFont"/>
    <w:uiPriority w:val="99"/>
    <w:unhideWhenUsed/>
    <w:rsid w:val="00B474F8"/>
    <w:rPr>
      <w:color w:val="0563C1" w:themeColor="hyperlink"/>
      <w:u w:val="single"/>
    </w:rPr>
  </w:style>
  <w:style w:type="paragraph" w:styleId="Caption">
    <w:name w:val="caption"/>
    <w:basedOn w:val="Normal"/>
    <w:next w:val="Normal"/>
    <w:uiPriority w:val="35"/>
    <w:unhideWhenUsed/>
    <w:qFormat/>
    <w:rsid w:val="008547E9"/>
    <w:pPr>
      <w:spacing w:after="200"/>
    </w:pPr>
    <w:rPr>
      <w:i/>
      <w:iCs/>
      <w:color w:val="44546A" w:themeColor="text2"/>
      <w:sz w:val="18"/>
      <w:szCs w:val="18"/>
    </w:rPr>
  </w:style>
  <w:style w:type="character" w:customStyle="1" w:styleId="Heading2Char">
    <w:name w:val="Heading 2 Char"/>
    <w:basedOn w:val="DefaultParagraphFont"/>
    <w:link w:val="Heading2"/>
    <w:uiPriority w:val="9"/>
    <w:rsid w:val="00E73E8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BE77EB"/>
    <w:pPr>
      <w:spacing w:before="100" w:beforeAutospacing="1" w:after="100" w:afterAutospacing="1"/>
    </w:pPr>
  </w:style>
  <w:style w:type="table" w:customStyle="1" w:styleId="TableGrid123">
    <w:name w:val="Table Grid123"/>
    <w:basedOn w:val="TableNormal"/>
    <w:next w:val="TableGrid"/>
    <w:uiPriority w:val="39"/>
    <w:rsid w:val="00B048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8B1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09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454041">
      <w:bodyDiv w:val="1"/>
      <w:marLeft w:val="0"/>
      <w:marRight w:val="0"/>
      <w:marTop w:val="0"/>
      <w:marBottom w:val="0"/>
      <w:divBdr>
        <w:top w:val="none" w:sz="0" w:space="0" w:color="auto"/>
        <w:left w:val="none" w:sz="0" w:space="0" w:color="auto"/>
        <w:bottom w:val="none" w:sz="0" w:space="0" w:color="auto"/>
        <w:right w:val="none" w:sz="0" w:space="0" w:color="auto"/>
      </w:divBdr>
    </w:div>
    <w:div w:id="183786720">
      <w:bodyDiv w:val="1"/>
      <w:marLeft w:val="0"/>
      <w:marRight w:val="0"/>
      <w:marTop w:val="0"/>
      <w:marBottom w:val="0"/>
      <w:divBdr>
        <w:top w:val="none" w:sz="0" w:space="0" w:color="auto"/>
        <w:left w:val="none" w:sz="0" w:space="0" w:color="auto"/>
        <w:bottom w:val="none" w:sz="0" w:space="0" w:color="auto"/>
        <w:right w:val="none" w:sz="0" w:space="0" w:color="auto"/>
      </w:divBdr>
    </w:div>
    <w:div w:id="206114184">
      <w:bodyDiv w:val="1"/>
      <w:marLeft w:val="0"/>
      <w:marRight w:val="0"/>
      <w:marTop w:val="0"/>
      <w:marBottom w:val="0"/>
      <w:divBdr>
        <w:top w:val="none" w:sz="0" w:space="0" w:color="auto"/>
        <w:left w:val="none" w:sz="0" w:space="0" w:color="auto"/>
        <w:bottom w:val="none" w:sz="0" w:space="0" w:color="auto"/>
        <w:right w:val="none" w:sz="0" w:space="0" w:color="auto"/>
      </w:divBdr>
    </w:div>
    <w:div w:id="509487270">
      <w:bodyDiv w:val="1"/>
      <w:marLeft w:val="0"/>
      <w:marRight w:val="0"/>
      <w:marTop w:val="0"/>
      <w:marBottom w:val="0"/>
      <w:divBdr>
        <w:top w:val="none" w:sz="0" w:space="0" w:color="auto"/>
        <w:left w:val="none" w:sz="0" w:space="0" w:color="auto"/>
        <w:bottom w:val="none" w:sz="0" w:space="0" w:color="auto"/>
        <w:right w:val="none" w:sz="0" w:space="0" w:color="auto"/>
      </w:divBdr>
    </w:div>
    <w:div w:id="729233915">
      <w:bodyDiv w:val="1"/>
      <w:marLeft w:val="0"/>
      <w:marRight w:val="0"/>
      <w:marTop w:val="0"/>
      <w:marBottom w:val="0"/>
      <w:divBdr>
        <w:top w:val="none" w:sz="0" w:space="0" w:color="auto"/>
        <w:left w:val="none" w:sz="0" w:space="0" w:color="auto"/>
        <w:bottom w:val="none" w:sz="0" w:space="0" w:color="auto"/>
        <w:right w:val="none" w:sz="0" w:space="0" w:color="auto"/>
      </w:divBdr>
    </w:div>
    <w:div w:id="852259103">
      <w:bodyDiv w:val="1"/>
      <w:marLeft w:val="0"/>
      <w:marRight w:val="0"/>
      <w:marTop w:val="0"/>
      <w:marBottom w:val="0"/>
      <w:divBdr>
        <w:top w:val="none" w:sz="0" w:space="0" w:color="auto"/>
        <w:left w:val="none" w:sz="0" w:space="0" w:color="auto"/>
        <w:bottom w:val="none" w:sz="0" w:space="0" w:color="auto"/>
        <w:right w:val="none" w:sz="0" w:space="0" w:color="auto"/>
      </w:divBdr>
    </w:div>
    <w:div w:id="1309549397">
      <w:bodyDiv w:val="1"/>
      <w:marLeft w:val="0"/>
      <w:marRight w:val="0"/>
      <w:marTop w:val="0"/>
      <w:marBottom w:val="0"/>
      <w:divBdr>
        <w:top w:val="none" w:sz="0" w:space="0" w:color="auto"/>
        <w:left w:val="none" w:sz="0" w:space="0" w:color="auto"/>
        <w:bottom w:val="none" w:sz="0" w:space="0" w:color="auto"/>
        <w:right w:val="none" w:sz="0" w:space="0" w:color="auto"/>
      </w:divBdr>
    </w:div>
    <w:div w:id="1695958061">
      <w:bodyDiv w:val="1"/>
      <w:marLeft w:val="0"/>
      <w:marRight w:val="0"/>
      <w:marTop w:val="0"/>
      <w:marBottom w:val="0"/>
      <w:divBdr>
        <w:top w:val="none" w:sz="0" w:space="0" w:color="auto"/>
        <w:left w:val="none" w:sz="0" w:space="0" w:color="auto"/>
        <w:bottom w:val="none" w:sz="0" w:space="0" w:color="auto"/>
        <w:right w:val="none" w:sz="0" w:space="0" w:color="auto"/>
      </w:divBdr>
    </w:div>
    <w:div w:id="1823958348">
      <w:bodyDiv w:val="1"/>
      <w:marLeft w:val="0"/>
      <w:marRight w:val="0"/>
      <w:marTop w:val="0"/>
      <w:marBottom w:val="0"/>
      <w:divBdr>
        <w:top w:val="none" w:sz="0" w:space="0" w:color="auto"/>
        <w:left w:val="none" w:sz="0" w:space="0" w:color="auto"/>
        <w:bottom w:val="none" w:sz="0" w:space="0" w:color="auto"/>
        <w:right w:val="none" w:sz="0" w:space="0" w:color="auto"/>
      </w:divBdr>
    </w:div>
    <w:div w:id="192172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21" Type="http://schemas.microsoft.com/office/2018/08/relationships/commentsExtensible" Target="commentsExtensible.xml"/><Relationship Id="rId7" Type="http://schemas.openxmlformats.org/officeDocument/2006/relationships/endnotes" Target="endnotes.xml"/><Relationship Id="rId12" Type="http://schemas.openxmlformats.org/officeDocument/2006/relationships/header" Target="header5.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3.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5BA43-36B5-4D3C-A9F5-EC2BE4799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65</Pages>
  <Words>11196</Words>
  <Characters>63821</Characters>
  <Application>Microsoft Office Word</Application>
  <DocSecurity>0</DocSecurity>
  <Lines>531</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Quoc Viet-OCC</dc:creator>
  <cp:keywords/>
  <dc:description/>
  <cp:lastModifiedBy>Hoang Duc Thanh-OCC</cp:lastModifiedBy>
  <cp:revision>3</cp:revision>
  <cp:lastPrinted>2026-09-03T07:01:00Z</cp:lastPrinted>
  <dcterms:created xsi:type="dcterms:W3CDTF">2026-09-03T03:37:00Z</dcterms:created>
  <dcterms:modified xsi:type="dcterms:W3CDTF">2026-09-03T07:02:00Z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-892239126</vt:i4>
  </property>
</Properties>
</file>